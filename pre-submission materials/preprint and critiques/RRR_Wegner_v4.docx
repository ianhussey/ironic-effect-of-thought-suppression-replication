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0A6A" w14:textId="449B8637" w:rsidR="00755A4F" w:rsidRDefault="00755A4F" w:rsidP="00755A4F">
      <w:pPr>
        <w:pStyle w:val="Heading1"/>
        <w:rPr>
          <w:b w:val="0"/>
        </w:rPr>
      </w:pPr>
      <w:r>
        <w:rPr>
          <w:b w:val="0"/>
        </w:rPr>
        <w:t>Registered Replication Report:</w:t>
      </w:r>
    </w:p>
    <w:p w14:paraId="44985BDD" w14:textId="2DB374C8" w:rsidR="00755A4F" w:rsidRPr="00525D86" w:rsidRDefault="00755A4F" w:rsidP="00755A4F">
      <w:pPr>
        <w:autoSpaceDE w:val="0"/>
        <w:autoSpaceDN w:val="0"/>
        <w:adjustRightInd w:val="0"/>
        <w:rPr>
          <w:rFonts w:eastAsia="ITCGaramondStd-Lt"/>
          <w:lang w:val="en-AU" w:eastAsia="zh-CN"/>
        </w:rPr>
      </w:pPr>
      <w:r w:rsidRPr="00525D86">
        <w:rPr>
          <w:rFonts w:eastAsia="ITCGaramondStd-Lt"/>
          <w:lang w:val="en-AU" w:eastAsia="zh-CN"/>
        </w:rPr>
        <w:t xml:space="preserve">Wegner, D. M., &amp; Erber, R. (1992). </w:t>
      </w:r>
    </w:p>
    <w:p w14:paraId="1D78CA78" w14:textId="59386151" w:rsidR="00755A4F" w:rsidRPr="00755A4F" w:rsidRDefault="00755A4F" w:rsidP="00755A4F">
      <w:r w:rsidRPr="00525D86">
        <w:rPr>
          <w:rFonts w:eastAsia="ITCGaramondStd-Lt"/>
          <w:lang w:val="en-AU" w:eastAsia="zh-CN"/>
        </w:rPr>
        <w:t>Wegner, D. M., Schneider,</w:t>
      </w:r>
      <w:r>
        <w:rPr>
          <w:rFonts w:eastAsia="ITCGaramondStd-Lt"/>
          <w:lang w:val="en-AU" w:eastAsia="zh-CN"/>
        </w:rPr>
        <w:t xml:space="preserve"> D. J., Carter, S., &amp; White, T. </w:t>
      </w:r>
      <w:r w:rsidRPr="00525D86">
        <w:rPr>
          <w:rFonts w:eastAsia="ITCGaramondStd-Lt"/>
          <w:lang w:val="en-AU" w:eastAsia="zh-CN"/>
        </w:rPr>
        <w:t>(1987).</w:t>
      </w:r>
    </w:p>
    <w:p w14:paraId="663A7BD4" w14:textId="0331B6CF" w:rsidR="00755A4F" w:rsidRPr="00755A4F" w:rsidRDefault="00755A4F" w:rsidP="00755A4F">
      <w:pPr>
        <w:autoSpaceDE w:val="0"/>
        <w:autoSpaceDN w:val="0"/>
        <w:adjustRightInd w:val="0"/>
        <w:ind w:firstLine="0"/>
        <w:rPr>
          <w:rFonts w:eastAsia="ITCGaramondStd-Lt"/>
          <w:lang w:val="en-AU" w:eastAsia="zh-CN"/>
        </w:rPr>
      </w:pPr>
      <w:r>
        <w:rPr>
          <w:b/>
        </w:rPr>
        <w:t xml:space="preserve">Multilab direct replication of: </w:t>
      </w:r>
      <w:r w:rsidRPr="00755A4F">
        <w:t>A variant of</w:t>
      </w:r>
      <w:r>
        <w:rPr>
          <w:b/>
        </w:rPr>
        <w:t xml:space="preserve"> </w:t>
      </w:r>
      <w:r w:rsidRPr="00755A4F">
        <w:t>Experiment 1 from</w:t>
      </w:r>
      <w:r>
        <w:rPr>
          <w:b/>
        </w:rPr>
        <w:t xml:space="preserve"> </w:t>
      </w:r>
      <w:r w:rsidRPr="00525D86">
        <w:rPr>
          <w:rFonts w:eastAsia="ITCGaramondStd-Lt"/>
          <w:lang w:val="en-AU" w:eastAsia="zh-CN"/>
        </w:rPr>
        <w:t xml:space="preserve">Wegner, D. M., &amp; Erber, R. (1992). The </w:t>
      </w:r>
      <w:proofErr w:type="spellStart"/>
      <w:r w:rsidRPr="00525D86">
        <w:rPr>
          <w:rFonts w:eastAsia="ITCGaramondStd-Lt"/>
          <w:lang w:val="en-AU" w:eastAsia="zh-CN"/>
        </w:rPr>
        <w:t>hyperaccessibility</w:t>
      </w:r>
      <w:proofErr w:type="spellEnd"/>
      <w:r w:rsidRPr="00525D86">
        <w:rPr>
          <w:rFonts w:eastAsia="ITCGaramondStd-Lt"/>
          <w:lang w:val="en-AU" w:eastAsia="zh-CN"/>
        </w:rPr>
        <w:t xml:space="preserve"> of</w:t>
      </w:r>
      <w:r>
        <w:rPr>
          <w:rFonts w:eastAsia="ITCGaramondStd-Lt"/>
          <w:lang w:val="en-AU" w:eastAsia="zh-CN"/>
        </w:rPr>
        <w:t xml:space="preserve"> </w:t>
      </w:r>
      <w:r w:rsidRPr="00525D86">
        <w:rPr>
          <w:rFonts w:eastAsia="ITCGaramondStd-Lt"/>
          <w:lang w:val="en-AU" w:eastAsia="zh-CN"/>
        </w:rPr>
        <w:t xml:space="preserve">suppressed thoughts. </w:t>
      </w:r>
      <w:r w:rsidRPr="00525D86">
        <w:rPr>
          <w:rFonts w:eastAsia="ITCGaramondStd-Lt"/>
          <w:i/>
          <w:iCs/>
          <w:lang w:val="en-AU" w:eastAsia="zh-CN"/>
        </w:rPr>
        <w:t>Journal of Personality and Social</w:t>
      </w:r>
      <w:r>
        <w:rPr>
          <w:rFonts w:eastAsia="ITCGaramondStd-Lt"/>
          <w:i/>
          <w:iCs/>
          <w:lang w:val="en-AU" w:eastAsia="zh-CN"/>
        </w:rPr>
        <w:t xml:space="preserve"> </w:t>
      </w:r>
      <w:r w:rsidRPr="00525D86">
        <w:rPr>
          <w:rFonts w:eastAsia="ITCGaramondStd-Lt"/>
          <w:i/>
          <w:iCs/>
          <w:lang w:val="en-AU" w:eastAsia="zh-CN"/>
        </w:rPr>
        <w:t>Psychology</w:t>
      </w:r>
      <w:r w:rsidRPr="00525D86">
        <w:rPr>
          <w:rFonts w:eastAsia="ITCGaramondStd-Lt"/>
          <w:lang w:val="en-AU" w:eastAsia="zh-CN"/>
        </w:rPr>
        <w:t xml:space="preserve">, </w:t>
      </w:r>
      <w:r w:rsidRPr="00525D86">
        <w:rPr>
          <w:rFonts w:eastAsia="ITCGaramondStd-Lt"/>
          <w:i/>
          <w:iCs/>
          <w:lang w:val="en-AU" w:eastAsia="zh-CN"/>
        </w:rPr>
        <w:t>63</w:t>
      </w:r>
      <w:r>
        <w:rPr>
          <w:rFonts w:eastAsia="ITCGaramondStd-Lt"/>
          <w:lang w:val="en-AU" w:eastAsia="zh-CN"/>
        </w:rPr>
        <w:t xml:space="preserve">, 903–912; and a variant of Experiment 1 from </w:t>
      </w:r>
      <w:r w:rsidRPr="00525D86">
        <w:rPr>
          <w:rFonts w:eastAsia="ITCGaramondStd-Lt"/>
          <w:lang w:val="en-AU" w:eastAsia="zh-CN"/>
        </w:rPr>
        <w:t>Wegner, D. M., Schneider,</w:t>
      </w:r>
      <w:r>
        <w:rPr>
          <w:rFonts w:eastAsia="ITCGaramondStd-Lt"/>
          <w:lang w:val="en-AU" w:eastAsia="zh-CN"/>
        </w:rPr>
        <w:t xml:space="preserve"> D. J., Carter, S., &amp; White, T. </w:t>
      </w:r>
      <w:r w:rsidRPr="00525D86">
        <w:rPr>
          <w:rFonts w:eastAsia="ITCGaramondStd-Lt"/>
          <w:lang w:val="en-AU" w:eastAsia="zh-CN"/>
        </w:rPr>
        <w:t>(1987). Paradoxical effects of thought suppression.</w:t>
      </w:r>
      <w:r>
        <w:rPr>
          <w:rFonts w:eastAsia="ITCGaramondStd-Lt"/>
          <w:lang w:val="en-AU" w:eastAsia="zh-CN"/>
        </w:rPr>
        <w:t xml:space="preserve"> </w:t>
      </w:r>
      <w:r w:rsidRPr="00525D86">
        <w:rPr>
          <w:rFonts w:eastAsia="ITCGaramondStd-Lt"/>
          <w:i/>
          <w:iCs/>
          <w:lang w:val="en-AU" w:eastAsia="zh-CN"/>
        </w:rPr>
        <w:t>Journal of Personality and Social Psychology</w:t>
      </w:r>
      <w:r w:rsidRPr="00525D86">
        <w:rPr>
          <w:rFonts w:eastAsia="ITCGaramondStd-Lt"/>
          <w:lang w:val="en-AU" w:eastAsia="zh-CN"/>
        </w:rPr>
        <w:t xml:space="preserve">, </w:t>
      </w:r>
      <w:r w:rsidRPr="00525D86">
        <w:rPr>
          <w:rFonts w:eastAsia="ITCGaramondStd-Lt"/>
          <w:i/>
          <w:iCs/>
          <w:lang w:val="en-AU" w:eastAsia="zh-CN"/>
        </w:rPr>
        <w:t>53</w:t>
      </w:r>
      <w:r w:rsidRPr="00525D86">
        <w:rPr>
          <w:rFonts w:eastAsia="ITCGaramondStd-Lt"/>
          <w:lang w:val="en-AU" w:eastAsia="zh-CN"/>
        </w:rPr>
        <w:t>, 5–13.</w:t>
      </w:r>
    </w:p>
    <w:p w14:paraId="34AE4F2F" w14:textId="5C824F6A" w:rsidR="00755A4F" w:rsidRDefault="00755A4F" w:rsidP="00755A4F">
      <w:pPr>
        <w:pStyle w:val="Heading1"/>
        <w:jc w:val="left"/>
        <w:rPr>
          <w:b w:val="0"/>
        </w:rPr>
      </w:pPr>
      <w:r>
        <w:t>A</w:t>
      </w:r>
      <w:r w:rsidRPr="00755A4F">
        <w:t>uthor</w:t>
      </w:r>
      <w:r w:rsidR="002421EC">
        <w:t xml:space="preserve"> order</w:t>
      </w:r>
      <w:r w:rsidRPr="00755A4F">
        <w:t>:</w:t>
      </w:r>
      <w:r>
        <w:rPr>
          <w:b w:val="0"/>
        </w:rPr>
        <w:t xml:space="preserve"> Deming Wang, Kai Qin Chan, </w:t>
      </w:r>
      <w:r w:rsidR="008A7FA9">
        <w:rPr>
          <w:b w:val="0"/>
        </w:rPr>
        <w:t>Wakefield Morys-Carter,</w:t>
      </w:r>
      <w:r w:rsidR="00CB4FE0">
        <w:rPr>
          <w:b w:val="0"/>
        </w:rPr>
        <w:t xml:space="preserve"> and Martin Hagger.</w:t>
      </w:r>
    </w:p>
    <w:p w14:paraId="59669EEA" w14:textId="004A1366" w:rsidR="00755A4F" w:rsidRPr="00755A4F" w:rsidRDefault="00755A4F" w:rsidP="00755A4F">
      <w:pPr>
        <w:ind w:firstLine="0"/>
      </w:pPr>
      <w:r w:rsidRPr="00755A4F">
        <w:rPr>
          <w:b/>
          <w:highlight w:val="yellow"/>
        </w:rPr>
        <w:t>Contributing Authors:</w:t>
      </w:r>
      <w:r w:rsidRPr="00755A4F">
        <w:rPr>
          <w:highlight w:val="yellow"/>
        </w:rPr>
        <w:t xml:space="preserve"> </w:t>
      </w:r>
      <w:proofErr w:type="spellStart"/>
      <w:r w:rsidR="0031770E" w:rsidRPr="003D0619">
        <w:rPr>
          <w:highlight w:val="yellow"/>
        </w:rPr>
        <w:t>Laelatus</w:t>
      </w:r>
      <w:proofErr w:type="spellEnd"/>
      <w:r w:rsidR="0031770E" w:rsidRPr="003D0619">
        <w:rPr>
          <w:highlight w:val="yellow"/>
        </w:rPr>
        <w:t xml:space="preserve"> </w:t>
      </w:r>
      <w:proofErr w:type="spellStart"/>
      <w:r w:rsidR="0031770E" w:rsidRPr="003D0619">
        <w:rPr>
          <w:highlight w:val="yellow"/>
        </w:rPr>
        <w:t>Syifa</w:t>
      </w:r>
      <w:proofErr w:type="spellEnd"/>
      <w:r w:rsidR="0031770E" w:rsidRPr="003D0619">
        <w:rPr>
          <w:highlight w:val="yellow"/>
        </w:rPr>
        <w:t xml:space="preserve"> Sari Agustina, Hannah Lucia Valencia Anasco, </w:t>
      </w:r>
      <w:r w:rsidR="00D6001D" w:rsidRPr="003D0619">
        <w:rPr>
          <w:highlight w:val="yellow"/>
        </w:rPr>
        <w:t xml:space="preserve">Sandra Arbula, Mayson C. Astle, </w:t>
      </w:r>
      <w:r w:rsidR="00C102E3" w:rsidRPr="003D0619">
        <w:rPr>
          <w:highlight w:val="yellow"/>
        </w:rPr>
        <w:t xml:space="preserve">Cassandra L. Baldwin, </w:t>
      </w:r>
      <w:r w:rsidR="0031770E" w:rsidRPr="003D0619">
        <w:rPr>
          <w:highlight w:val="yellow"/>
        </w:rPr>
        <w:t xml:space="preserve">Eliana C. Bloomfield, </w:t>
      </w:r>
      <w:r w:rsidR="00D6001D" w:rsidRPr="003D0619">
        <w:rPr>
          <w:highlight w:val="yellow"/>
        </w:rPr>
        <w:t xml:space="preserve">Shannon T. Brady, </w:t>
      </w:r>
      <w:r w:rsidR="0031770E" w:rsidRPr="003D0619">
        <w:rPr>
          <w:highlight w:val="yellow"/>
        </w:rPr>
        <w:t xml:space="preserve">Inês Brito, Dustin P. Calvillo, </w:t>
      </w:r>
      <w:r w:rsidR="00D6001D" w:rsidRPr="003D0619">
        <w:rPr>
          <w:highlight w:val="yellow"/>
        </w:rPr>
        <w:t xml:space="preserve">Olivia Cava, Sara Caviola, Sarah Hian May Chan, </w:t>
      </w:r>
      <w:proofErr w:type="spellStart"/>
      <w:r w:rsidR="00EB7E9D" w:rsidRPr="003D0619">
        <w:rPr>
          <w:highlight w:val="yellow"/>
        </w:rPr>
        <w:t>Zizhuo</w:t>
      </w:r>
      <w:proofErr w:type="spellEnd"/>
      <w:r w:rsidR="00EB7E9D" w:rsidRPr="003D0619">
        <w:rPr>
          <w:highlight w:val="yellow"/>
        </w:rPr>
        <w:t xml:space="preserve"> Chen, </w:t>
      </w:r>
      <w:proofErr w:type="spellStart"/>
      <w:r w:rsidR="00D6001D" w:rsidRPr="003D0619">
        <w:rPr>
          <w:highlight w:val="yellow"/>
        </w:rPr>
        <w:t>Suin</w:t>
      </w:r>
      <w:proofErr w:type="spellEnd"/>
      <w:r w:rsidR="00D6001D" w:rsidRPr="003D0619">
        <w:rPr>
          <w:highlight w:val="yellow"/>
        </w:rPr>
        <w:t xml:space="preserve"> Choi, Victoria Corcoran, </w:t>
      </w:r>
      <w:r w:rsidR="0031770E" w:rsidRPr="003D0619">
        <w:rPr>
          <w:highlight w:val="yellow"/>
        </w:rPr>
        <w:t xml:space="preserve">Kayla Cunningham, </w:t>
      </w:r>
      <w:r w:rsidR="00D6001D" w:rsidRPr="003D0619">
        <w:rPr>
          <w:highlight w:val="yellow"/>
        </w:rPr>
        <w:t xml:space="preserve">Siegfried </w:t>
      </w:r>
      <w:proofErr w:type="spellStart"/>
      <w:r w:rsidR="00D6001D" w:rsidRPr="003D0619">
        <w:rPr>
          <w:highlight w:val="yellow"/>
        </w:rPr>
        <w:t>Dewitte</w:t>
      </w:r>
      <w:proofErr w:type="spellEnd"/>
      <w:r w:rsidR="00D6001D" w:rsidRPr="003D0619">
        <w:rPr>
          <w:highlight w:val="yellow"/>
        </w:rPr>
        <w:t xml:space="preserve">, </w:t>
      </w:r>
      <w:r w:rsidR="0031770E" w:rsidRPr="003D0619">
        <w:rPr>
          <w:highlight w:val="yellow"/>
        </w:rPr>
        <w:t xml:space="preserve">Erika DiMariano, Karen Dobkins, Josephine Ehmke, </w:t>
      </w:r>
      <w:r w:rsidR="00D6001D" w:rsidRPr="003D0619">
        <w:rPr>
          <w:highlight w:val="yellow"/>
        </w:rPr>
        <w:t xml:space="preserve">Malte Elson, </w:t>
      </w:r>
      <w:r w:rsidR="00C102E3" w:rsidRPr="003D0619">
        <w:rPr>
          <w:highlight w:val="yellow"/>
        </w:rPr>
        <w:t xml:space="preserve">Angela Fiedler, </w:t>
      </w:r>
      <w:r w:rsidR="00EB7E9D" w:rsidRPr="00C102E3">
        <w:rPr>
          <w:highlight w:val="yellow"/>
        </w:rPr>
        <w:t>Sofia Frade</w:t>
      </w:r>
      <w:r w:rsidR="00EB7E9D">
        <w:t xml:space="preserve">, </w:t>
      </w:r>
      <w:r w:rsidR="00D6001D" w:rsidRPr="003D0619">
        <w:rPr>
          <w:highlight w:val="yellow"/>
        </w:rPr>
        <w:t xml:space="preserve">Mikayla Froehlich, </w:t>
      </w:r>
      <w:r w:rsidR="0031770E" w:rsidRPr="003D0619">
        <w:rPr>
          <w:highlight w:val="yellow"/>
        </w:rPr>
        <w:t xml:space="preserve">Corinna Gemmecke, </w:t>
      </w:r>
      <w:r w:rsidR="00D6001D" w:rsidRPr="003D0619">
        <w:rPr>
          <w:highlight w:val="yellow"/>
        </w:rPr>
        <w:t xml:space="preserve">Nuno Gomes, </w:t>
      </w:r>
      <w:r w:rsidR="00EB7E9D" w:rsidRPr="003D0619">
        <w:rPr>
          <w:highlight w:val="yellow"/>
        </w:rPr>
        <w:t xml:space="preserve">Zoe Griffith, </w:t>
      </w:r>
      <w:r w:rsidR="00D6001D" w:rsidRPr="003D0619">
        <w:rPr>
          <w:highlight w:val="yellow"/>
        </w:rPr>
        <w:t xml:space="preserve">Zheng Guo, </w:t>
      </w:r>
      <w:r w:rsidR="00C102E3" w:rsidRPr="003D0619">
        <w:rPr>
          <w:highlight w:val="yellow"/>
        </w:rPr>
        <w:t xml:space="preserve">Andree Hartanto, Christopher E. Hawk, </w:t>
      </w:r>
      <w:r w:rsidR="00D6001D" w:rsidRPr="003D0619">
        <w:rPr>
          <w:highlight w:val="yellow"/>
        </w:rPr>
        <w:t xml:space="preserve">Samantha Heiman, </w:t>
      </w:r>
      <w:r w:rsidR="0031770E" w:rsidRPr="003D0619">
        <w:rPr>
          <w:highlight w:val="yellow"/>
        </w:rPr>
        <w:t xml:space="preserve">Ed Hirt, </w:t>
      </w:r>
      <w:r w:rsidR="00C102E3" w:rsidRPr="003D0619">
        <w:rPr>
          <w:highlight w:val="yellow"/>
        </w:rPr>
        <w:t xml:space="preserve">Chin Wei Ho, </w:t>
      </w:r>
      <w:proofErr w:type="spellStart"/>
      <w:r w:rsidR="0031770E" w:rsidRPr="003D0619">
        <w:rPr>
          <w:highlight w:val="yellow"/>
        </w:rPr>
        <w:t>Jingxuan</w:t>
      </w:r>
      <w:proofErr w:type="spellEnd"/>
      <w:r w:rsidR="0031770E" w:rsidRPr="003D0619">
        <w:rPr>
          <w:highlight w:val="yellow"/>
        </w:rPr>
        <w:t xml:space="preserve"> Huang, Joachim Hüffmeier, Ian Hussey, </w:t>
      </w:r>
      <w:r w:rsidR="00C102E3" w:rsidRPr="003D0619">
        <w:rPr>
          <w:highlight w:val="yellow"/>
        </w:rPr>
        <w:t xml:space="preserve">Chris Isloi, </w:t>
      </w:r>
      <w:proofErr w:type="spellStart"/>
      <w:r w:rsidR="0031770E" w:rsidRPr="003D0619">
        <w:rPr>
          <w:highlight w:val="yellow"/>
        </w:rPr>
        <w:t>Ismaharif</w:t>
      </w:r>
      <w:proofErr w:type="spellEnd"/>
      <w:r w:rsidR="0031770E" w:rsidRPr="003D0619">
        <w:rPr>
          <w:highlight w:val="yellow"/>
        </w:rPr>
        <w:t xml:space="preserve"> Ismail, Devyani Atul Jadhav, Lile Jia, </w:t>
      </w:r>
      <w:r w:rsidR="00D6001D" w:rsidRPr="003D0619">
        <w:rPr>
          <w:highlight w:val="yellow"/>
        </w:rPr>
        <w:t xml:space="preserve">Xiani Jia, </w:t>
      </w:r>
      <w:r w:rsidR="0031770E" w:rsidRPr="003D0619">
        <w:rPr>
          <w:highlight w:val="yellow"/>
        </w:rPr>
        <w:t xml:space="preserve">Fanny Jiao, Dalya Kaya, </w:t>
      </w:r>
      <w:proofErr w:type="spellStart"/>
      <w:r w:rsidR="0031770E" w:rsidRPr="003D0619">
        <w:rPr>
          <w:highlight w:val="yellow"/>
        </w:rPr>
        <w:t>Kyungmi</w:t>
      </w:r>
      <w:proofErr w:type="spellEnd"/>
      <w:r w:rsidR="0031770E" w:rsidRPr="003D0619">
        <w:rPr>
          <w:highlight w:val="yellow"/>
        </w:rPr>
        <w:t xml:space="preserve"> Kim, </w:t>
      </w:r>
      <w:proofErr w:type="spellStart"/>
      <w:r w:rsidR="00D6001D" w:rsidRPr="003D0619">
        <w:rPr>
          <w:highlight w:val="yellow"/>
        </w:rPr>
        <w:t>Sindhoora</w:t>
      </w:r>
      <w:proofErr w:type="spellEnd"/>
      <w:r w:rsidR="00D6001D" w:rsidRPr="003D0619">
        <w:rPr>
          <w:highlight w:val="yellow"/>
        </w:rPr>
        <w:t xml:space="preserve"> Koneru, Valentina Kroker, Yixuan Ku, </w:t>
      </w:r>
      <w:r w:rsidR="003D0619" w:rsidRPr="003D0619">
        <w:rPr>
          <w:highlight w:val="yellow"/>
        </w:rPr>
        <w:t xml:space="preserve">Asteria D. </w:t>
      </w:r>
      <w:proofErr w:type="spellStart"/>
      <w:r w:rsidR="003D0619" w:rsidRPr="003D0619">
        <w:rPr>
          <w:highlight w:val="yellow"/>
        </w:rPr>
        <w:t>Kumalasari</w:t>
      </w:r>
      <w:proofErr w:type="spellEnd"/>
      <w:r w:rsidR="003D0619" w:rsidRPr="003D0619">
        <w:rPr>
          <w:highlight w:val="yellow"/>
        </w:rPr>
        <w:t xml:space="preserve">, </w:t>
      </w:r>
      <w:r w:rsidR="0031770E" w:rsidRPr="003D0619">
        <w:rPr>
          <w:highlight w:val="yellow"/>
        </w:rPr>
        <w:t xml:space="preserve">Louise Kune, </w:t>
      </w:r>
      <w:r w:rsidR="00D6001D" w:rsidRPr="003D0619">
        <w:rPr>
          <w:highlight w:val="yellow"/>
        </w:rPr>
        <w:t xml:space="preserve">Silvia Gregori-Labarta, </w:t>
      </w:r>
      <w:r w:rsidR="0031770E" w:rsidRPr="003D0619">
        <w:rPr>
          <w:highlight w:val="yellow"/>
        </w:rPr>
        <w:t xml:space="preserve">Florian Lange, Jean-Baptiste Légal, </w:t>
      </w:r>
      <w:r w:rsidR="00EB7E9D" w:rsidRPr="00C102E3">
        <w:rPr>
          <w:highlight w:val="yellow"/>
        </w:rPr>
        <w:t xml:space="preserve">Alex León, </w:t>
      </w:r>
      <w:r w:rsidR="00D6001D" w:rsidRPr="003D0619">
        <w:rPr>
          <w:highlight w:val="yellow"/>
        </w:rPr>
        <w:t xml:space="preserve">Mya Lesieur, </w:t>
      </w:r>
      <w:r w:rsidR="00C102E3" w:rsidRPr="003D0619">
        <w:rPr>
          <w:highlight w:val="yellow"/>
        </w:rPr>
        <w:t xml:space="preserve">Benjamin J. Levy, </w:t>
      </w:r>
      <w:r w:rsidR="00D6001D" w:rsidRPr="003D0619">
        <w:rPr>
          <w:highlight w:val="yellow"/>
        </w:rPr>
        <w:t xml:space="preserve">Shuyao Liao, </w:t>
      </w:r>
      <w:r w:rsidR="00C102E3" w:rsidRPr="003D0619">
        <w:rPr>
          <w:highlight w:val="yellow"/>
        </w:rPr>
        <w:t xml:space="preserve">Andrian Liem, </w:t>
      </w:r>
      <w:r w:rsidR="00D6001D" w:rsidRPr="003D0619">
        <w:rPr>
          <w:highlight w:val="yellow"/>
        </w:rPr>
        <w:t xml:space="preserve">Rachele </w:t>
      </w:r>
      <w:proofErr w:type="spellStart"/>
      <w:r w:rsidR="00D6001D" w:rsidRPr="003D0619">
        <w:rPr>
          <w:highlight w:val="yellow"/>
        </w:rPr>
        <w:t>Lievore</w:t>
      </w:r>
      <w:proofErr w:type="spellEnd"/>
      <w:r w:rsidR="00D6001D" w:rsidRPr="003D0619">
        <w:rPr>
          <w:highlight w:val="yellow"/>
        </w:rPr>
        <w:t xml:space="preserve">, </w:t>
      </w:r>
      <w:r w:rsidR="0031770E" w:rsidRPr="003D0619">
        <w:rPr>
          <w:highlight w:val="yellow"/>
        </w:rPr>
        <w:t xml:space="preserve">Jon Lim, </w:t>
      </w:r>
      <w:proofErr w:type="spellStart"/>
      <w:r w:rsidR="00D6001D" w:rsidRPr="003D0619">
        <w:rPr>
          <w:highlight w:val="yellow"/>
        </w:rPr>
        <w:t>Zhicheng</w:t>
      </w:r>
      <w:proofErr w:type="spellEnd"/>
      <w:r w:rsidR="00D6001D" w:rsidRPr="003D0619">
        <w:rPr>
          <w:highlight w:val="yellow"/>
        </w:rPr>
        <w:t xml:space="preserve"> Lin, Madison Linden, </w:t>
      </w:r>
      <w:r w:rsidR="00EB7E9D" w:rsidRPr="00C102E3">
        <w:rPr>
          <w:highlight w:val="yellow"/>
        </w:rPr>
        <w:t xml:space="preserve">Cheng-Yin Liu, </w:t>
      </w:r>
      <w:proofErr w:type="spellStart"/>
      <w:r w:rsidR="00C102E3" w:rsidRPr="003D0619">
        <w:rPr>
          <w:highlight w:val="yellow"/>
        </w:rPr>
        <w:t>Chenxin</w:t>
      </w:r>
      <w:proofErr w:type="spellEnd"/>
      <w:r w:rsidR="00C102E3" w:rsidRPr="003D0619">
        <w:rPr>
          <w:highlight w:val="yellow"/>
        </w:rPr>
        <w:t xml:space="preserve"> Liu, </w:t>
      </w:r>
      <w:r w:rsidR="0031770E" w:rsidRPr="003D0619">
        <w:rPr>
          <w:highlight w:val="yellow"/>
        </w:rPr>
        <w:t xml:space="preserve">Lillianne Y. Liu, </w:t>
      </w:r>
      <w:r w:rsidR="00EB7E9D" w:rsidRPr="00C102E3">
        <w:rPr>
          <w:highlight w:val="yellow"/>
        </w:rPr>
        <w:t xml:space="preserve">Yewei Liu, </w:t>
      </w:r>
      <w:r w:rsidR="00D6001D" w:rsidRPr="003D0619">
        <w:rPr>
          <w:highlight w:val="yellow"/>
        </w:rPr>
        <w:t xml:space="preserve">Richard Lopez, </w:t>
      </w:r>
      <w:r w:rsidR="0031770E" w:rsidRPr="003D0619">
        <w:rPr>
          <w:highlight w:val="yellow"/>
        </w:rPr>
        <w:t xml:space="preserve">Jennifer Lozano, </w:t>
      </w:r>
      <w:r w:rsidR="00D6001D" w:rsidRPr="003D0619">
        <w:rPr>
          <w:highlight w:val="yellow"/>
        </w:rPr>
        <w:t>Sasa</w:t>
      </w:r>
      <w:r w:rsidR="00D6001D">
        <w:rPr>
          <w:highlight w:val="yellow"/>
        </w:rPr>
        <w:t xml:space="preserve"> Lyu</w:t>
      </w:r>
      <w:r w:rsidR="00D6001D" w:rsidRPr="003D0619">
        <w:rPr>
          <w:highlight w:val="yellow"/>
        </w:rPr>
        <w:t xml:space="preserve">, Rabia Majeed, </w:t>
      </w:r>
      <w:r w:rsidR="00C102E3" w:rsidRPr="003D0619">
        <w:rPr>
          <w:highlight w:val="yellow"/>
        </w:rPr>
        <w:t xml:space="preserve">Christine Ma-Kellams, </w:t>
      </w:r>
      <w:r w:rsidR="0031770E" w:rsidRPr="003D0619">
        <w:rPr>
          <w:highlight w:val="yellow"/>
        </w:rPr>
        <w:t xml:space="preserve">Irene C. Mammarella, Gordon Moskowitz, </w:t>
      </w:r>
      <w:r w:rsidR="00D6001D" w:rsidRPr="003D0619">
        <w:rPr>
          <w:highlight w:val="yellow"/>
        </w:rPr>
        <w:t xml:space="preserve">Shally Viet-Hung J.P. Nguyen, Novita, Ratri Nurwanti, </w:t>
      </w:r>
      <w:r w:rsidR="00C102E3" w:rsidRPr="003D0619">
        <w:rPr>
          <w:highlight w:val="yellow"/>
        </w:rPr>
        <w:t xml:space="preserve">Ayu </w:t>
      </w:r>
      <w:proofErr w:type="spellStart"/>
      <w:r w:rsidR="00C102E3" w:rsidRPr="003D0619">
        <w:rPr>
          <w:highlight w:val="yellow"/>
        </w:rPr>
        <w:t>Okvitawanli</w:t>
      </w:r>
      <w:proofErr w:type="spellEnd"/>
      <w:r w:rsidR="00C102E3" w:rsidRPr="003D0619">
        <w:rPr>
          <w:highlight w:val="yellow"/>
        </w:rPr>
        <w:t xml:space="preserve">, </w:t>
      </w:r>
      <w:r w:rsidR="00D6001D" w:rsidRPr="003D0619">
        <w:rPr>
          <w:highlight w:val="yellow"/>
        </w:rPr>
        <w:t xml:space="preserve">Martina Pasti, </w:t>
      </w:r>
      <w:r w:rsidR="0031770E" w:rsidRPr="003D0619">
        <w:rPr>
          <w:highlight w:val="yellow"/>
        </w:rPr>
        <w:t xml:space="preserve">Josiah Peck, </w:t>
      </w:r>
      <w:r w:rsidR="00D6001D" w:rsidRPr="003D0619">
        <w:rPr>
          <w:highlight w:val="yellow"/>
        </w:rPr>
        <w:t xml:space="preserve">Marília Prada, </w:t>
      </w:r>
      <w:r w:rsidR="00D6001D" w:rsidRPr="003D0619">
        <w:rPr>
          <w:highlight w:val="yellow"/>
        </w:rPr>
        <w:lastRenderedPageBreak/>
        <w:t xml:space="preserve">Ridwan Aji Budi Prasetyo, Titus Wei Yang Quek, </w:t>
      </w:r>
      <w:r w:rsidR="00EB7E9D" w:rsidRPr="00C102E3">
        <w:rPr>
          <w:highlight w:val="yellow"/>
        </w:rPr>
        <w:t xml:space="preserve">Elizabeth Ray, Anca Roman, </w:t>
      </w:r>
      <w:r w:rsidR="00D6001D" w:rsidRPr="003D0619">
        <w:rPr>
          <w:highlight w:val="yellow"/>
        </w:rPr>
        <w:t xml:space="preserve">Raffaella I. </w:t>
      </w:r>
      <w:proofErr w:type="spellStart"/>
      <w:r w:rsidR="00D6001D" w:rsidRPr="003D0619">
        <w:rPr>
          <w:highlight w:val="yellow"/>
        </w:rPr>
        <w:t>Rumiati</w:t>
      </w:r>
      <w:proofErr w:type="spellEnd"/>
      <w:r w:rsidR="00D6001D" w:rsidRPr="003D0619">
        <w:rPr>
          <w:highlight w:val="yellow"/>
        </w:rPr>
        <w:t xml:space="preserve">, Yin Thong Sam, Magda Saraiva, </w:t>
      </w:r>
      <w:r w:rsidR="00C102E3" w:rsidRPr="003D0619">
        <w:rPr>
          <w:highlight w:val="yellow"/>
        </w:rPr>
        <w:t xml:space="preserve">Brandon J. Schmeichel, Astrid Schütz, </w:t>
      </w:r>
      <w:r w:rsidR="003D0619" w:rsidRPr="003D0619">
        <w:rPr>
          <w:highlight w:val="yellow"/>
        </w:rPr>
        <w:t xml:space="preserve">Amanda Seruti, </w:t>
      </w:r>
      <w:r w:rsidR="00D6001D" w:rsidRPr="003D0619">
        <w:rPr>
          <w:highlight w:val="yellow"/>
        </w:rPr>
        <w:t xml:space="preserve">Sophia Sethi, </w:t>
      </w:r>
      <w:r w:rsidR="0031770E" w:rsidRPr="003D0619">
        <w:rPr>
          <w:highlight w:val="yellow"/>
        </w:rPr>
        <w:t xml:space="preserve">Louisa G. Smith, </w:t>
      </w:r>
      <w:r w:rsidR="00D6001D" w:rsidRPr="003D0619">
        <w:rPr>
          <w:highlight w:val="yellow"/>
        </w:rPr>
        <w:t xml:space="preserve">Sophia Smith, </w:t>
      </w:r>
      <w:r w:rsidR="0031770E" w:rsidRPr="003D0619">
        <w:rPr>
          <w:highlight w:val="yellow"/>
        </w:rPr>
        <w:t xml:space="preserve">Daria Mihaela Solescu, Cristiane Souza, </w:t>
      </w:r>
      <w:r w:rsidR="00D6001D" w:rsidRPr="003D0619">
        <w:rPr>
          <w:highlight w:val="yellow"/>
        </w:rPr>
        <w:t xml:space="preserve">Wei Xing Toh, </w:t>
      </w:r>
      <w:r w:rsidR="003D0619" w:rsidRPr="003D0619">
        <w:rPr>
          <w:highlight w:val="yellow"/>
        </w:rPr>
        <w:t xml:space="preserve">Ann-Kathrin Torka, </w:t>
      </w:r>
      <w:r w:rsidR="0031770E" w:rsidRPr="003D0619">
        <w:rPr>
          <w:highlight w:val="yellow"/>
        </w:rPr>
        <w:t xml:space="preserve">Kenneth E. Vail III, </w:t>
      </w:r>
      <w:r w:rsidR="003D0619" w:rsidRPr="003D0619">
        <w:rPr>
          <w:highlight w:val="yellow"/>
        </w:rPr>
        <w:t xml:space="preserve">Ariel J. Vantreese, </w:t>
      </w:r>
      <w:r w:rsidR="00C102E3" w:rsidRPr="003D0619">
        <w:rPr>
          <w:highlight w:val="yellow"/>
        </w:rPr>
        <w:t xml:space="preserve">Claudia Vodă, </w:t>
      </w:r>
      <w:proofErr w:type="spellStart"/>
      <w:r w:rsidR="00EB7E9D" w:rsidRPr="00C102E3">
        <w:rPr>
          <w:highlight w:val="yellow"/>
        </w:rPr>
        <w:t>Deyu</w:t>
      </w:r>
      <w:proofErr w:type="spellEnd"/>
      <w:r w:rsidR="00EB7E9D" w:rsidRPr="00C102E3">
        <w:rPr>
          <w:highlight w:val="yellow"/>
        </w:rPr>
        <w:t xml:space="preserve"> Wang, </w:t>
      </w:r>
      <w:r w:rsidR="00D6001D" w:rsidRPr="003D0619">
        <w:rPr>
          <w:highlight w:val="yellow"/>
        </w:rPr>
        <w:t xml:space="preserve">Mingjing Wang, Xinyue Wang, Ya-Meng Wang, </w:t>
      </w:r>
      <w:r w:rsidR="00EB7E9D" w:rsidRPr="003D0619">
        <w:rPr>
          <w:highlight w:val="yellow"/>
        </w:rPr>
        <w:t xml:space="preserve">Zuo-Jun </w:t>
      </w:r>
      <w:r w:rsidR="00EB7E9D" w:rsidRPr="00C102E3">
        <w:rPr>
          <w:highlight w:val="yellow"/>
        </w:rPr>
        <w:t xml:space="preserve">Wang, </w:t>
      </w:r>
      <w:r w:rsidR="00D6001D" w:rsidRPr="003D0619">
        <w:rPr>
          <w:highlight w:val="yellow"/>
        </w:rPr>
        <w:t xml:space="preserve">Yutong Wei, </w:t>
      </w:r>
      <w:r w:rsidR="0031770E" w:rsidRPr="003D0619">
        <w:rPr>
          <w:highlight w:val="yellow"/>
        </w:rPr>
        <w:t xml:space="preserve">Ika </w:t>
      </w:r>
      <w:proofErr w:type="spellStart"/>
      <w:r w:rsidR="0031770E" w:rsidRPr="003D0619">
        <w:rPr>
          <w:highlight w:val="yellow"/>
        </w:rPr>
        <w:t>Widyarini</w:t>
      </w:r>
      <w:proofErr w:type="spellEnd"/>
      <w:r w:rsidR="0031770E" w:rsidRPr="003D0619">
        <w:rPr>
          <w:highlight w:val="yellow"/>
        </w:rPr>
        <w:t xml:space="preserve">, </w:t>
      </w:r>
      <w:r w:rsidR="003D0619" w:rsidRPr="003D0619">
        <w:rPr>
          <w:highlight w:val="yellow"/>
        </w:rPr>
        <w:t xml:space="preserve">Benjamin M. Wilkowski, </w:t>
      </w:r>
      <w:r w:rsidR="00EB7E9D" w:rsidRPr="00C102E3">
        <w:rPr>
          <w:highlight w:val="yellow"/>
        </w:rPr>
        <w:t xml:space="preserve">Anna T. Wittmann, </w:t>
      </w:r>
      <w:r w:rsidR="0031770E" w:rsidRPr="003D0619">
        <w:rPr>
          <w:highlight w:val="yellow"/>
        </w:rPr>
        <w:t xml:space="preserve">Hoo Keat Wong, </w:t>
      </w:r>
      <w:proofErr w:type="spellStart"/>
      <w:r w:rsidR="00D6001D" w:rsidRPr="003D0619">
        <w:rPr>
          <w:highlight w:val="yellow"/>
        </w:rPr>
        <w:t>Sihua</w:t>
      </w:r>
      <w:proofErr w:type="spellEnd"/>
      <w:r w:rsidR="00D6001D" w:rsidRPr="003D0619">
        <w:rPr>
          <w:highlight w:val="yellow"/>
        </w:rPr>
        <w:t xml:space="preserve"> Xu, </w:t>
      </w:r>
      <w:proofErr w:type="spellStart"/>
      <w:r w:rsidR="003D0619" w:rsidRPr="00D6001D">
        <w:rPr>
          <w:highlight w:val="yellow"/>
        </w:rPr>
        <w:t>Cleoputri</w:t>
      </w:r>
      <w:proofErr w:type="spellEnd"/>
      <w:r w:rsidR="003D0619" w:rsidRPr="00D6001D">
        <w:rPr>
          <w:highlight w:val="yellow"/>
        </w:rPr>
        <w:t xml:space="preserve"> </w:t>
      </w:r>
      <w:proofErr w:type="spellStart"/>
      <w:r w:rsidR="003D0619" w:rsidRPr="00D6001D">
        <w:rPr>
          <w:highlight w:val="yellow"/>
        </w:rPr>
        <w:t>Yusainy</w:t>
      </w:r>
      <w:proofErr w:type="spellEnd"/>
      <w:r w:rsidR="003D0619" w:rsidRPr="00D6001D">
        <w:rPr>
          <w:highlight w:val="yellow"/>
        </w:rPr>
        <w:t>,</w:t>
      </w:r>
      <w:r w:rsidR="003D0619" w:rsidRPr="0031770E">
        <w:rPr>
          <w:b/>
          <w:bCs/>
          <w:highlight w:val="yellow"/>
        </w:rPr>
        <w:t xml:space="preserve"> </w:t>
      </w:r>
      <w:proofErr w:type="spellStart"/>
      <w:r w:rsidR="003D0619" w:rsidRPr="00D6001D">
        <w:rPr>
          <w:highlight w:val="yellow"/>
        </w:rPr>
        <w:t>Oulmann</w:t>
      </w:r>
      <w:proofErr w:type="spellEnd"/>
      <w:r w:rsidR="003D0619" w:rsidRPr="00D6001D">
        <w:rPr>
          <w:highlight w:val="yellow"/>
        </w:rPr>
        <w:t xml:space="preserve"> Zerhouni,</w:t>
      </w:r>
      <w:r w:rsidR="003D0619" w:rsidRPr="003D0619">
        <w:rPr>
          <w:highlight w:val="yellow"/>
        </w:rPr>
        <w:t xml:space="preserve"> </w:t>
      </w:r>
      <w:r w:rsidR="003D0619" w:rsidRPr="00D6001D">
        <w:rPr>
          <w:highlight w:val="yellow"/>
        </w:rPr>
        <w:t>Xin Zhang</w:t>
      </w:r>
      <w:r w:rsidR="003D0619" w:rsidRPr="00EB7E9D">
        <w:rPr>
          <w:highlight w:val="yellow"/>
        </w:rPr>
        <w:t>, Yizhou Zhang</w:t>
      </w:r>
    </w:p>
    <w:p w14:paraId="006A72EB" w14:textId="1BA0A449" w:rsidR="00755A4F" w:rsidRDefault="00755A4F" w:rsidP="00755A4F">
      <w:pPr>
        <w:pStyle w:val="Heading1"/>
        <w:jc w:val="left"/>
        <w:rPr>
          <w:b w:val="0"/>
        </w:rPr>
      </w:pPr>
      <w:r w:rsidRPr="00755A4F">
        <w:t>Proposing Researchers:</w:t>
      </w:r>
      <w:r>
        <w:rPr>
          <w:b w:val="0"/>
        </w:rPr>
        <w:t xml:space="preserve"> Deming Wang &amp; Martin Hagger</w:t>
      </w:r>
    </w:p>
    <w:p w14:paraId="4E74D73F" w14:textId="567A5BAC" w:rsidR="00755A4F" w:rsidRPr="00755A4F" w:rsidRDefault="00755A4F" w:rsidP="00755A4F">
      <w:pPr>
        <w:ind w:firstLine="0"/>
      </w:pPr>
      <w:r w:rsidRPr="00755A4F">
        <w:rPr>
          <w:b/>
        </w:rPr>
        <w:t>Protocol and manuscript edited by:</w:t>
      </w:r>
      <w:r>
        <w:t xml:space="preserve"> </w:t>
      </w:r>
      <w:r w:rsidR="008B568D">
        <w:t>Katie Corker, Dave Sbarra, and</w:t>
      </w:r>
      <w:r w:rsidR="00C412DD">
        <w:t xml:space="preserve"> </w:t>
      </w:r>
      <w:r>
        <w:t>Daniel J. Simons</w:t>
      </w:r>
    </w:p>
    <w:p w14:paraId="103CF276" w14:textId="7CABD636" w:rsidR="00755A4F" w:rsidRDefault="00755A4F" w:rsidP="00755A4F">
      <w:pPr>
        <w:pStyle w:val="Heading1"/>
        <w:jc w:val="left"/>
        <w:rPr>
          <w:b w:val="0"/>
          <w:color w:val="2F5496" w:themeColor="accent5" w:themeShade="BF"/>
        </w:rPr>
      </w:pPr>
      <w:r w:rsidRPr="00755A4F">
        <w:t>Address correspondence to:</w:t>
      </w:r>
      <w:r>
        <w:rPr>
          <w:b w:val="0"/>
        </w:rPr>
        <w:t xml:space="preserve"> Deming </w:t>
      </w:r>
      <w:r w:rsidR="00BB23C1">
        <w:rPr>
          <w:b w:val="0"/>
        </w:rPr>
        <w:t>(Adam)</w:t>
      </w:r>
      <w:r>
        <w:rPr>
          <w:b w:val="0"/>
        </w:rPr>
        <w:t xml:space="preserve"> Wang, </w:t>
      </w:r>
      <w:r w:rsidR="00BB23C1" w:rsidRPr="00BB23C1">
        <w:rPr>
          <w:b w:val="0"/>
        </w:rPr>
        <w:t xml:space="preserve">Department of Psychology and </w:t>
      </w:r>
      <w:proofErr w:type="spellStart"/>
      <w:r w:rsidR="00BB23C1" w:rsidRPr="00BB23C1">
        <w:rPr>
          <w:b w:val="0"/>
        </w:rPr>
        <w:t>Behavioral</w:t>
      </w:r>
      <w:proofErr w:type="spellEnd"/>
      <w:r w:rsidR="00BB23C1" w:rsidRPr="00BB23C1">
        <w:rPr>
          <w:b w:val="0"/>
        </w:rPr>
        <w:t xml:space="preserve"> Sciences, Zhejiang University</w:t>
      </w:r>
      <w:r w:rsidR="00BB23C1">
        <w:rPr>
          <w:b w:val="0"/>
        </w:rPr>
        <w:t xml:space="preserve">, </w:t>
      </w:r>
      <w:r w:rsidR="00BB23C1" w:rsidRPr="00BB23C1">
        <w:rPr>
          <w:b w:val="0"/>
        </w:rPr>
        <w:t xml:space="preserve">866 </w:t>
      </w:r>
      <w:proofErr w:type="spellStart"/>
      <w:r w:rsidR="00BB23C1" w:rsidRPr="00BB23C1">
        <w:rPr>
          <w:b w:val="0"/>
        </w:rPr>
        <w:t>Yuhangtang</w:t>
      </w:r>
      <w:proofErr w:type="spellEnd"/>
      <w:r w:rsidR="00BB23C1" w:rsidRPr="00BB23C1">
        <w:rPr>
          <w:b w:val="0"/>
        </w:rPr>
        <w:t xml:space="preserve"> Rd, Hang</w:t>
      </w:r>
      <w:r w:rsidR="00BB23C1">
        <w:rPr>
          <w:b w:val="0"/>
        </w:rPr>
        <w:t>z</w:t>
      </w:r>
      <w:r w:rsidR="00BB23C1" w:rsidRPr="00BB23C1">
        <w:rPr>
          <w:b w:val="0"/>
        </w:rPr>
        <w:t>hou, Zhe</w:t>
      </w:r>
      <w:r w:rsidR="00BB23C1">
        <w:rPr>
          <w:b w:val="0"/>
        </w:rPr>
        <w:t>j</w:t>
      </w:r>
      <w:r w:rsidR="00BB23C1" w:rsidRPr="00BB23C1">
        <w:rPr>
          <w:b w:val="0"/>
        </w:rPr>
        <w:t>iang, China, 3100</w:t>
      </w:r>
      <w:r w:rsidR="00BB23C1">
        <w:rPr>
          <w:b w:val="0"/>
        </w:rPr>
        <w:t>58</w:t>
      </w:r>
      <w:r w:rsidR="0029445C">
        <w:rPr>
          <w:b w:val="0"/>
        </w:rPr>
        <w:t xml:space="preserve">. </w:t>
      </w:r>
      <w:r w:rsidR="00197CEA">
        <w:rPr>
          <w:b w:val="0"/>
        </w:rPr>
        <w:t xml:space="preserve">Email: </w:t>
      </w:r>
      <w:hyperlink r:id="rId8" w:history="1">
        <w:r w:rsidR="00C55F13" w:rsidRPr="007169C3">
          <w:rPr>
            <w:rStyle w:val="Hyperlink"/>
            <w:b w:val="0"/>
          </w:rPr>
          <w:t>adamwang@zju.edu.cn</w:t>
        </w:r>
      </w:hyperlink>
    </w:p>
    <w:p w14:paraId="03C60CC0" w14:textId="77777777" w:rsidR="00755A4F" w:rsidRDefault="00755A4F" w:rsidP="00F86CED">
      <w:pPr>
        <w:pStyle w:val="Heading1"/>
        <w:rPr>
          <w:b w:val="0"/>
        </w:rPr>
      </w:pPr>
    </w:p>
    <w:p w14:paraId="4E7FB764" w14:textId="77777777" w:rsidR="00755A4F" w:rsidRDefault="00755A4F" w:rsidP="00F86CED">
      <w:pPr>
        <w:pStyle w:val="Heading1"/>
        <w:rPr>
          <w:b w:val="0"/>
        </w:rPr>
      </w:pPr>
    </w:p>
    <w:p w14:paraId="1B34EAAE" w14:textId="51DD6137" w:rsidR="00755A4F" w:rsidRDefault="00755A4F" w:rsidP="00F86CED">
      <w:pPr>
        <w:pStyle w:val="Heading1"/>
        <w:rPr>
          <w:b w:val="0"/>
        </w:rPr>
      </w:pPr>
    </w:p>
    <w:p w14:paraId="34E769A7" w14:textId="6EEB0C11" w:rsidR="006951F9" w:rsidRDefault="006951F9" w:rsidP="006951F9"/>
    <w:p w14:paraId="47A5F245" w14:textId="77777777" w:rsidR="00EB7E9D" w:rsidRDefault="00EB7E9D" w:rsidP="006951F9"/>
    <w:p w14:paraId="38BF104A" w14:textId="77777777" w:rsidR="00EB7E9D" w:rsidRDefault="00EB7E9D" w:rsidP="006951F9"/>
    <w:p w14:paraId="2E8E1083" w14:textId="77777777" w:rsidR="002C3EB3" w:rsidRDefault="002C3EB3" w:rsidP="006951F9"/>
    <w:p w14:paraId="264D3ABB" w14:textId="77777777" w:rsidR="002C3EB3" w:rsidRDefault="002C3EB3" w:rsidP="006951F9"/>
    <w:p w14:paraId="0974573E" w14:textId="77777777" w:rsidR="00EB7E9D" w:rsidRDefault="00EB7E9D" w:rsidP="006951F9"/>
    <w:p w14:paraId="6E5D11A9" w14:textId="77777777" w:rsidR="00EB7E9D" w:rsidRDefault="00EB7E9D" w:rsidP="006951F9"/>
    <w:p w14:paraId="2CB5B9D8" w14:textId="1F9CF317" w:rsidR="00FC75CF" w:rsidRDefault="00FC75CF" w:rsidP="00F86CED">
      <w:pPr>
        <w:pStyle w:val="Heading1"/>
        <w:rPr>
          <w:b w:val="0"/>
        </w:rPr>
      </w:pPr>
      <w:r w:rsidRPr="00834870">
        <w:rPr>
          <w:b w:val="0"/>
        </w:rPr>
        <w:lastRenderedPageBreak/>
        <w:t>Abstract</w:t>
      </w:r>
    </w:p>
    <w:p w14:paraId="30A12F3F" w14:textId="1A65D6BD" w:rsidR="00510E69" w:rsidRDefault="00510E69" w:rsidP="006951F9">
      <w:pPr>
        <w:ind w:firstLine="0"/>
      </w:pPr>
      <w:r w:rsidRPr="00057882">
        <w:t xml:space="preserve">In two seminal research articles, Wegner and colleagues </w:t>
      </w:r>
      <w:r w:rsidRPr="00057882">
        <w:fldChar w:fldCharType="begin"/>
      </w:r>
      <w:r w:rsidRPr="00057882">
        <w:instrText xml:space="preserve"> ADDIN EN.CITE &lt;EndNote&gt;&lt;Cite&gt;&lt;Author&gt;Baumeister&lt;/Author&gt;&lt;Year&gt;1998&lt;/Year&gt;&lt;RecNum&gt;622&lt;/RecNum&gt;&lt;DisplayText&gt;(Baumeister, Bratslavsky, Muraven, &amp;amp; Tice, 1998; Muraven, Tice, &amp;amp; Baumeister, 1998)&lt;/DisplayText&gt;&lt;record&gt;&lt;rec-number&gt;622&lt;/rec-number&gt;&lt;foreign-keys&gt;&lt;key app="EN" db-id="x22zda5s0ft598er09p5vt2mzprvrtx9t95s"&gt;622&lt;/key&gt;&lt;/foreign-keys&gt;&lt;ref-type name="Journal Article"&gt;17&lt;/ref-type&gt;&lt;contributors&gt;&lt;authors&gt;&lt;author&gt;Baumeister, R. F.&lt;/author&gt;&lt;author&gt;Bratslavsky, E.&lt;/author&gt;&lt;author&gt;Muraven, M.&lt;/author&gt;&lt;author&gt;Tice, D.M.&lt;/author&gt;&lt;/authors&gt;&lt;/contributors&gt;&lt;titles&gt;&lt;title&gt;Ego depletion: Is the active self a limited resource?&lt;/title&gt;&lt;secondary-title&gt;Journal of Personality and Social Psychology&lt;/secondary-title&gt;&lt;/titles&gt;&lt;periodical&gt;&lt;full-title&gt;Journal of Personality and Social Psychology&lt;/full-title&gt;&lt;/periodical&gt;&lt;pages&gt;1252-1265&lt;/pages&gt;&lt;volume&gt;74&lt;/volume&gt;&lt;keywords&gt;&lt;keyword&gt;ego depletion, self-regulation, volition, resource, ego-depletion, meta-analysis&lt;/keyword&gt;&lt;/keywords&gt;&lt;dates&gt;&lt;year&gt;1998&lt;/year&gt;&lt;/dates&gt;&lt;urls&gt;&lt;/urls&gt;&lt;electronic-resource-num&gt;10.1037/0022-3514.74.5.1252&lt;/electronic-resource-num&gt;&lt;/record&gt;&lt;/Cite&gt;&lt;Cite&gt;&lt;Author&gt;Muraven&lt;/Author&gt;&lt;Year&gt;1998&lt;/Year&gt;&lt;RecNum&gt;3984&lt;/RecNum&gt;&lt;record&gt;&lt;rec-number&gt;3984&lt;/rec-number&gt;&lt;foreign-keys&gt;&lt;key app="EN" db-id="x22zda5s0ft598er09p5vt2mzprvrtx9t95s"&gt;3984&lt;/key&gt;&lt;/foreign-keys&gt;&lt;ref-type name="Journal Article"&gt;17&lt;/ref-type&gt;&lt;contributors&gt;&lt;authors&gt;&lt;author&gt;Muraven, M.&lt;/author&gt;&lt;author&gt;Tice, D. M.&lt;/author&gt;&lt;author&gt;Baumeister, R. F.&lt;/author&gt;&lt;/authors&gt;&lt;/contributors&gt;&lt;titles&gt;&lt;title&gt;Self-control as a limited resource: Regulatory depletion patterns&lt;/title&gt;&lt;secondary-title&gt;Journal of Personality and Social Psychology&lt;/secondary-title&gt;&lt;/titles&gt;&lt;periodical&gt;&lt;full-title&gt;Journal of Personality and Social Psychology&lt;/full-title&gt;&lt;/periodical&gt;&lt;pages&gt;774-789&lt;/pages&gt;&lt;volume&gt;74&lt;/volume&gt;&lt;keywords&gt;&lt;keyword&gt;ego depletion, self-control, meta-analysis&lt;/keyword&gt;&lt;/keywords&gt;&lt;dates&gt;&lt;year&gt;1998&lt;/year&gt;&lt;/dates&gt;&lt;urls&gt;&lt;/urls&gt;&lt;electronic-resource-num&gt;10.1037/0022-3514.74.3.774&lt;/electronic-resource-num&gt;&lt;/record&gt;&lt;/Cite&gt;&lt;/EndNote&gt;</w:instrText>
      </w:r>
      <w:r w:rsidRPr="00057882">
        <w:fldChar w:fldCharType="separate"/>
      </w:r>
      <w:r w:rsidRPr="00057882">
        <w:rPr>
          <w:noProof/>
        </w:rPr>
        <w:t>(</w:t>
      </w:r>
      <w:hyperlink w:anchor="_ENREF_1" w:tooltip="Baumeister, 1998 #622" w:history="1">
        <w:r w:rsidRPr="00057882">
          <w:rPr>
            <w:noProof/>
          </w:rPr>
          <w:t>Wegner &amp; Erber, 199</w:t>
        </w:r>
      </w:hyperlink>
      <w:r w:rsidRPr="00057882">
        <w:rPr>
          <w:noProof/>
        </w:rPr>
        <w:t>2; Wegner et al., 1987)</w:t>
      </w:r>
      <w:r w:rsidRPr="00057882">
        <w:fldChar w:fldCharType="end"/>
      </w:r>
      <w:r>
        <w:t xml:space="preserve"> </w:t>
      </w:r>
      <w:r w:rsidR="002421EC">
        <w:t xml:space="preserve">demonstrated </w:t>
      </w:r>
      <w:r>
        <w:t>that</w:t>
      </w:r>
      <w:r w:rsidRPr="00057882">
        <w:t xml:space="preserve"> </w:t>
      </w:r>
      <w:r>
        <w:t xml:space="preserve">individuals </w:t>
      </w:r>
      <w:r w:rsidRPr="00057882">
        <w:t>suppres</w:t>
      </w:r>
      <w:r>
        <w:t>sing</w:t>
      </w:r>
      <w:r w:rsidRPr="00057882">
        <w:t xml:space="preserve"> a target thought </w:t>
      </w:r>
      <w:r>
        <w:t>ironically experience</w:t>
      </w:r>
      <w:r w:rsidRPr="00057882">
        <w:t xml:space="preserve"> higher levels of preoccupation </w:t>
      </w:r>
      <w:r>
        <w:t>with that thought compared to those delibera</w:t>
      </w:r>
      <w:r w:rsidR="00A45465">
        <w:t>tely concentrating on the same</w:t>
      </w:r>
      <w:r>
        <w:t xml:space="preserve"> thought. Two </w:t>
      </w:r>
      <w:r w:rsidR="00A45465">
        <w:t xml:space="preserve">types of ‘ironic </w:t>
      </w:r>
      <w:r>
        <w:t>effects</w:t>
      </w:r>
      <w:r w:rsidR="00A45465">
        <w:t>’</w:t>
      </w:r>
      <w:r w:rsidR="00E16D48">
        <w:t xml:space="preserve"> were observed</w:t>
      </w:r>
      <w:r>
        <w:t>: greater</w:t>
      </w:r>
      <w:r w:rsidR="00A36C7F">
        <w:t xml:space="preserve"> preoccupation of the target</w:t>
      </w:r>
      <w:r>
        <w:t xml:space="preserve"> thought during</w:t>
      </w:r>
      <w:r w:rsidR="002421EC">
        <w:t xml:space="preserve"> </w:t>
      </w:r>
      <w:r w:rsidR="00A45465">
        <w:t>and after</w:t>
      </w:r>
      <w:r>
        <w:t xml:space="preserve"> active thought suppression</w:t>
      </w:r>
      <w:r w:rsidR="002421EC">
        <w:t>, known as the immediate enhancement and rebound effects, respectively</w:t>
      </w:r>
      <w:r>
        <w:t xml:space="preserve">. </w:t>
      </w:r>
      <w:r w:rsidR="00A36C7F">
        <w:t xml:space="preserve">A </w:t>
      </w:r>
      <w:r w:rsidR="005F4916">
        <w:t xml:space="preserve">previous </w:t>
      </w:r>
      <w:r w:rsidR="00A36C7F">
        <w:t>meta-analysis</w:t>
      </w:r>
      <w:r>
        <w:t xml:space="preserve"> of thought suppression studies </w:t>
      </w:r>
      <w:r w:rsidR="00A36C7F">
        <w:t>revealed</w:t>
      </w:r>
      <w:r w:rsidR="002421EC">
        <w:t xml:space="preserve"> significant</w:t>
      </w:r>
      <w:r>
        <w:t xml:space="preserve"> sizes for the immediate</w:t>
      </w:r>
      <w:r w:rsidRPr="00057882">
        <w:t xml:space="preserve"> </w:t>
      </w:r>
      <w:r>
        <w:t>enhancement</w:t>
      </w:r>
      <w:r w:rsidR="002421EC">
        <w:t xml:space="preserve"> (</w:t>
      </w:r>
      <w:r w:rsidR="002421EC" w:rsidRPr="00057882">
        <w:rPr>
          <w:i/>
          <w:noProof/>
        </w:rPr>
        <w:t>d</w:t>
      </w:r>
      <w:r w:rsidR="002421EC">
        <w:rPr>
          <w:noProof/>
        </w:rPr>
        <w:t xml:space="preserve"> = 0.34)</w:t>
      </w:r>
      <w:r>
        <w:t xml:space="preserve"> and rebound</w:t>
      </w:r>
      <w:r w:rsidR="002421EC">
        <w:t xml:space="preserve"> (</w:t>
      </w:r>
      <w:r w:rsidR="002421EC" w:rsidRPr="00FE5B8A">
        <w:rPr>
          <w:i/>
          <w:noProof/>
        </w:rPr>
        <w:t>d</w:t>
      </w:r>
      <w:r w:rsidR="002421EC">
        <w:rPr>
          <w:noProof/>
        </w:rPr>
        <w:t xml:space="preserve"> = 0.19)</w:t>
      </w:r>
      <w:r w:rsidR="002421EC">
        <w:t xml:space="preserve"> </w:t>
      </w:r>
      <w:r w:rsidRPr="00057882">
        <w:t>effect</w:t>
      </w:r>
      <w:r w:rsidR="00A36C7F">
        <w:t>s</w:t>
      </w:r>
      <w:r w:rsidR="002421EC">
        <w:t>,</w:t>
      </w:r>
      <w:r w:rsidR="00A36C7F">
        <w:t xml:space="preserve"> respectively</w:t>
      </w:r>
      <w:r w:rsidR="002421EC">
        <w:t xml:space="preserve"> (Wang et al., 2020)</w:t>
      </w:r>
      <w:r w:rsidRPr="00057882">
        <w:t>.</w:t>
      </w:r>
      <w:r w:rsidR="00A36C7F">
        <w:t xml:space="preserve"> However</w:t>
      </w:r>
      <w:r>
        <w:t>, no</w:t>
      </w:r>
      <w:r w:rsidR="002421EC">
        <w:t>ne of the identified</w:t>
      </w:r>
      <w:r>
        <w:t xml:space="preserve"> studies direc</w:t>
      </w:r>
      <w:r w:rsidR="00E16D48">
        <w:t xml:space="preserve">tly replicated the </w:t>
      </w:r>
      <w:r>
        <w:t>i</w:t>
      </w:r>
      <w:r w:rsidR="00E16D48">
        <w:t xml:space="preserve">mmediate enhancement effect, </w:t>
      </w:r>
      <w:r w:rsidR="002421EC">
        <w:t xml:space="preserve">and </w:t>
      </w:r>
      <w:r>
        <w:t xml:space="preserve">only three </w:t>
      </w:r>
      <w:r w:rsidR="002421EC">
        <w:t xml:space="preserve">provided </w:t>
      </w:r>
      <w:r>
        <w:t>under-power</w:t>
      </w:r>
      <w:r w:rsidR="00E16D48">
        <w:t>ed</w:t>
      </w:r>
      <w:r>
        <w:t xml:space="preserve"> conceptual replications</w:t>
      </w:r>
      <w:r w:rsidR="005F4916">
        <w:t>, thus</w:t>
      </w:r>
      <w:r w:rsidR="00A36C7F">
        <w:t xml:space="preserve"> </w:t>
      </w:r>
      <w:r w:rsidR="00E16D48">
        <w:t>yielding</w:t>
      </w:r>
      <w:r>
        <w:t xml:space="preserve"> inconclusive results. </w:t>
      </w:r>
      <w:r w:rsidR="002421EC">
        <w:t>In addition</w:t>
      </w:r>
      <w:r>
        <w:t xml:space="preserve">, all but two studies testing the rebound effect were under-powered, and the adequately-powered studies yielded </w:t>
      </w:r>
      <w:r w:rsidR="002421EC">
        <w:t xml:space="preserve">effects </w:t>
      </w:r>
      <w:r w:rsidRPr="00081F69">
        <w:rPr>
          <w:iCs/>
        </w:rPr>
        <w:t>opposite</w:t>
      </w:r>
      <w:r w:rsidRPr="003B2305">
        <w:rPr>
          <w:i/>
        </w:rPr>
        <w:t xml:space="preserve"> </w:t>
      </w:r>
      <w:r w:rsidR="002421EC">
        <w:rPr>
          <w:iCs/>
        </w:rPr>
        <w:t xml:space="preserve">to the hypothesized </w:t>
      </w:r>
      <w:r w:rsidRPr="00D8731B">
        <w:rPr>
          <w:iCs/>
        </w:rPr>
        <w:t>direction</w:t>
      </w:r>
      <w:r>
        <w:t xml:space="preserve">. </w:t>
      </w:r>
      <w:r w:rsidR="002421EC">
        <w:t>T</w:t>
      </w:r>
      <w:r>
        <w:t xml:space="preserve">here is </w:t>
      </w:r>
      <w:r w:rsidR="002421EC">
        <w:t xml:space="preserve">also </w:t>
      </w:r>
      <w:r>
        <w:t>evidence that the</w:t>
      </w:r>
      <w:r w:rsidR="002421EC">
        <w:t xml:space="preserve"> meta-analytic estimate of the</w:t>
      </w:r>
      <w:r w:rsidR="00EB07A0">
        <w:t xml:space="preserve"> rebound effect may be an arti</w:t>
      </w:r>
      <w:r w:rsidR="00A36C7F">
        <w:t xml:space="preserve">fact of publication bias </w:t>
      </w:r>
      <w:r>
        <w:t xml:space="preserve">(Wang et al., 2020). </w:t>
      </w:r>
      <w:r w:rsidR="002421EC">
        <w:t>T</w:t>
      </w:r>
      <w:r>
        <w:t xml:space="preserve">hese findings cast doubt on the size </w:t>
      </w:r>
      <w:r w:rsidR="00A36C7F">
        <w:t xml:space="preserve">and variability </w:t>
      </w:r>
      <w:r>
        <w:t>of</w:t>
      </w:r>
      <w:r w:rsidR="00A36C7F">
        <w:t xml:space="preserve"> </w:t>
      </w:r>
      <w:r>
        <w:t>ironic effects</w:t>
      </w:r>
      <w:r w:rsidR="002421EC">
        <w:t xml:space="preserve"> identified by </w:t>
      </w:r>
      <w:r w:rsidR="002421EC" w:rsidRPr="005A19B4">
        <w:t>Wegner et al</w:t>
      </w:r>
      <w:r w:rsidRPr="005A19B4">
        <w:t xml:space="preserve">. </w:t>
      </w:r>
      <w:r w:rsidR="0067694D">
        <w:t>This</w:t>
      </w:r>
      <w:r w:rsidR="00A36C7F" w:rsidRPr="005A19B4">
        <w:t xml:space="preserve"> Reg</w:t>
      </w:r>
      <w:r w:rsidR="00A45465" w:rsidRPr="005A19B4">
        <w:t>istered Replication Report</w:t>
      </w:r>
      <w:r w:rsidR="00A36C7F" w:rsidRPr="005A19B4">
        <w:t xml:space="preserve"> </w:t>
      </w:r>
      <w:r w:rsidR="00E16D48" w:rsidRPr="005A19B4">
        <w:t>presents</w:t>
      </w:r>
      <w:r w:rsidR="00A45465" w:rsidRPr="005A19B4">
        <w:t xml:space="preserve"> the</w:t>
      </w:r>
      <w:r w:rsidR="00A36C7F" w:rsidRPr="005A19B4">
        <w:t xml:space="preserve"> results of </w:t>
      </w:r>
      <w:r w:rsidR="004C10EC" w:rsidRPr="005A19B4">
        <w:t xml:space="preserve">36 (Study 1, total </w:t>
      </w:r>
      <w:r w:rsidR="004C10EC" w:rsidRPr="005A19B4">
        <w:rPr>
          <w:i/>
          <w:iCs/>
        </w:rPr>
        <w:t>N</w:t>
      </w:r>
      <w:r w:rsidR="004C10EC" w:rsidRPr="005A19B4">
        <w:t xml:space="preserve"> = </w:t>
      </w:r>
      <w:r w:rsidR="00CA23DF" w:rsidRPr="005A19B4">
        <w:t>3280</w:t>
      </w:r>
      <w:r w:rsidR="004C10EC" w:rsidRPr="005A19B4">
        <w:t>)</w:t>
      </w:r>
      <w:r w:rsidR="00E7742F" w:rsidRPr="005A19B4">
        <w:t xml:space="preserve"> direct replications of the preregistered </w:t>
      </w:r>
      <w:r w:rsidR="00E7742F" w:rsidRPr="005A19B4">
        <w:rPr>
          <w:lang w:val="en-US" w:eastAsia="zh-CN"/>
        </w:rPr>
        <w:t>immediate enhancement effect</w:t>
      </w:r>
      <w:r w:rsidR="0067694D">
        <w:rPr>
          <w:lang w:val="en-US" w:eastAsia="zh-CN"/>
        </w:rPr>
        <w:t xml:space="preserve"> </w:t>
      </w:r>
      <w:r w:rsidR="0067694D" w:rsidRPr="005A19B4">
        <w:t>protocol</w:t>
      </w:r>
      <w:r w:rsidR="00E7742F" w:rsidRPr="005A19B4">
        <w:rPr>
          <w:lang w:val="en-US" w:eastAsia="zh-CN"/>
        </w:rPr>
        <w:t>, and</w:t>
      </w:r>
      <w:r w:rsidR="004C10EC" w:rsidRPr="005A19B4">
        <w:t xml:space="preserve"> </w:t>
      </w:r>
      <w:r w:rsidR="003253C7">
        <w:t>36</w:t>
      </w:r>
      <w:r w:rsidR="003253C7" w:rsidRPr="005A19B4">
        <w:t xml:space="preserve"> </w:t>
      </w:r>
      <w:r w:rsidR="00A45465" w:rsidRPr="005A19B4">
        <w:t>(</w:t>
      </w:r>
      <w:r w:rsidR="004C10EC" w:rsidRPr="005A19B4">
        <w:t xml:space="preserve">Study 2, total </w:t>
      </w:r>
      <w:r w:rsidR="004C10EC" w:rsidRPr="00FB0E6A">
        <w:rPr>
          <w:i/>
          <w:iCs/>
        </w:rPr>
        <w:t>N</w:t>
      </w:r>
      <w:r w:rsidR="004C10EC" w:rsidRPr="005A19B4">
        <w:t xml:space="preserve"> = </w:t>
      </w:r>
      <w:r w:rsidR="00FF0922">
        <w:t>3053</w:t>
      </w:r>
      <w:r w:rsidR="00A45465" w:rsidRPr="005A19B4">
        <w:t>)</w:t>
      </w:r>
      <w:r w:rsidR="00A36C7F" w:rsidRPr="005A19B4">
        <w:t xml:space="preserve"> direct replications</w:t>
      </w:r>
      <w:r w:rsidR="00A36C7F">
        <w:t xml:space="preserve"> of the preregistered </w:t>
      </w:r>
      <w:r w:rsidR="00E7742F">
        <w:t>rebound effect</w:t>
      </w:r>
      <w:r w:rsidR="0067694D" w:rsidRPr="0067694D">
        <w:t xml:space="preserve"> </w:t>
      </w:r>
      <w:r w:rsidR="0067694D">
        <w:t>protocol</w:t>
      </w:r>
      <w:r w:rsidR="00A36C7F">
        <w:t xml:space="preserve">. </w:t>
      </w:r>
      <w:r w:rsidR="00A45465">
        <w:t>A meta-analysis of these experiments showed</w:t>
      </w:r>
      <w:r w:rsidR="005F4916">
        <w:t xml:space="preserve"> no evidence of the immediate enhancement effect</w:t>
      </w:r>
      <w:r w:rsidR="00A45465">
        <w:t xml:space="preserve"> </w:t>
      </w:r>
      <w:r w:rsidR="00B97C59">
        <w:t>(</w:t>
      </w:r>
      <w:proofErr w:type="spellStart"/>
      <w:r w:rsidR="005F4916" w:rsidRPr="00C169AC">
        <w:rPr>
          <w:rFonts w:cs="Times New Roman"/>
          <w:i/>
        </w:rPr>
        <w:t>d</w:t>
      </w:r>
      <w:r w:rsidR="005F4916">
        <w:rPr>
          <w:rFonts w:cs="Times New Roman"/>
          <w:i/>
          <w:vertAlign w:val="subscript"/>
        </w:rPr>
        <w:t>high</w:t>
      </w:r>
      <w:proofErr w:type="spellEnd"/>
      <w:r w:rsidR="00B97C59">
        <w:rPr>
          <w:rFonts w:cs="Times New Roman"/>
          <w:i/>
          <w:vertAlign w:val="subscript"/>
        </w:rPr>
        <w:t xml:space="preserve"> cognitive load</w:t>
      </w:r>
      <w:r w:rsidR="005F4916">
        <w:rPr>
          <w:rFonts w:cs="Times New Roman"/>
          <w:i/>
        </w:rPr>
        <w:t xml:space="preserve"> </w:t>
      </w:r>
      <w:r w:rsidR="005F4916">
        <w:rPr>
          <w:rFonts w:cs="Times New Roman"/>
        </w:rPr>
        <w:t>= -.41</w:t>
      </w:r>
      <w:r w:rsidR="00B97C59">
        <w:rPr>
          <w:rFonts w:cs="Times New Roman"/>
        </w:rPr>
        <w:t xml:space="preserve">; </w:t>
      </w:r>
      <w:proofErr w:type="spellStart"/>
      <w:r w:rsidR="005F4916" w:rsidRPr="00C169AC">
        <w:rPr>
          <w:rFonts w:cs="Times New Roman"/>
          <w:i/>
        </w:rPr>
        <w:t>d</w:t>
      </w:r>
      <w:r w:rsidR="005F4916">
        <w:rPr>
          <w:rFonts w:cs="Times New Roman"/>
          <w:i/>
          <w:vertAlign w:val="subscript"/>
        </w:rPr>
        <w:t>low</w:t>
      </w:r>
      <w:proofErr w:type="spellEnd"/>
      <w:r w:rsidR="00B97C59">
        <w:rPr>
          <w:rFonts w:cs="Times New Roman"/>
          <w:i/>
          <w:vertAlign w:val="subscript"/>
        </w:rPr>
        <w:t xml:space="preserve"> cognitive load</w:t>
      </w:r>
      <w:r w:rsidR="005F4916">
        <w:rPr>
          <w:rFonts w:cs="Times New Roman"/>
          <w:i/>
        </w:rPr>
        <w:t xml:space="preserve"> </w:t>
      </w:r>
      <w:r w:rsidR="005F4916">
        <w:rPr>
          <w:rFonts w:cs="Times New Roman"/>
        </w:rPr>
        <w:t>= -.</w:t>
      </w:r>
      <w:r w:rsidR="00FF5F33">
        <w:rPr>
          <w:rFonts w:cs="Times New Roman"/>
        </w:rPr>
        <w:t>50</w:t>
      </w:r>
      <w:r w:rsidR="00B97C59">
        <w:rPr>
          <w:rFonts w:cs="Times New Roman"/>
        </w:rPr>
        <w:t>)</w:t>
      </w:r>
      <w:r w:rsidR="005F4916">
        <w:t xml:space="preserve">. </w:t>
      </w:r>
      <w:r w:rsidR="00B86901">
        <w:t>In contrast, we found evidence for r</w:t>
      </w:r>
      <w:r w:rsidR="005F4916">
        <w:t>ebound effects</w:t>
      </w:r>
      <w:r w:rsidR="00B86901">
        <w:t xml:space="preserve"> </w:t>
      </w:r>
      <w:r w:rsidR="0067694D">
        <w:t xml:space="preserve">overall </w:t>
      </w:r>
      <w:r w:rsidR="00FF0922">
        <w:t>(</w:t>
      </w:r>
      <w:r w:rsidR="00925248" w:rsidRPr="00FF0922">
        <w:rPr>
          <w:i/>
          <w:iCs/>
        </w:rPr>
        <w:t>d</w:t>
      </w:r>
      <w:r w:rsidR="00925248">
        <w:t xml:space="preserve"> = .12</w:t>
      </w:r>
      <w:r w:rsidR="00FF0922">
        <w:t>)</w:t>
      </w:r>
      <w:r w:rsidR="00925248">
        <w:t xml:space="preserve">, </w:t>
      </w:r>
      <w:r w:rsidR="0067694D">
        <w:t>especially</w:t>
      </w:r>
      <w:r w:rsidR="00925248">
        <w:t xml:space="preserve"> </w:t>
      </w:r>
      <w:r w:rsidR="00B86901">
        <w:t xml:space="preserve">when suppressed thoughts </w:t>
      </w:r>
      <w:r w:rsidR="0067694D">
        <w:t xml:space="preserve">were </w:t>
      </w:r>
      <w:r w:rsidR="00F41B6C">
        <w:t>discrete</w:t>
      </w:r>
      <w:r w:rsidR="0067694D" w:rsidRPr="0067694D">
        <w:t>—</w:t>
      </w:r>
      <w:r w:rsidR="0067694D">
        <w:t xml:space="preserve">such as </w:t>
      </w:r>
      <w:r w:rsidR="00B86901">
        <w:t xml:space="preserve">“gorilla” </w:t>
      </w:r>
      <w:r w:rsidR="00B97C59">
        <w:t>(</w:t>
      </w:r>
      <w:r w:rsidR="00B86901" w:rsidRPr="00C169AC">
        <w:rPr>
          <w:rFonts w:cs="Times New Roman"/>
          <w:i/>
        </w:rPr>
        <w:t>d</w:t>
      </w:r>
      <w:r w:rsidR="00B86901">
        <w:rPr>
          <w:rFonts w:cs="Times New Roman"/>
          <w:i/>
        </w:rPr>
        <w:t xml:space="preserve"> </w:t>
      </w:r>
      <w:r w:rsidR="00B86901">
        <w:rPr>
          <w:rFonts w:cs="Times New Roman"/>
        </w:rPr>
        <w:t xml:space="preserve">= </w:t>
      </w:r>
      <w:r w:rsidR="00FF5F33">
        <w:rPr>
          <w:rFonts w:cs="Times New Roman"/>
        </w:rPr>
        <w:t>0</w:t>
      </w:r>
      <w:r w:rsidR="00B86901">
        <w:rPr>
          <w:rFonts w:cs="Times New Roman"/>
        </w:rPr>
        <w:t>.</w:t>
      </w:r>
      <w:r w:rsidR="00FF0922">
        <w:rPr>
          <w:rFonts w:cs="Times New Roman"/>
        </w:rPr>
        <w:t>18</w:t>
      </w:r>
      <w:r w:rsidR="00B97C59">
        <w:rPr>
          <w:rFonts w:cs="Times New Roman"/>
        </w:rPr>
        <w:t>)</w:t>
      </w:r>
      <w:r w:rsidR="00FF0922">
        <w:rPr>
          <w:rFonts w:cs="Times New Roman"/>
        </w:rPr>
        <w:t xml:space="preserve"> and “tiger” (</w:t>
      </w:r>
      <w:r w:rsidR="00FF0922" w:rsidRPr="00FF0922">
        <w:rPr>
          <w:rFonts w:cs="Times New Roman"/>
          <w:i/>
          <w:iCs/>
        </w:rPr>
        <w:t>d</w:t>
      </w:r>
      <w:r w:rsidR="00FF0922">
        <w:rPr>
          <w:rFonts w:cs="Times New Roman"/>
        </w:rPr>
        <w:t xml:space="preserve"> = .16)</w:t>
      </w:r>
      <w:r w:rsidR="0067694D">
        <w:rPr>
          <w:rFonts w:cs="Times New Roman"/>
        </w:rPr>
        <w:t xml:space="preserve"> </w:t>
      </w:r>
      <w:r w:rsidR="0067694D" w:rsidRPr="0067694D">
        <w:rPr>
          <w:rFonts w:cs="Times New Roman"/>
        </w:rPr>
        <w:t>—</w:t>
      </w:r>
      <w:r w:rsidR="00B86901">
        <w:rPr>
          <w:rFonts w:cs="Times New Roman"/>
        </w:rPr>
        <w:t xml:space="preserve"> </w:t>
      </w:r>
      <w:r w:rsidR="0067694D">
        <w:rPr>
          <w:rFonts w:cs="Times New Roman"/>
        </w:rPr>
        <w:t>but not when the thoughts were</w:t>
      </w:r>
      <w:r w:rsidR="00925248">
        <w:rPr>
          <w:rFonts w:cs="Times New Roman"/>
        </w:rPr>
        <w:t xml:space="preserve"> </w:t>
      </w:r>
      <w:r w:rsidR="00F41B6C">
        <w:rPr>
          <w:rFonts w:cs="Times New Roman"/>
        </w:rPr>
        <w:t>non-discrete</w:t>
      </w:r>
      <w:r w:rsidR="0067694D">
        <w:rPr>
          <w:rFonts w:cs="Times New Roman"/>
        </w:rPr>
        <w:t>,</w:t>
      </w:r>
      <w:r w:rsidR="00B86901">
        <w:rPr>
          <w:rFonts w:cs="Times New Roman"/>
        </w:rPr>
        <w:t xml:space="preserve"> like “diseases”</w:t>
      </w:r>
      <w:r w:rsidR="00B97C59">
        <w:rPr>
          <w:rFonts w:cs="Times New Roman"/>
        </w:rPr>
        <w:t xml:space="preserve"> (</w:t>
      </w:r>
      <w:r w:rsidR="00B86901" w:rsidRPr="00C169AC">
        <w:rPr>
          <w:rFonts w:cs="Times New Roman"/>
          <w:i/>
        </w:rPr>
        <w:t>d</w:t>
      </w:r>
      <w:r w:rsidR="00B86901">
        <w:rPr>
          <w:rFonts w:cs="Times New Roman"/>
          <w:i/>
        </w:rPr>
        <w:t xml:space="preserve"> </w:t>
      </w:r>
      <w:r w:rsidR="00B86901">
        <w:rPr>
          <w:rFonts w:cs="Times New Roman"/>
        </w:rPr>
        <w:t>= .0</w:t>
      </w:r>
      <w:r w:rsidR="00FF5F33">
        <w:rPr>
          <w:rFonts w:cs="Times New Roman"/>
        </w:rPr>
        <w:t>2</w:t>
      </w:r>
      <w:r w:rsidR="00B97C59">
        <w:rPr>
          <w:rFonts w:cs="Times New Roman"/>
        </w:rPr>
        <w:t>)</w:t>
      </w:r>
      <w:r w:rsidR="00925248">
        <w:rPr>
          <w:rFonts w:cs="Times New Roman"/>
        </w:rPr>
        <w:t xml:space="preserve"> or “food”</w:t>
      </w:r>
      <w:r w:rsidR="00FF0922">
        <w:rPr>
          <w:rFonts w:cs="Times New Roman"/>
        </w:rPr>
        <w:t xml:space="preserve"> (</w:t>
      </w:r>
      <w:r w:rsidR="00FF0922" w:rsidRPr="00FF0922">
        <w:rPr>
          <w:rFonts w:cs="Times New Roman"/>
          <w:i/>
          <w:iCs/>
        </w:rPr>
        <w:t>d</w:t>
      </w:r>
      <w:r w:rsidR="00FF0922">
        <w:rPr>
          <w:rFonts w:cs="Times New Roman"/>
        </w:rPr>
        <w:t xml:space="preserve"> =</w:t>
      </w:r>
      <w:r w:rsidR="00B86901">
        <w:rPr>
          <w:rFonts w:cs="Times New Roman"/>
        </w:rPr>
        <w:t>.</w:t>
      </w:r>
      <w:r w:rsidR="00FF0922">
        <w:rPr>
          <w:rFonts w:cs="Times New Roman"/>
        </w:rPr>
        <w:t>07).</w:t>
      </w:r>
      <w:r w:rsidR="00B86901">
        <w:rPr>
          <w:rFonts w:cs="Times New Roman"/>
        </w:rPr>
        <w:t xml:space="preserve"> </w:t>
      </w:r>
      <w:r w:rsidR="00D31D34">
        <w:t>These results suggest that the ironic effects of active thought suppression may have been overstated, but that suppression does lead to post-suppression mental preoccupation of the once suppressed thought.</w:t>
      </w:r>
    </w:p>
    <w:p w14:paraId="3312ECC5" w14:textId="21FAE147" w:rsidR="006951F9" w:rsidRPr="0029445C" w:rsidRDefault="006951F9" w:rsidP="006951F9">
      <w:pPr>
        <w:ind w:firstLine="0"/>
        <w:rPr>
          <w:b/>
        </w:rPr>
      </w:pPr>
      <w:r w:rsidRPr="006951F9">
        <w:rPr>
          <w:i/>
        </w:rPr>
        <w:lastRenderedPageBreak/>
        <w:t>Keywords:</w:t>
      </w:r>
      <w:r w:rsidRPr="0029445C">
        <w:rPr>
          <w:b/>
        </w:rPr>
        <w:t xml:space="preserve"> </w:t>
      </w:r>
      <w:r w:rsidRPr="0029445C">
        <w:t>ironic effects</w:t>
      </w:r>
      <w:r>
        <w:t>, thought suppression, immediate enhancement effect, rebound effect, replication, preregistration</w:t>
      </w:r>
    </w:p>
    <w:p w14:paraId="03CC674B" w14:textId="67C43036" w:rsidR="00895FF4" w:rsidRPr="00004C0B" w:rsidRDefault="00EB2761">
      <w:r w:rsidRPr="00004C0B">
        <w:br w:type="page"/>
      </w:r>
    </w:p>
    <w:p w14:paraId="3EB555E3" w14:textId="4533C4C4" w:rsidR="00844FA7" w:rsidRPr="00392128" w:rsidRDefault="00EE1960" w:rsidP="00CA7504">
      <w:pPr>
        <w:rPr>
          <w:rFonts w:cs="Times New Roman"/>
        </w:rPr>
      </w:pPr>
      <w:r>
        <w:lastRenderedPageBreak/>
        <w:t xml:space="preserve">Thought suppression is a ubiquitous phenomenon in people’s </w:t>
      </w:r>
      <w:r w:rsidR="00EE49A4">
        <w:t xml:space="preserve">everyday </w:t>
      </w:r>
      <w:r>
        <w:t>lives. D</w:t>
      </w:r>
      <w:r w:rsidR="00EE49A4">
        <w:t>ieters sometimes</w:t>
      </w:r>
      <w:r>
        <w:t xml:space="preserve"> act</w:t>
      </w:r>
      <w:r w:rsidR="00EE49A4">
        <w:t>ively suppress</w:t>
      </w:r>
      <w:r>
        <w:t xml:space="preserve"> thoughts of palatable foods such as chocolates, </w:t>
      </w:r>
      <w:r w:rsidR="00EE49A4">
        <w:t>students</w:t>
      </w:r>
      <w:r>
        <w:t xml:space="preserve"> </w:t>
      </w:r>
      <w:r w:rsidR="00EE49A4">
        <w:t>trying to focus on their homework sometimes try to avoid distracting</w:t>
      </w:r>
      <w:r>
        <w:t xml:space="preserve"> thoughts</w:t>
      </w:r>
      <w:r w:rsidR="00EE49A4">
        <w:t xml:space="preserve"> such as the temptation of videogames</w:t>
      </w:r>
      <w:r>
        <w:t xml:space="preserve">, </w:t>
      </w:r>
      <w:r w:rsidR="00392128">
        <w:t xml:space="preserve">athletes trying to focus on their current performance often try not to think about thoughts of failing, </w:t>
      </w:r>
      <w:r w:rsidR="00EE49A4">
        <w:t>and</w:t>
      </w:r>
      <w:r>
        <w:t xml:space="preserve"> people </w:t>
      </w:r>
      <w:r w:rsidR="00392128">
        <w:t>on</w:t>
      </w:r>
      <w:r w:rsidR="006B09D1">
        <w:t xml:space="preserve"> holiday</w:t>
      </w:r>
      <w:r w:rsidR="00EE49A4">
        <w:t xml:space="preserve"> sometimes </w:t>
      </w:r>
      <w:r w:rsidR="006B09D1">
        <w:t xml:space="preserve">try </w:t>
      </w:r>
      <w:r>
        <w:t>to fend off mood</w:t>
      </w:r>
      <w:r w:rsidR="00680720">
        <w:t>-</w:t>
      </w:r>
      <w:r>
        <w:t xml:space="preserve">killing </w:t>
      </w:r>
      <w:r w:rsidR="00C412DD">
        <w:t>intrusive thoughts such as work</w:t>
      </w:r>
      <w:r w:rsidR="00EE49A4">
        <w:t>-related worries</w:t>
      </w:r>
      <w:r>
        <w:t>.</w:t>
      </w:r>
      <w:r w:rsidR="006B09D1">
        <w:t xml:space="preserve"> According to Wegner’s (1994) theor</w:t>
      </w:r>
      <w:r w:rsidR="00680720">
        <w:t>y</w:t>
      </w:r>
      <w:r w:rsidR="006B09D1">
        <w:t xml:space="preserve"> of ironic processes</w:t>
      </w:r>
      <w:r w:rsidR="00680720">
        <w:t>,</w:t>
      </w:r>
      <w:r w:rsidR="006B09D1">
        <w:t xml:space="preserve"> however, individuals suppressing a particular thought are likely to ironically experience greater preoccupation with that thought compared to individuals deliberately concentrating on the same thought. </w:t>
      </w:r>
      <w:r w:rsidR="002E6454">
        <w:t>This ironic effect</w:t>
      </w:r>
      <w:r w:rsidR="00DF2693">
        <w:t xml:space="preserve"> is not only </w:t>
      </w:r>
      <w:r w:rsidR="00680720">
        <w:t xml:space="preserve">predicted </w:t>
      </w:r>
      <w:r w:rsidR="00DF2693">
        <w:t xml:space="preserve">to </w:t>
      </w:r>
      <w:r w:rsidR="00680720">
        <w:t xml:space="preserve">occur </w:t>
      </w:r>
      <w:r w:rsidR="00DF2693" w:rsidRPr="00DF2693">
        <w:rPr>
          <w:i/>
        </w:rPr>
        <w:t>during</w:t>
      </w:r>
      <w:r w:rsidR="00DF2693">
        <w:t xml:space="preserve"> active thought suppression</w:t>
      </w:r>
      <w:r w:rsidR="00671D1C">
        <w:t>, know</w:t>
      </w:r>
      <w:r w:rsidR="00C412DD">
        <w:t>n</w:t>
      </w:r>
      <w:r w:rsidR="00DF2693">
        <w:t xml:space="preserve"> as an ‘immediate enhancement effect’, but also </w:t>
      </w:r>
      <w:r w:rsidR="00DF2693" w:rsidRPr="00DF2693">
        <w:rPr>
          <w:i/>
        </w:rPr>
        <w:t>after</w:t>
      </w:r>
      <w:r w:rsidR="00DF2693">
        <w:t xml:space="preserve"> thought suppression efforts have terminated</w:t>
      </w:r>
      <w:r w:rsidR="00671D1C">
        <w:t>,</w:t>
      </w:r>
      <w:r w:rsidR="002E6454">
        <w:t xml:space="preserve"> known as a</w:t>
      </w:r>
      <w:r w:rsidR="00DF2693">
        <w:t xml:space="preserve"> ‘rebound effect</w:t>
      </w:r>
      <w:r w:rsidR="00751A30">
        <w:rPr>
          <w:rStyle w:val="FootnoteReference"/>
        </w:rPr>
        <w:footnoteReference w:id="1"/>
      </w:r>
      <w:r w:rsidR="00DF2693">
        <w:t>’</w:t>
      </w:r>
      <w:r w:rsidR="00671D1C">
        <w:t>. Specifically, the rebound effect occurs when</w:t>
      </w:r>
      <w:r w:rsidR="00DF2693">
        <w:t xml:space="preserve"> </w:t>
      </w:r>
      <w:r w:rsidR="002E6454">
        <w:t xml:space="preserve">individuals who </w:t>
      </w:r>
      <w:r w:rsidR="00735784">
        <w:t>ha</w:t>
      </w:r>
      <w:r w:rsidR="00671D1C">
        <w:t>ve</w:t>
      </w:r>
      <w:r w:rsidR="00735784">
        <w:t xml:space="preserve"> </w:t>
      </w:r>
      <w:r w:rsidR="002E6454">
        <w:t>previously suppressed a particular thought experience greater resurgence of that th</w:t>
      </w:r>
      <w:r w:rsidR="00735784">
        <w:t>ought compared to those who had</w:t>
      </w:r>
      <w:r w:rsidR="002E6454">
        <w:t xml:space="preserve"> not previously suppressed the same thought.</w:t>
      </w:r>
      <w:r w:rsidR="00392128">
        <w:t xml:space="preserve"> As such, </w:t>
      </w:r>
      <w:r w:rsidR="00B40171">
        <w:t xml:space="preserve">thought suppression may engender </w:t>
      </w:r>
      <w:r w:rsidR="00392128" w:rsidRPr="00392128">
        <w:rPr>
          <w:rFonts w:cs="Times New Roman"/>
        </w:rPr>
        <w:t xml:space="preserve">consequences </w:t>
      </w:r>
      <w:r w:rsidR="00B40171">
        <w:rPr>
          <w:rFonts w:cs="Times New Roman"/>
        </w:rPr>
        <w:t xml:space="preserve">that are ironically the opposite of what the individual undertaking thought suppression had intended, </w:t>
      </w:r>
      <w:r w:rsidR="00671D1C">
        <w:rPr>
          <w:rFonts w:cs="Times New Roman"/>
        </w:rPr>
        <w:t xml:space="preserve">and can manifest itself in frequently-observed phenomena </w:t>
      </w:r>
      <w:r w:rsidR="00392128" w:rsidRPr="00392128">
        <w:rPr>
          <w:rFonts w:cs="Times New Roman"/>
        </w:rPr>
        <w:t>such as choking i</w:t>
      </w:r>
      <w:r w:rsidR="00B40171">
        <w:rPr>
          <w:rFonts w:cs="Times New Roman"/>
        </w:rPr>
        <w:t xml:space="preserve">n sports performance when </w:t>
      </w:r>
      <w:r w:rsidR="00671D1C">
        <w:rPr>
          <w:rFonts w:cs="Times New Roman"/>
        </w:rPr>
        <w:t xml:space="preserve">attempting to </w:t>
      </w:r>
      <w:r w:rsidR="00B40171">
        <w:rPr>
          <w:rFonts w:cs="Times New Roman"/>
        </w:rPr>
        <w:t>suppress failure-related thoughts</w:t>
      </w:r>
      <w:r w:rsidR="00392128">
        <w:rPr>
          <w:rFonts w:cs="Times New Roman"/>
        </w:rPr>
        <w:t xml:space="preserve"> (</w:t>
      </w:r>
      <w:r w:rsidR="00671D1C">
        <w:rPr>
          <w:rFonts w:cs="Times New Roman"/>
        </w:rPr>
        <w:t xml:space="preserve">e.g., </w:t>
      </w:r>
      <w:proofErr w:type="spellStart"/>
      <w:r w:rsidR="00392128">
        <w:rPr>
          <w:rFonts w:cs="Times New Roman"/>
        </w:rPr>
        <w:t>Beilock</w:t>
      </w:r>
      <w:proofErr w:type="spellEnd"/>
      <w:r w:rsidR="00392128">
        <w:rPr>
          <w:rFonts w:cs="Times New Roman"/>
        </w:rPr>
        <w:t xml:space="preserve"> et al., 2001)</w:t>
      </w:r>
      <w:r w:rsidR="00392128" w:rsidRPr="00392128">
        <w:rPr>
          <w:rFonts w:cs="Times New Roman"/>
        </w:rPr>
        <w:t>.</w:t>
      </w:r>
    </w:p>
    <w:p w14:paraId="10CAF3C6" w14:textId="2633215D" w:rsidR="0004079B" w:rsidRDefault="0004079B" w:rsidP="004A564F">
      <w:r w:rsidRPr="00392128">
        <w:rPr>
          <w:rFonts w:cs="Times New Roman"/>
        </w:rPr>
        <w:t>What mechanisms underlie</w:t>
      </w:r>
      <w:r w:rsidRPr="00392128">
        <w:t xml:space="preserve"> these paradoxical manifestations? According to Wegner (2009), active thought</w:t>
      </w:r>
      <w:r>
        <w:t xml:space="preserve"> suppression involves the synergistic activity of two mental processes – an intentional system and a monitoring system. The intentional system is responsible for generating thoughts that are consistent with the des</w:t>
      </w:r>
      <w:r w:rsidR="00CC553B">
        <w:t>ired mental state, such as food-</w:t>
      </w:r>
      <w:r>
        <w:t xml:space="preserve">unrelated thoughts </w:t>
      </w:r>
      <w:r w:rsidR="00BA5B81">
        <w:t xml:space="preserve">(e.g., mountain) </w:t>
      </w:r>
      <w:r>
        <w:t>when the individual is trying not to think about food, and food-</w:t>
      </w:r>
      <w:r>
        <w:lastRenderedPageBreak/>
        <w:t>related thoughts when the individual is trying to think about food</w:t>
      </w:r>
      <w:r w:rsidR="00BA5B81">
        <w:t xml:space="preserve"> (e.g., chocolate)</w:t>
      </w:r>
      <w:r>
        <w:t>.</w:t>
      </w:r>
      <w:r w:rsidR="00BA5B81">
        <w:t xml:space="preserve"> The monitoring system on the other hand is responsible for detecting failures of the intentional system such that whenever a deviation from the desired mental state is detected (e.g., chocolate crossing the mind when trying to suppress food-related thoughts), the monitoring system alerts the intentional system. Consequently, the intentional system continues to generate thoughts consistent with the desired mental state.</w:t>
      </w:r>
      <w:r w:rsidR="00671D1C">
        <w:t xml:space="preserve"> It is important to highlight the role that current cognitive load, that is, the availability of cognitive resources that an individual can commit to mental tasks, plays in the process leading to enhancement effects.</w:t>
      </w:r>
      <w:r w:rsidR="00BE4D29">
        <w:t xml:space="preserve"> Given the </w:t>
      </w:r>
      <w:r w:rsidR="004C17D9">
        <w:t>apparent effortful and resource-</w:t>
      </w:r>
      <w:r w:rsidR="00BE4D29">
        <w:t xml:space="preserve">taxing nature of the intentional system and the relative effortless and automatic nature of the monitoring system, cognitive load affects the intentional system but has little impact on the monitoring system. The down-regulation of the intentional system </w:t>
      </w:r>
      <w:r w:rsidR="005069E6">
        <w:t>in conjunction with</w:t>
      </w:r>
      <w:r w:rsidR="00BE4D29">
        <w:t xml:space="preserve"> the</w:t>
      </w:r>
      <w:r w:rsidR="005069E6">
        <w:t xml:space="preserve"> unimpeded monitoring system ultimately results</w:t>
      </w:r>
      <w:r w:rsidR="00BE4D29">
        <w:t xml:space="preserve"> in the to-be-suppressed thought becoming more salient in consciousness</w:t>
      </w:r>
      <w:r w:rsidR="005069E6">
        <w:t>, and hence the immediate enhancement effect (Wegner &amp; Erber, 1992)</w:t>
      </w:r>
      <w:r w:rsidR="00BE4D29">
        <w:t>.</w:t>
      </w:r>
      <w:r w:rsidR="005A563E">
        <w:t xml:space="preserve"> As such</w:t>
      </w:r>
      <w:r w:rsidR="001541B7">
        <w:t xml:space="preserve">, the effect is moderated by the extent of cognitive load experienced by the individual suppressing the target thought. </w:t>
      </w:r>
    </w:p>
    <w:p w14:paraId="03C00190" w14:textId="08B068D4" w:rsidR="005069E6" w:rsidRDefault="005069E6" w:rsidP="00902DC1">
      <w:r>
        <w:t xml:space="preserve">A different mechanism </w:t>
      </w:r>
      <w:r w:rsidR="00340676">
        <w:t>i</w:t>
      </w:r>
      <w:r>
        <w:t xml:space="preserve">s proposed to underlie the rebound effect (Wegner et al., 1987). </w:t>
      </w:r>
      <w:r w:rsidR="00A36E8B">
        <w:t xml:space="preserve">Specifically, when suppressing a particular thought (e.g., </w:t>
      </w:r>
      <w:r w:rsidR="00CC553B">
        <w:t xml:space="preserve">a videogame), individuals </w:t>
      </w:r>
      <w:r w:rsidR="00A36E8B">
        <w:t xml:space="preserve">naturally </w:t>
      </w:r>
      <w:r w:rsidR="00CC553B">
        <w:t xml:space="preserve">and frequently </w:t>
      </w:r>
      <w:r w:rsidR="00A36E8B">
        <w:t>use objects in their surroundings as</w:t>
      </w:r>
      <w:r w:rsidR="009A66B5">
        <w:t xml:space="preserve"> distractors on which to</w:t>
      </w:r>
      <w:r w:rsidR="00A36E8B">
        <w:t xml:space="preserve"> focus their attention as a way to avoid the to-be-suppressed thought. However, this process </w:t>
      </w:r>
      <w:r w:rsidR="009A66B5">
        <w:t>can come</w:t>
      </w:r>
      <w:r w:rsidR="00A36E8B">
        <w:t xml:space="preserve"> with a pitfall – surrounding objects, su</w:t>
      </w:r>
      <w:r w:rsidR="009A66B5">
        <w:t>ch as a cup, may</w:t>
      </w:r>
      <w:r w:rsidR="00C47A06">
        <w:t xml:space="preserve"> be</w:t>
      </w:r>
      <w:r w:rsidR="00A36E8B">
        <w:t xml:space="preserve"> categorized</w:t>
      </w:r>
      <w:r w:rsidR="009A66B5">
        <w:t xml:space="preserve"> or labelled</w:t>
      </w:r>
      <w:r w:rsidR="00A36E8B">
        <w:t xml:space="preserve"> as ‘not </w:t>
      </w:r>
      <w:r w:rsidR="00CC553B">
        <w:t>a videogame</w:t>
      </w:r>
      <w:r w:rsidR="00A36E8B">
        <w:t xml:space="preserve">’. </w:t>
      </w:r>
      <w:r w:rsidR="00C47A06">
        <w:t>W</w:t>
      </w:r>
      <w:r w:rsidR="00A36E8B">
        <w:t>hen active thought suppression is</w:t>
      </w:r>
      <w:r w:rsidR="005E19A3">
        <w:t xml:space="preserve"> terminated, these distractors c</w:t>
      </w:r>
      <w:r w:rsidR="00A36E8B">
        <w:t>ould ironically serve as reminders of the once suppressed thought</w:t>
      </w:r>
      <w:r w:rsidR="006D2FCD">
        <w:t xml:space="preserve"> (Wegner et al., 1991)</w:t>
      </w:r>
      <w:r w:rsidR="00A36E8B">
        <w:t xml:space="preserve">. For instance, something that is ‘not </w:t>
      </w:r>
      <w:r w:rsidR="00CA359E">
        <w:t>a videogame</w:t>
      </w:r>
      <w:r w:rsidR="00A36E8B">
        <w:t>’</w:t>
      </w:r>
      <w:r w:rsidR="005E19A3">
        <w:t xml:space="preserve"> c</w:t>
      </w:r>
      <w:r w:rsidR="00A36E8B">
        <w:t>ould s</w:t>
      </w:r>
      <w:r w:rsidR="009A66B5">
        <w:t>erve as a</w:t>
      </w:r>
      <w:r w:rsidR="00A36E8B">
        <w:t xml:space="preserve"> very </w:t>
      </w:r>
      <w:r w:rsidR="009A66B5">
        <w:t xml:space="preserve">reminder of </w:t>
      </w:r>
      <w:r w:rsidR="00CA359E">
        <w:t>the videogame</w:t>
      </w:r>
      <w:r w:rsidR="009A66B5">
        <w:t xml:space="preserve">. </w:t>
      </w:r>
      <w:r w:rsidR="00CD1FAF">
        <w:t>S</w:t>
      </w:r>
      <w:r w:rsidR="009A66B5">
        <w:t>uch mental associations are not formed for those who had no</w:t>
      </w:r>
      <w:r w:rsidR="005E19A3">
        <w:t>t previously suppressed a target</w:t>
      </w:r>
      <w:r w:rsidR="00CD1FAF">
        <w:t xml:space="preserve"> thought. As such,</w:t>
      </w:r>
      <w:r w:rsidR="009A66B5">
        <w:t xml:space="preserve"> </w:t>
      </w:r>
      <w:r w:rsidR="00C47A06">
        <w:t>individ</w:t>
      </w:r>
      <w:r w:rsidR="00CD1FAF">
        <w:t>uals who had suppressed a target</w:t>
      </w:r>
      <w:r w:rsidR="00C47A06">
        <w:t xml:space="preserve"> thought</w:t>
      </w:r>
      <w:r w:rsidR="005E19A3">
        <w:t xml:space="preserve"> should</w:t>
      </w:r>
      <w:r w:rsidR="00C47A06">
        <w:t xml:space="preserve"> </w:t>
      </w:r>
      <w:r w:rsidR="00C47A06">
        <w:lastRenderedPageBreak/>
        <w:t>experience greater resurgence of that thought compared to those w</w:t>
      </w:r>
      <w:r w:rsidR="005E19A3">
        <w:t>ho had not suppressed the same</w:t>
      </w:r>
      <w:r w:rsidR="00C47A06">
        <w:t xml:space="preserve"> thought</w:t>
      </w:r>
      <w:r w:rsidR="009A66B5">
        <w:t>. Moreover, since the rebound effect is driven by the aforementioned mental association</w:t>
      </w:r>
      <w:r w:rsidR="00C47A06">
        <w:t xml:space="preserve"> mechanism</w:t>
      </w:r>
      <w:r w:rsidR="009A66B5">
        <w:t xml:space="preserve"> </w:t>
      </w:r>
      <w:r w:rsidR="00C47A06">
        <w:t xml:space="preserve">rather than </w:t>
      </w:r>
      <w:r w:rsidR="004B46CD">
        <w:t>a cognitive load-related mechanism</w:t>
      </w:r>
      <w:r w:rsidR="009A66B5">
        <w:t>, the rebound effect should, in principle, be observed irrespective of cognitive load presence.</w:t>
      </w:r>
    </w:p>
    <w:p w14:paraId="6A6F50DE" w14:textId="7D669D4D" w:rsidR="00902DC1" w:rsidRPr="00BF60D6" w:rsidRDefault="009756C8" w:rsidP="00902DC1">
      <w:pPr>
        <w:autoSpaceDE w:val="0"/>
        <w:autoSpaceDN w:val="0"/>
        <w:adjustRightInd w:val="0"/>
        <w:rPr>
          <w:lang w:val="en-US" w:eastAsia="zh-CN"/>
        </w:rPr>
      </w:pPr>
      <w:r>
        <w:t xml:space="preserve">Empirical evidence for the two forms of ironic effects </w:t>
      </w:r>
      <w:proofErr w:type="gramStart"/>
      <w:r w:rsidR="00704A9E">
        <w:t>were</w:t>
      </w:r>
      <w:proofErr w:type="gramEnd"/>
      <w:r w:rsidR="00704A9E">
        <w:t xml:space="preserve"> first established by Wegner and colleagues (Wegner &amp; Erber, 1992; Wegner et al., 1987).</w:t>
      </w:r>
      <w:r w:rsidR="00902DC1" w:rsidRPr="00902DC1">
        <w:t xml:space="preserve"> </w:t>
      </w:r>
      <w:r w:rsidR="00902DC1">
        <w:t xml:space="preserve">The immediate enhancement effect was first tested by Wegner and Erber (1992; Experiment 1). In their study, participants were instructed to either think about (concentration condition) or not think about (suppression condition) a target word (e.g., mountain) while concurrently engage in a word association task. Participants were presented with a list of words and asked to generate and verbalize an associate word for each (e.g., “climb” or “mountain” when presented with “hill”). Some words were associates of the target word (e.g., hill) while other words were unrelated. For half of the </w:t>
      </w:r>
      <w:proofErr w:type="gramStart"/>
      <w:r w:rsidR="00902DC1">
        <w:t>trials</w:t>
      </w:r>
      <w:proofErr w:type="gramEnd"/>
      <w:r w:rsidR="00902DC1">
        <w:t xml:space="preserve"> participants were given 10 seconds to respond (low time pressure), while for the remainder of </w:t>
      </w:r>
      <w:r w:rsidR="00CA359E">
        <w:t>trials participants were given three</w:t>
      </w:r>
      <w:r w:rsidR="00902DC1">
        <w:t xml:space="preserve"> seconds to respond (high time pressure). Target thought preoccupation, the dependent variable, was reflected by the number of times the participant responded with the target word. </w:t>
      </w:r>
      <w:r w:rsidR="00902DC1" w:rsidRPr="00057882">
        <w:t xml:space="preserve">As predicted, </w:t>
      </w:r>
      <w:r w:rsidR="00902DC1">
        <w:t>under low cognitive load (</w:t>
      </w:r>
      <w:r w:rsidR="00340676">
        <w:t xml:space="preserve">low </w:t>
      </w:r>
      <w:r w:rsidR="00902DC1">
        <w:t>time pressure), concentrators showed higher levels of target thought preoccupation than suppressors. However, under high cognitive load</w:t>
      </w:r>
      <w:r w:rsidR="00340676">
        <w:t xml:space="preserve"> (high time pressure)</w:t>
      </w:r>
      <w:r w:rsidR="00902DC1">
        <w:t xml:space="preserve">, suppressors were ironically more preoccupied with the word compared to concentrators. </w:t>
      </w:r>
    </w:p>
    <w:p w14:paraId="43F81581" w14:textId="6D3F7B13" w:rsidR="00902DC1" w:rsidRPr="00171E5B" w:rsidRDefault="00BF60D6" w:rsidP="00847B35">
      <w:pPr>
        <w:autoSpaceDE w:val="0"/>
        <w:autoSpaceDN w:val="0"/>
        <w:adjustRightInd w:val="0"/>
        <w:rPr>
          <w:lang w:val="en-US"/>
        </w:rPr>
      </w:pPr>
      <w:r>
        <w:rPr>
          <w:lang w:val="en-US"/>
        </w:rPr>
        <w:t>T</w:t>
      </w:r>
      <w:r>
        <w:t xml:space="preserve">he rebound effect was tested in a well-known seminal “white bear study” by </w:t>
      </w:r>
      <w:r w:rsidR="00902DC1">
        <w:t>Wegner and colleagues (1987; Experiment</w:t>
      </w:r>
      <w:r>
        <w:t xml:space="preserve"> 1). In this experiment,</w:t>
      </w:r>
      <w:r w:rsidR="00902DC1">
        <w:t xml:space="preserve"> </w:t>
      </w:r>
      <w:r>
        <w:t>half of the</w:t>
      </w:r>
      <w:r w:rsidR="00902DC1">
        <w:t xml:space="preserve"> participants were asked to suppress the thought of a white bear for five minutes, and then concentrate on the white bear for the next five minutes, all while verbalizing their stream of consciousness, and ringing a bell every time the thought of a white bear crossed their mind. </w:t>
      </w:r>
      <w:r>
        <w:t>The remaining</w:t>
      </w:r>
      <w:r w:rsidR="00902DC1">
        <w:t xml:space="preserve"> participants were given the same instructions but with the order of the suppression and concentration tasks </w:t>
      </w:r>
      <w:r w:rsidR="00902DC1">
        <w:lastRenderedPageBreak/>
        <w:t xml:space="preserve">reversed. Target thought preoccupation, the dependent variable, was </w:t>
      </w:r>
      <w:r>
        <w:t xml:space="preserve">reflected by </w:t>
      </w:r>
      <w:r w:rsidR="00902DC1">
        <w:t xml:space="preserve">the number of times the participant verbalized the white bear or rang the bell during the concentration </w:t>
      </w:r>
      <w:r>
        <w:t>phase</w:t>
      </w:r>
      <w:r w:rsidR="00902DC1">
        <w:t xml:space="preserve">. As predicted, greater levels of preoccupation with the white bear </w:t>
      </w:r>
      <w:proofErr w:type="gramStart"/>
      <w:r w:rsidR="00902DC1">
        <w:t>was</w:t>
      </w:r>
      <w:proofErr w:type="gramEnd"/>
      <w:r w:rsidR="00902DC1">
        <w:t xml:space="preserve"> shown in participants who suppressed the thought first, compared to those who concentrated on the white bear first.</w:t>
      </w:r>
    </w:p>
    <w:p w14:paraId="15F0E4A7" w14:textId="29D2306C" w:rsidR="00847B35" w:rsidRPr="00057882" w:rsidRDefault="003A7974" w:rsidP="00847B35">
      <w:pPr>
        <w:autoSpaceDE w:val="0"/>
        <w:autoSpaceDN w:val="0"/>
        <w:adjustRightInd w:val="0"/>
        <w:rPr>
          <w:lang w:eastAsia="zh-CN"/>
        </w:rPr>
      </w:pPr>
      <w:r>
        <w:t>Ironic effects have been influential in the field because they are the foundation for thought suppression and mental control processes in general (Wegner, 1994). The two seminal studies</w:t>
      </w:r>
      <w:r w:rsidRPr="00057882">
        <w:t xml:space="preserve"> </w:t>
      </w:r>
      <w:r w:rsidR="00210731">
        <w:t xml:space="preserve">have inspired </w:t>
      </w:r>
      <w:r>
        <w:t>su</w:t>
      </w:r>
      <w:r w:rsidR="00210731">
        <w:t xml:space="preserve">bstantive research literatures </w:t>
      </w:r>
      <w:r>
        <w:t xml:space="preserve">in various domains, most notably in social and clinical psychology. </w:t>
      </w:r>
      <w:r w:rsidR="00171E5B">
        <w:t>Some example</w:t>
      </w:r>
      <w:r w:rsidR="00570497">
        <w:t xml:space="preserve"> </w:t>
      </w:r>
      <w:r w:rsidR="00210731">
        <w:t>phenomena</w:t>
      </w:r>
      <w:r w:rsidR="00570497">
        <w:t xml:space="preserve"> in which ironic effects are implicated</w:t>
      </w:r>
      <w:r w:rsidR="00171E5B">
        <w:t xml:space="preserve"> include trying to relax under stress (Wegner, 1997),</w:t>
      </w:r>
      <w:r w:rsidR="00847B35">
        <w:t xml:space="preserve"> trying to sleep u</w:t>
      </w:r>
      <w:r w:rsidR="00171E5B">
        <w:t xml:space="preserve">nder time pressure </w:t>
      </w:r>
      <w:r>
        <w:t>(</w:t>
      </w:r>
      <w:proofErr w:type="spellStart"/>
      <w:r w:rsidR="00171E5B">
        <w:t>Ansfield</w:t>
      </w:r>
      <w:proofErr w:type="spellEnd"/>
      <w:r w:rsidR="00171E5B">
        <w:t xml:space="preserve"> et al., 1996</w:t>
      </w:r>
      <w:r w:rsidR="00847B35">
        <w:t xml:space="preserve">), </w:t>
      </w:r>
      <w:r w:rsidR="00171E5B">
        <w:t xml:space="preserve">judges trying to ignore inadmissible evidence in a judicial setting (Wistrich et al., 2004), and </w:t>
      </w:r>
      <w:r>
        <w:t>trying to suppress stereotypes (</w:t>
      </w:r>
      <w:proofErr w:type="spellStart"/>
      <w:r>
        <w:t>Follenfant</w:t>
      </w:r>
      <w:proofErr w:type="spellEnd"/>
      <w:r>
        <w:t xml:space="preserve"> &amp; Ric, 2010). Ironic effects</w:t>
      </w:r>
      <w:r w:rsidR="00847B35">
        <w:t xml:space="preserve"> are</w:t>
      </w:r>
      <w:r>
        <w:t xml:space="preserve"> also</w:t>
      </w:r>
      <w:r w:rsidR="00570497">
        <w:t xml:space="preserve"> fundamental to some well-known</w:t>
      </w:r>
      <w:r w:rsidR="00847B35">
        <w:t xml:space="preserve"> interventions in psychology</w:t>
      </w:r>
      <w:r w:rsidR="00171E5B">
        <w:t xml:space="preserve">, such as </w:t>
      </w:r>
      <w:r w:rsidR="00570497">
        <w:t>avoidance and acceptance-</w:t>
      </w:r>
      <w:r w:rsidR="00171E5B">
        <w:t>based interventions (Hooper et al., 2012; Marcks &amp; Woods, 2005</w:t>
      </w:r>
      <w:r w:rsidR="00171E5B" w:rsidRPr="0040020E">
        <w:t>)</w:t>
      </w:r>
      <w:r w:rsidR="00847B35" w:rsidRPr="0040020E">
        <w:t>.</w:t>
      </w:r>
      <w:r w:rsidR="00331F85" w:rsidRPr="0040020E">
        <w:t xml:space="preserve"> </w:t>
      </w:r>
      <w:r w:rsidR="001910A5" w:rsidRPr="0040020E">
        <w:t xml:space="preserve">Given that ironic phenomena of thought suppression </w:t>
      </w:r>
      <w:r w:rsidR="00B95318" w:rsidRPr="0040020E">
        <w:t>occupy</w:t>
      </w:r>
      <w:r w:rsidR="001910A5" w:rsidRPr="0040020E">
        <w:t xml:space="preserve"> prominent place</w:t>
      </w:r>
      <w:r w:rsidR="00B95318" w:rsidRPr="0040020E">
        <w:t>s</w:t>
      </w:r>
      <w:r w:rsidR="001910A5" w:rsidRPr="0040020E">
        <w:t xml:space="preserve"> in the world of psychology, these concepts are naturally also taught frequently in undergraduate psychology courses</w:t>
      </w:r>
      <w:r w:rsidR="00B95318" w:rsidRPr="0040020E">
        <w:t>. Conducting a multilab replication of ironic effects would therefor</w:t>
      </w:r>
      <w:r w:rsidR="00B60BDE" w:rsidRPr="0040020E">
        <w:t>e</w:t>
      </w:r>
      <w:r w:rsidR="00B95318" w:rsidRPr="0040020E">
        <w:t xml:space="preserve"> </w:t>
      </w:r>
      <w:r w:rsidR="00B60BDE" w:rsidRPr="0040020E">
        <w:t>benefit</w:t>
      </w:r>
      <w:r w:rsidR="00B95318" w:rsidRPr="0040020E">
        <w:t xml:space="preserve"> researchers, educators, and</w:t>
      </w:r>
      <w:r w:rsidR="00B60BDE" w:rsidRPr="0040020E">
        <w:t xml:space="preserve"> </w:t>
      </w:r>
      <w:r w:rsidR="00B95318" w:rsidRPr="0040020E">
        <w:t xml:space="preserve">students, as it would supplement the existing findings by providing an updated, large-scale, cross-cultural, and more methodologically rigorous test of the same phenomena. </w:t>
      </w:r>
    </w:p>
    <w:p w14:paraId="18298C4B" w14:textId="037CDB03" w:rsidR="00FB2F50" w:rsidRDefault="00847B35" w:rsidP="00847B35">
      <w:pPr>
        <w:autoSpaceDE w:val="0"/>
        <w:autoSpaceDN w:val="0"/>
        <w:adjustRightInd w:val="0"/>
      </w:pPr>
      <w:r>
        <w:t>To date, three meta-analytic reviews (Abramowitz et al., 2001; Magee et al., 2012; Wang et al., 2020) of thought suppression studies have been published, with the most recent analysis revealing</w:t>
      </w:r>
      <w:r w:rsidRPr="00057882">
        <w:t xml:space="preserve"> </w:t>
      </w:r>
      <w:r>
        <w:t>small-to-</w:t>
      </w:r>
      <w:r w:rsidRPr="00057882">
        <w:t>medium</w:t>
      </w:r>
      <w:r>
        <w:t xml:space="preserve"> (</w:t>
      </w:r>
      <w:r w:rsidRPr="00057882">
        <w:rPr>
          <w:i/>
          <w:noProof/>
        </w:rPr>
        <w:t>d</w:t>
      </w:r>
      <w:r>
        <w:rPr>
          <w:noProof/>
        </w:rPr>
        <w:t xml:space="preserve"> = 0.34)</w:t>
      </w:r>
      <w:r w:rsidRPr="00057882">
        <w:t xml:space="preserve"> </w:t>
      </w:r>
      <w:r>
        <w:t>and small (</w:t>
      </w:r>
      <w:r w:rsidRPr="00FE5B8A">
        <w:rPr>
          <w:i/>
          <w:noProof/>
        </w:rPr>
        <w:t>d</w:t>
      </w:r>
      <w:r>
        <w:rPr>
          <w:noProof/>
        </w:rPr>
        <w:t xml:space="preserve"> = 0.19)</w:t>
      </w:r>
      <w:r>
        <w:t xml:space="preserve"> </w:t>
      </w:r>
      <w:r w:rsidRPr="00057882">
        <w:t>e</w:t>
      </w:r>
      <w:r>
        <w:t>ffect sizes for the immediate</w:t>
      </w:r>
      <w:r w:rsidRPr="00057882">
        <w:t xml:space="preserve"> </w:t>
      </w:r>
      <w:r>
        <w:t xml:space="preserve">enhancement and rebound </w:t>
      </w:r>
      <w:r w:rsidRPr="00057882">
        <w:t>effect</w:t>
      </w:r>
      <w:r>
        <w:t xml:space="preserve">s respectively </w:t>
      </w:r>
      <w:r w:rsidRPr="00057882">
        <w:fldChar w:fldCharType="begin"/>
      </w:r>
      <w:r w:rsidRPr="00057882">
        <w:instrText xml:space="preserve"> ADDIN EN.CITE &lt;EndNote&gt;&lt;Cite&gt;&lt;Author&gt;Hagger&lt;/Author&gt;&lt;Year&gt;2010&lt;/Year&gt;&lt;RecNum&gt;4125&lt;/RecNum&gt;&lt;DisplayText&gt;(Hagger, Wood, Stiff, &amp;amp; Chatzisarantis, 2010)&lt;/DisplayText&gt;&lt;record&gt;&lt;rec-number&gt;4125&lt;/rec-number&gt;&lt;foreign-keys&gt;&lt;key app="EN" db-id="x22zda5s0ft598er09p5vt2mzprvrtx9t95s"&gt;4125&lt;/key&gt;&lt;/foreign-keys&gt;&lt;ref-type name="Journal Article"&gt;17&lt;/ref-type&gt;&lt;contributors&gt;&lt;authors&gt;&lt;author&gt;Hagger, M. S.&lt;/author&gt;&lt;author&gt;Wood, C.&lt;/author&gt;&lt;author&gt;Stiff, C.&lt;/author&gt;&lt;author&gt;Chatzisarantis, N. L. D.&lt;/author&gt;&lt;/authors&gt;&lt;/contributors&gt;&lt;titles&gt;&lt;title&gt;Ego depletion and the strength model of self-control: A meta-analysis&lt;/title&gt;&lt;secondary-title&gt;Psychological Bulletin&lt;/secondary-title&gt;&lt;alt-title&gt;Psychol Bull&lt;/alt-title&gt;&lt;/titles&gt;&lt;periodical&gt;&lt;full-title&gt;Psychological Bulletin&lt;/full-title&gt;&lt;/periodical&gt;&lt;pages&gt;495-525&lt;/pages&gt;&lt;volume&gt;136&lt;/volume&gt;&lt;number&gt;4&lt;/number&gt;&lt;keywords&gt;&lt;keyword&gt;ego depletion, self-control, meta-analysis&lt;/keyword&gt;&lt;/keywords&gt;&lt;dates&gt;&lt;year&gt;2010&lt;/year&gt;&lt;/dates&gt;&lt;urls&gt;&lt;/urls&gt;&lt;electronic-resource-num&gt;10.1037/a0019486&lt;/electronic-resource-num&gt;&lt;/record&gt;&lt;/Cite&gt;&lt;/EndNote&gt;</w:instrText>
      </w:r>
      <w:r w:rsidRPr="00057882">
        <w:fldChar w:fldCharType="separate"/>
      </w:r>
      <w:r w:rsidRPr="00057882">
        <w:rPr>
          <w:noProof/>
        </w:rPr>
        <w:t>(</w:t>
      </w:r>
      <w:hyperlink w:anchor="_ENREF_3" w:tooltip="Hagger, 2010 #4125" w:history="1">
        <w:r>
          <w:rPr>
            <w:noProof/>
          </w:rPr>
          <w:t>Wang et al., 202</w:t>
        </w:r>
        <w:r w:rsidRPr="00057882">
          <w:rPr>
            <w:noProof/>
          </w:rPr>
          <w:t>0</w:t>
        </w:r>
      </w:hyperlink>
      <w:r w:rsidRPr="00057882">
        <w:rPr>
          <w:noProof/>
        </w:rPr>
        <w:t>)</w:t>
      </w:r>
      <w:r w:rsidRPr="00057882">
        <w:fldChar w:fldCharType="end"/>
      </w:r>
      <w:r w:rsidRPr="00057882">
        <w:t>.</w:t>
      </w:r>
      <w:r>
        <w:t xml:space="preserve"> </w:t>
      </w:r>
      <w:r w:rsidR="002C6080">
        <w:t>Both of these effect sizes were found to be smaller than the effect sizes observe</w:t>
      </w:r>
      <w:r w:rsidR="005A563E">
        <w:t>d</w:t>
      </w:r>
      <w:r w:rsidR="00340676" w:rsidRPr="00340676">
        <w:rPr>
          <w:noProof/>
        </w:rPr>
        <w:t xml:space="preserve"> </w:t>
      </w:r>
      <w:r w:rsidR="00340676">
        <w:rPr>
          <w:noProof/>
        </w:rPr>
        <w:t xml:space="preserve">for immediate </w:t>
      </w:r>
      <w:r w:rsidR="00340676">
        <w:rPr>
          <w:noProof/>
        </w:rPr>
        <w:lastRenderedPageBreak/>
        <w:t xml:space="preserve">enhancement </w:t>
      </w:r>
      <w:r w:rsidR="00340676">
        <w:t>(</w:t>
      </w:r>
      <w:r w:rsidR="00340676" w:rsidRPr="00057882">
        <w:rPr>
          <w:i/>
          <w:noProof/>
        </w:rPr>
        <w:t>d</w:t>
      </w:r>
      <w:r w:rsidR="00340676">
        <w:rPr>
          <w:noProof/>
        </w:rPr>
        <w:t xml:space="preserve"> = 0.54) and rebound </w:t>
      </w:r>
      <w:r w:rsidR="00340676">
        <w:rPr>
          <w:iCs/>
          <w:noProof/>
        </w:rPr>
        <w:t>(</w:t>
      </w:r>
      <w:r w:rsidR="00340676" w:rsidRPr="00057882">
        <w:rPr>
          <w:i/>
          <w:noProof/>
        </w:rPr>
        <w:t>d</w:t>
      </w:r>
      <w:r w:rsidR="00340676">
        <w:rPr>
          <w:noProof/>
        </w:rPr>
        <w:t xml:space="preserve"> = 0.77)</w:t>
      </w:r>
      <w:r w:rsidR="00340676">
        <w:t xml:space="preserve"> </w:t>
      </w:r>
      <w:r w:rsidR="00DB4B34">
        <w:rPr>
          <w:noProof/>
        </w:rPr>
        <w:t>effects</w:t>
      </w:r>
      <w:r w:rsidR="00DB4B34">
        <w:t xml:space="preserve"> </w:t>
      </w:r>
      <w:r w:rsidR="002C6080">
        <w:t xml:space="preserve">in </w:t>
      </w:r>
      <w:r w:rsidR="00340676">
        <w:t xml:space="preserve">Wegner et al.’s </w:t>
      </w:r>
      <w:r w:rsidR="002C6080">
        <w:t xml:space="preserve">two original experiments. </w:t>
      </w:r>
      <w:r>
        <w:t>Importantly, no studies were found to have directly replicated Wegner and Erber’s (1992) original demonstration of the immediate enhancement effect, and only three under-powered studies can be categorized as conceptual replications of the effect</w:t>
      </w:r>
      <w:r w:rsidRPr="0040020E">
        <w:t xml:space="preserve">. </w:t>
      </w:r>
      <w:r w:rsidR="00A765AE" w:rsidRPr="0040020E">
        <w:t xml:space="preserve">These three studies </w:t>
      </w:r>
      <w:r w:rsidR="000668FB" w:rsidRPr="0040020E">
        <w:t xml:space="preserve">also </w:t>
      </w:r>
      <w:r w:rsidR="00A765AE" w:rsidRPr="0040020E">
        <w:t>deviated from the original study</w:t>
      </w:r>
      <w:r w:rsidR="00BB4A9A" w:rsidRPr="0040020E">
        <w:t xml:space="preserve"> on </w:t>
      </w:r>
      <w:r w:rsidR="0074156F" w:rsidRPr="0040020E">
        <w:t>key methodological parameters. For instance, the central dependent variable in Cioffi and Holloway</w:t>
      </w:r>
      <w:r w:rsidR="00CA359E" w:rsidRPr="0040020E">
        <w:t>’s</w:t>
      </w:r>
      <w:r w:rsidR="0074156F" w:rsidRPr="0040020E">
        <w:t xml:space="preserve"> (1993) </w:t>
      </w:r>
      <w:r w:rsidR="00CA359E" w:rsidRPr="0040020E">
        <w:t xml:space="preserve">study </w:t>
      </w:r>
      <w:r w:rsidR="0074156F" w:rsidRPr="0040020E">
        <w:t xml:space="preserve">was skin conductance levels, rather than target thought mentions. Such measures tracked physiological changes, which was considered as only an indirect measure of thought preoccupation. In Magee and </w:t>
      </w:r>
      <w:proofErr w:type="spellStart"/>
      <w:r w:rsidR="0074156F" w:rsidRPr="0040020E">
        <w:t>Zinbarg</w:t>
      </w:r>
      <w:r w:rsidR="00CA359E" w:rsidRPr="0040020E">
        <w:t>’s</w:t>
      </w:r>
      <w:proofErr w:type="spellEnd"/>
      <w:r w:rsidR="0074156F" w:rsidRPr="0040020E">
        <w:t xml:space="preserve"> (2007)</w:t>
      </w:r>
      <w:r w:rsidR="00CA359E" w:rsidRPr="0040020E">
        <w:t xml:space="preserve"> research</w:t>
      </w:r>
      <w:r w:rsidR="0074156F" w:rsidRPr="0040020E">
        <w:t>, the cognitive load imposed was not time pressure nor the concurrent memorisation of a nine-digit number</w:t>
      </w:r>
      <w:r w:rsidR="00BB4A9A" w:rsidRPr="0040020E">
        <w:t xml:space="preserve"> as in the original study</w:t>
      </w:r>
      <w:r w:rsidR="0074156F" w:rsidRPr="0040020E">
        <w:t>, but</w:t>
      </w:r>
      <w:r w:rsidR="00B90B90" w:rsidRPr="0040020E">
        <w:t xml:space="preserve"> </w:t>
      </w:r>
      <w:r w:rsidR="0074156F" w:rsidRPr="0040020E">
        <w:t xml:space="preserve">the memorisation of a five-digit number, </w:t>
      </w:r>
      <w:r w:rsidR="00B90B90" w:rsidRPr="0040020E">
        <w:t>which was likely</w:t>
      </w:r>
      <w:r w:rsidR="00BB4A9A" w:rsidRPr="0040020E">
        <w:t xml:space="preserve"> insufficiently</w:t>
      </w:r>
      <w:r w:rsidR="00B90B90" w:rsidRPr="0040020E">
        <w:t xml:space="preserve"> demanding. Slepian et al (2014) util</w:t>
      </w:r>
      <w:r w:rsidR="009458ED" w:rsidRPr="0040020E">
        <w:t>iz</w:t>
      </w:r>
      <w:r w:rsidR="00B90B90" w:rsidRPr="0040020E">
        <w:t xml:space="preserve">ed target words that were different in nature from those that were used in the original study. </w:t>
      </w:r>
      <w:r w:rsidR="00BB4A9A" w:rsidRPr="0040020E">
        <w:t>Specifically, they used words that were open to interpretation (e.g., their participants were asked to: “</w:t>
      </w:r>
      <w:r w:rsidR="00BB4A9A" w:rsidRPr="0040020E">
        <w:rPr>
          <w:i/>
        </w:rPr>
        <w:t>avoid all thoughts of evaluation, whatever the word evaluation means to you</w:t>
      </w:r>
      <w:r w:rsidR="00BB4A9A" w:rsidRPr="0040020E">
        <w:t xml:space="preserve">”) rather than simple nouns that were less prone to individual differences (e.g., car). Together, </w:t>
      </w:r>
      <w:proofErr w:type="gramStart"/>
      <w:r w:rsidR="00BB4A9A" w:rsidRPr="0040020E">
        <w:t>these three conceptual replication</w:t>
      </w:r>
      <w:proofErr w:type="gramEnd"/>
      <w:r w:rsidRPr="0040020E">
        <w:t xml:space="preserve"> yielded inconclusive results on the </w:t>
      </w:r>
      <w:r>
        <w:t xml:space="preserve">size of the effect. Similarly, all but two studies testing the rebound effect were under-powered, and the two adequately-powered studies yielded results in the </w:t>
      </w:r>
      <w:r w:rsidRPr="00FB2F50">
        <w:rPr>
          <w:i/>
          <w:iCs/>
        </w:rPr>
        <w:t>opposite</w:t>
      </w:r>
      <w:r w:rsidRPr="003B2305">
        <w:rPr>
          <w:i/>
        </w:rPr>
        <w:t xml:space="preserve"> </w:t>
      </w:r>
      <w:r w:rsidRPr="00D8731B">
        <w:rPr>
          <w:iCs/>
        </w:rPr>
        <w:t>direction</w:t>
      </w:r>
      <w:r>
        <w:rPr>
          <w:i/>
        </w:rPr>
        <w:t xml:space="preserve"> </w:t>
      </w:r>
      <w:r>
        <w:t>to the proposed rebound effect. In addition, there is evidence that the small averaged effect size for the rebound effect may be an art</w:t>
      </w:r>
      <w:r w:rsidR="00EB07A0">
        <w:t>i</w:t>
      </w:r>
      <w:r>
        <w:t xml:space="preserve">fact of publication bias, since confidence intervals about the effect size encompass zero when bias-correction methods were applied (Wang et al., 2020). Collectively, these findings cast doubt on the size of the ironic effects and whether they differ from the null. </w:t>
      </w:r>
    </w:p>
    <w:p w14:paraId="5E26D6BF" w14:textId="6B4BC5A3" w:rsidR="0077247D" w:rsidRDefault="0043603A" w:rsidP="00847B35">
      <w:pPr>
        <w:autoSpaceDE w:val="0"/>
        <w:autoSpaceDN w:val="0"/>
        <w:adjustRightInd w:val="0"/>
      </w:pPr>
      <w:r>
        <w:t>In light of</w:t>
      </w:r>
      <w:r w:rsidR="00662AAE">
        <w:t xml:space="preserve"> the</w:t>
      </w:r>
      <w:r w:rsidR="00656ADC">
        <w:t>se</w:t>
      </w:r>
      <w:r w:rsidR="00847B35">
        <w:t xml:space="preserve"> concerns, </w:t>
      </w:r>
      <w:r w:rsidR="00656ADC">
        <w:t>the present</w:t>
      </w:r>
      <w:r w:rsidR="0043142F">
        <w:t xml:space="preserve"> Registered Replication Report (RRR) </w:t>
      </w:r>
      <w:r w:rsidR="00656ADC">
        <w:t xml:space="preserve">aims </w:t>
      </w:r>
      <w:r w:rsidR="002F1030">
        <w:t>provide a large-scale direct</w:t>
      </w:r>
      <w:r w:rsidR="00656ADC">
        <w:t xml:space="preserve"> replicat</w:t>
      </w:r>
      <w:r w:rsidR="002F1030">
        <w:t>ion of</w:t>
      </w:r>
      <w:r w:rsidR="00656ADC">
        <w:t xml:space="preserve"> </w:t>
      </w:r>
      <w:r w:rsidR="002F1030">
        <w:t xml:space="preserve">Wegner et al.’s (Wegner &amp; Erber, 1992, Experiment </w:t>
      </w:r>
      <w:r w:rsidR="002F1030">
        <w:lastRenderedPageBreak/>
        <w:t>1; Wegner et al., 1987, Experiment 1) original</w:t>
      </w:r>
      <w:r w:rsidR="00656ADC">
        <w:t xml:space="preserve"> thought suppression studies to test the </w:t>
      </w:r>
      <w:r w:rsidR="00847B35">
        <w:t>immediate enhancement and rebound effect</w:t>
      </w:r>
      <w:r w:rsidR="00656ADC">
        <w:t xml:space="preserve"> in multiple laboratories</w:t>
      </w:r>
      <w:r w:rsidR="00847B35">
        <w:t>, and</w:t>
      </w:r>
      <w:r w:rsidR="00656ADC">
        <w:t xml:space="preserve"> provide robust estimates of the size and variability of the effects and</w:t>
      </w:r>
      <w:r w:rsidR="00847B35">
        <w:t xml:space="preserve"> whether they differ from zero.</w:t>
      </w:r>
      <w:r w:rsidR="002F1030">
        <w:t xml:space="preserve"> Specifically, our goal was to ensure that the</w:t>
      </w:r>
      <w:r w:rsidR="00FB68EC">
        <w:t xml:space="preserve"> </w:t>
      </w:r>
      <w:r w:rsidR="002F1030">
        <w:t>proto</w:t>
      </w:r>
      <w:r w:rsidR="00AD049D">
        <w:t>col and procedures were maximally</w:t>
      </w:r>
      <w:r w:rsidR="002F1030">
        <w:t xml:space="preserve"> consistent with the original experiments</w:t>
      </w:r>
      <w:r w:rsidR="00FB68EC">
        <w:t xml:space="preserve">, but </w:t>
      </w:r>
      <w:r w:rsidR="002F1030">
        <w:t xml:space="preserve">also </w:t>
      </w:r>
      <w:r w:rsidR="00FB68EC">
        <w:t xml:space="preserve">incorporated </w:t>
      </w:r>
      <w:r w:rsidR="0043142F">
        <w:t>minor refinements to maximi</w:t>
      </w:r>
      <w:r w:rsidR="002F1030">
        <w:t>z</w:t>
      </w:r>
      <w:r w:rsidR="0043142F">
        <w:t xml:space="preserve">e </w:t>
      </w:r>
      <w:r w:rsidR="002F1030">
        <w:t xml:space="preserve">the </w:t>
      </w:r>
      <w:r w:rsidR="00AD049D">
        <w:t>rigor of the methodology</w:t>
      </w:r>
      <w:r w:rsidR="0043142F">
        <w:t xml:space="preserve"> and generalisability of the effect</w:t>
      </w:r>
      <w:r w:rsidR="002F1030">
        <w:t>s</w:t>
      </w:r>
      <w:r w:rsidR="0043142F">
        <w:t xml:space="preserve">. </w:t>
      </w:r>
      <w:r w:rsidR="00847B35">
        <w:t xml:space="preserve">The replication </w:t>
      </w:r>
      <w:r w:rsidR="002F1030">
        <w:t>is expected to</w:t>
      </w:r>
      <w:r w:rsidR="00847B35">
        <w:t xml:space="preserve"> make an important contribution to the field given the centrality of ironic effects to multiple fundamental psychological processes involving thought preoccupations. </w:t>
      </w:r>
      <w:r w:rsidR="00DE02BA">
        <w:t xml:space="preserve">The replication </w:t>
      </w:r>
      <w:r w:rsidR="002F1030">
        <w:t>strictly follow</w:t>
      </w:r>
      <w:r w:rsidR="00DE02BA">
        <w:t>ed</w:t>
      </w:r>
      <w:r w:rsidR="002F1030">
        <w:t xml:space="preserve"> the guidelines specific for RRRs (Simons et al., 2014), and a</w:t>
      </w:r>
      <w:r w:rsidR="0077247D">
        <w:t>ll experimental</w:t>
      </w:r>
      <w:r w:rsidR="007048C0">
        <w:t xml:space="preserve"> materials, scripts, data, code</w:t>
      </w:r>
      <w:r w:rsidR="0077247D">
        <w:t xml:space="preserve">, participating lab information, </w:t>
      </w:r>
      <w:r w:rsidR="007048C0">
        <w:t>and preregistration information</w:t>
      </w:r>
      <w:r w:rsidR="002F1030">
        <w:t xml:space="preserve"> </w:t>
      </w:r>
      <w:r w:rsidR="00DE02BA">
        <w:t>are</w:t>
      </w:r>
      <w:r w:rsidR="003F2098">
        <w:t xml:space="preserve"> accessible</w:t>
      </w:r>
      <w:r w:rsidR="0077247D">
        <w:t xml:space="preserve"> via the Open Science Framework (OSF) page</w:t>
      </w:r>
      <w:r w:rsidR="002F1030">
        <w:t>:</w:t>
      </w:r>
      <w:r w:rsidR="0077247D">
        <w:t xml:space="preserve"> </w:t>
      </w:r>
      <w:r w:rsidR="00756019" w:rsidRPr="005E170E">
        <w:t>https://osf.io/u3nza/</w:t>
      </w:r>
      <w:r w:rsidR="00D11505">
        <w:t>.</w:t>
      </w:r>
    </w:p>
    <w:p w14:paraId="72880081" w14:textId="33E287E4" w:rsidR="00702A45" w:rsidRPr="0040020E" w:rsidRDefault="00702A45" w:rsidP="0072471B">
      <w:pPr>
        <w:pStyle w:val="Heading2"/>
      </w:pPr>
      <w:r w:rsidRPr="0040020E">
        <w:t>Method</w:t>
      </w:r>
    </w:p>
    <w:p w14:paraId="4E0301C5" w14:textId="352B5C5D" w:rsidR="00D140E5" w:rsidRPr="0040020E" w:rsidRDefault="00EE6FCE" w:rsidP="00D140E5">
      <w:pPr>
        <w:ind w:firstLine="0"/>
        <w:rPr>
          <w:b/>
        </w:rPr>
      </w:pPr>
      <w:r w:rsidRPr="0040020E">
        <w:rPr>
          <w:b/>
        </w:rPr>
        <w:t>Protocol</w:t>
      </w:r>
      <w:r w:rsidR="00D51C08" w:rsidRPr="0040020E">
        <w:rPr>
          <w:b/>
        </w:rPr>
        <w:t>, Timeline,</w:t>
      </w:r>
      <w:r w:rsidRPr="0040020E">
        <w:rPr>
          <w:b/>
        </w:rPr>
        <w:t xml:space="preserve"> and Participating Labs</w:t>
      </w:r>
    </w:p>
    <w:p w14:paraId="5DBC1562" w14:textId="6F402D98" w:rsidR="00CF03EE" w:rsidRPr="0040020E" w:rsidRDefault="00871435" w:rsidP="00D140E5">
      <w:pPr>
        <w:rPr>
          <w:rFonts w:cs="Times New Roman"/>
          <w:lang w:val="en-US" w:eastAsia="zh-CN"/>
        </w:rPr>
      </w:pPr>
      <w:r w:rsidRPr="0040020E">
        <w:rPr>
          <w:rFonts w:cs="Times New Roman"/>
          <w:lang w:eastAsia="zh-CN"/>
        </w:rPr>
        <w:t>The</w:t>
      </w:r>
      <w:r w:rsidRPr="0040020E">
        <w:rPr>
          <w:rFonts w:cs="Times New Roman"/>
          <w:lang w:val="en-US" w:eastAsia="zh-CN"/>
        </w:rPr>
        <w:t xml:space="preserve"> protocol for the present RRR was developed by Deming Wang and Martin Hagger. At the time of </w:t>
      </w:r>
      <w:r w:rsidR="00AC19F3" w:rsidRPr="0040020E">
        <w:rPr>
          <w:rFonts w:cs="Times New Roman"/>
          <w:lang w:val="en-US" w:eastAsia="zh-CN"/>
        </w:rPr>
        <w:t xml:space="preserve">initial </w:t>
      </w:r>
      <w:r w:rsidRPr="0040020E">
        <w:rPr>
          <w:rFonts w:cs="Times New Roman"/>
          <w:lang w:val="en-US" w:eastAsia="zh-CN"/>
        </w:rPr>
        <w:t>s</w:t>
      </w:r>
      <w:r w:rsidR="0096324E" w:rsidRPr="0040020E">
        <w:rPr>
          <w:rFonts w:cs="Times New Roman"/>
          <w:lang w:val="en-US" w:eastAsia="zh-CN"/>
        </w:rPr>
        <w:t>ubmission</w:t>
      </w:r>
      <w:r w:rsidR="00D51C08" w:rsidRPr="0040020E">
        <w:rPr>
          <w:rFonts w:cs="Times New Roman"/>
          <w:lang w:val="en-US" w:eastAsia="zh-CN"/>
        </w:rPr>
        <w:t xml:space="preserve"> </w:t>
      </w:r>
      <w:r w:rsidR="00D51C08" w:rsidRPr="0040020E">
        <w:rPr>
          <w:rFonts w:cs="Times New Roman" w:hint="eastAsia"/>
          <w:lang w:val="en-US" w:eastAsia="zh-CN"/>
        </w:rPr>
        <w:t>in</w:t>
      </w:r>
      <w:r w:rsidR="00D51C08" w:rsidRPr="0040020E">
        <w:rPr>
          <w:rFonts w:cs="Times New Roman"/>
          <w:lang w:val="en-US" w:eastAsia="zh-CN"/>
        </w:rPr>
        <w:t xml:space="preserve"> </w:t>
      </w:r>
      <w:r w:rsidR="00D51C08" w:rsidRPr="0040020E">
        <w:rPr>
          <w:rFonts w:cs="Times New Roman" w:hint="eastAsia"/>
          <w:lang w:val="en-US" w:eastAsia="zh-CN"/>
        </w:rPr>
        <w:t>early</w:t>
      </w:r>
      <w:r w:rsidR="00D51C08" w:rsidRPr="0040020E">
        <w:rPr>
          <w:rFonts w:cs="Times New Roman"/>
          <w:lang w:val="en-US" w:eastAsia="zh-CN"/>
        </w:rPr>
        <w:t xml:space="preserve"> 2022</w:t>
      </w:r>
      <w:r w:rsidR="0096324E" w:rsidRPr="0040020E">
        <w:rPr>
          <w:rFonts w:cs="Times New Roman"/>
          <w:lang w:val="en-US" w:eastAsia="zh-CN"/>
        </w:rPr>
        <w:t>, the lead authors had</w:t>
      </w:r>
      <w:r w:rsidRPr="0040020E">
        <w:rPr>
          <w:rFonts w:cs="Times New Roman"/>
          <w:lang w:val="en-US" w:eastAsia="zh-CN"/>
        </w:rPr>
        <w:t xml:space="preserve"> gathered a group of </w:t>
      </w:r>
      <w:r w:rsidR="00104FA8" w:rsidRPr="0040020E">
        <w:rPr>
          <w:rFonts w:cs="Times New Roman"/>
          <w:lang w:val="en-US" w:eastAsia="zh-CN"/>
        </w:rPr>
        <w:t>27</w:t>
      </w:r>
      <w:r w:rsidR="00565D09" w:rsidRPr="0040020E">
        <w:rPr>
          <w:rFonts w:cs="Times New Roman"/>
          <w:lang w:val="en-US" w:eastAsia="zh-CN"/>
        </w:rPr>
        <w:t xml:space="preserve"> labs</w:t>
      </w:r>
      <w:r w:rsidR="00104FA8" w:rsidRPr="0040020E">
        <w:rPr>
          <w:rFonts w:cs="Times New Roman"/>
          <w:lang w:val="en-US" w:eastAsia="zh-CN"/>
        </w:rPr>
        <w:t xml:space="preserve"> (across 12 countries in 4 continents)</w:t>
      </w:r>
      <w:r w:rsidR="00565D09" w:rsidRPr="0040020E">
        <w:rPr>
          <w:rFonts w:cs="Times New Roman"/>
          <w:lang w:val="en-US" w:eastAsia="zh-CN"/>
        </w:rPr>
        <w:t xml:space="preserve"> </w:t>
      </w:r>
      <w:r w:rsidRPr="0040020E">
        <w:rPr>
          <w:rFonts w:cs="Times New Roman"/>
          <w:lang w:val="en-US" w:eastAsia="zh-CN"/>
        </w:rPr>
        <w:t xml:space="preserve">willing to take part in the present RRR. </w:t>
      </w:r>
      <w:r w:rsidR="00D51C08" w:rsidRPr="0040020E">
        <w:rPr>
          <w:rFonts w:cs="Times New Roman"/>
          <w:lang w:val="en-US" w:eastAsia="zh-CN"/>
        </w:rPr>
        <w:t xml:space="preserve">The proposed protocol was finalized and accepted in-principle in </w:t>
      </w:r>
      <w:r w:rsidR="00C274A9">
        <w:rPr>
          <w:rFonts w:cs="Times New Roman"/>
          <w:lang w:val="en-US" w:eastAsia="zh-CN"/>
        </w:rPr>
        <w:t>October</w:t>
      </w:r>
      <w:r w:rsidR="00D51C08" w:rsidRPr="0040020E">
        <w:rPr>
          <w:rFonts w:cs="Times New Roman"/>
          <w:lang w:val="en-US" w:eastAsia="zh-CN"/>
        </w:rPr>
        <w:t xml:space="preserve"> 2022, following which a public call for participation by </w:t>
      </w:r>
      <w:r w:rsidR="00D51C08" w:rsidRPr="0040020E">
        <w:rPr>
          <w:rFonts w:cs="Times New Roman"/>
          <w:i/>
          <w:lang w:val="en-US" w:eastAsia="zh-CN"/>
        </w:rPr>
        <w:t>Advances in Methods and Practices in Psychological Science</w:t>
      </w:r>
      <w:r w:rsidR="00D51C08" w:rsidRPr="0040020E">
        <w:rPr>
          <w:rFonts w:cs="Times New Roman"/>
          <w:lang w:val="en-US" w:eastAsia="zh-CN"/>
        </w:rPr>
        <w:t xml:space="preserve"> was made, and </w:t>
      </w:r>
      <w:r w:rsidR="008B3579" w:rsidRPr="00F54773">
        <w:rPr>
          <w:rFonts w:cs="Times New Roman"/>
          <w:lang w:val="en-US" w:eastAsia="zh-CN"/>
        </w:rPr>
        <w:t>53</w:t>
      </w:r>
      <w:r w:rsidR="00D51C08" w:rsidRPr="0040020E">
        <w:rPr>
          <w:rFonts w:cs="Times New Roman"/>
          <w:lang w:val="en-US" w:eastAsia="zh-CN"/>
        </w:rPr>
        <w:t xml:space="preserve"> labs responded</w:t>
      </w:r>
      <w:r w:rsidR="000243E0" w:rsidRPr="0040020E">
        <w:rPr>
          <w:rStyle w:val="FootnoteReference"/>
          <w:rFonts w:cs="Times New Roman"/>
          <w:lang w:val="en-US" w:eastAsia="zh-CN"/>
        </w:rPr>
        <w:footnoteReference w:id="2"/>
      </w:r>
      <w:r w:rsidR="00D51C08" w:rsidRPr="0040020E">
        <w:rPr>
          <w:rFonts w:cs="Times New Roman"/>
          <w:lang w:val="en-US" w:eastAsia="zh-CN"/>
        </w:rPr>
        <w:t xml:space="preserve">. </w:t>
      </w:r>
      <w:r w:rsidR="006E4854">
        <w:rPr>
          <w:rFonts w:cs="Times New Roman"/>
          <w:lang w:val="en-US" w:eastAsia="zh-CN"/>
        </w:rPr>
        <w:t>Eventually</w:t>
      </w:r>
      <w:r w:rsidR="00D51C08" w:rsidRPr="0040020E">
        <w:rPr>
          <w:rFonts w:cs="Times New Roman"/>
          <w:lang w:val="en-US" w:eastAsia="zh-CN"/>
        </w:rPr>
        <w:t xml:space="preserve">, </w:t>
      </w:r>
      <w:r w:rsidR="008B072A">
        <w:rPr>
          <w:rFonts w:cs="Times New Roman"/>
          <w:lang w:val="en-US" w:eastAsia="zh-CN"/>
        </w:rPr>
        <w:t>37</w:t>
      </w:r>
      <w:r w:rsidR="00565D09" w:rsidRPr="0040020E">
        <w:rPr>
          <w:rFonts w:cs="Times New Roman"/>
          <w:lang w:val="en-US" w:eastAsia="zh-CN"/>
        </w:rPr>
        <w:t xml:space="preserve"> labs from </w:t>
      </w:r>
      <w:r w:rsidR="008B072A">
        <w:rPr>
          <w:rFonts w:cs="Times New Roman"/>
          <w:lang w:val="en-US" w:eastAsia="zh-CN"/>
        </w:rPr>
        <w:t>12</w:t>
      </w:r>
      <w:r w:rsidR="00565D09" w:rsidRPr="0040020E">
        <w:rPr>
          <w:rFonts w:cs="Times New Roman"/>
          <w:lang w:val="en-US" w:eastAsia="zh-CN"/>
        </w:rPr>
        <w:t xml:space="preserve"> countries </w:t>
      </w:r>
      <w:r w:rsidR="00D51C08" w:rsidRPr="0040020E">
        <w:rPr>
          <w:rFonts w:cs="Times New Roman"/>
          <w:lang w:val="en-US" w:eastAsia="zh-CN"/>
        </w:rPr>
        <w:t>(across</w:t>
      </w:r>
      <w:r w:rsidR="008B072A">
        <w:rPr>
          <w:rFonts w:cs="Times New Roman"/>
          <w:lang w:val="en-US" w:eastAsia="zh-CN"/>
        </w:rPr>
        <w:t xml:space="preserve"> three</w:t>
      </w:r>
      <w:r w:rsidR="00D51C08" w:rsidRPr="0040020E">
        <w:rPr>
          <w:rFonts w:cs="Times New Roman"/>
          <w:lang w:val="en-US" w:eastAsia="zh-CN"/>
        </w:rPr>
        <w:t xml:space="preserve"> continents) </w:t>
      </w:r>
      <w:r w:rsidR="0096324E" w:rsidRPr="0040020E">
        <w:rPr>
          <w:rFonts w:cs="Times New Roman"/>
          <w:lang w:val="en-US" w:eastAsia="zh-CN"/>
        </w:rPr>
        <w:t>took</w:t>
      </w:r>
      <w:r w:rsidR="002F1030" w:rsidRPr="0040020E">
        <w:rPr>
          <w:rFonts w:cs="Times New Roman"/>
          <w:lang w:val="en-US" w:eastAsia="zh-CN"/>
        </w:rPr>
        <w:t xml:space="preserve"> </w:t>
      </w:r>
      <w:r w:rsidR="00565D09" w:rsidRPr="0040020E">
        <w:rPr>
          <w:rFonts w:cs="Times New Roman"/>
          <w:lang w:val="en-US" w:eastAsia="zh-CN"/>
        </w:rPr>
        <w:t>part in the present RRR.</w:t>
      </w:r>
      <w:r w:rsidR="00A62B95" w:rsidRPr="0040020E">
        <w:rPr>
          <w:rFonts w:cs="Times New Roman"/>
          <w:lang w:val="en-US" w:eastAsia="zh-CN"/>
        </w:rPr>
        <w:t xml:space="preserve"> </w:t>
      </w:r>
      <w:r w:rsidR="002E1973" w:rsidRPr="0040020E">
        <w:rPr>
          <w:rFonts w:cs="Times New Roman"/>
          <w:lang w:val="en-US" w:eastAsia="zh-CN"/>
        </w:rPr>
        <w:t>Ethics app</w:t>
      </w:r>
      <w:r w:rsidR="00D7144F" w:rsidRPr="0040020E">
        <w:rPr>
          <w:rFonts w:cs="Times New Roman"/>
          <w:lang w:val="en-US" w:eastAsia="zh-CN"/>
        </w:rPr>
        <w:t>lication</w:t>
      </w:r>
      <w:r w:rsidR="002E1973" w:rsidRPr="0040020E">
        <w:rPr>
          <w:rFonts w:cs="Times New Roman"/>
          <w:lang w:val="en-US" w:eastAsia="zh-CN"/>
        </w:rPr>
        <w:t>s and data collection took place in 202</w:t>
      </w:r>
      <w:r w:rsidR="00C274A9">
        <w:rPr>
          <w:rFonts w:cs="Times New Roman"/>
          <w:lang w:val="en-US" w:eastAsia="zh-CN"/>
        </w:rPr>
        <w:t>3</w:t>
      </w:r>
      <w:r w:rsidR="008B3579">
        <w:rPr>
          <w:rFonts w:cs="Times New Roman"/>
          <w:lang w:val="en-US" w:eastAsia="zh-CN"/>
        </w:rPr>
        <w:t>. However, some l</w:t>
      </w:r>
      <w:r w:rsidR="002E1973" w:rsidRPr="0040020E">
        <w:rPr>
          <w:rFonts w:cs="Times New Roman"/>
          <w:lang w:val="en-US" w:eastAsia="zh-CN"/>
        </w:rPr>
        <w:t>abor</w:t>
      </w:r>
      <w:r w:rsidR="00CE5831" w:rsidRPr="0040020E">
        <w:rPr>
          <w:rFonts w:cs="Times New Roman"/>
          <w:lang w:val="en-US" w:eastAsia="zh-CN"/>
        </w:rPr>
        <w:t>atories were given an additional</w:t>
      </w:r>
      <w:r w:rsidR="002E1973" w:rsidRPr="0040020E">
        <w:rPr>
          <w:rFonts w:cs="Times New Roman"/>
          <w:lang w:val="en-US" w:eastAsia="zh-CN"/>
        </w:rPr>
        <w:t xml:space="preserve"> semester</w:t>
      </w:r>
      <w:r w:rsidR="008B3579">
        <w:rPr>
          <w:rFonts w:cs="Times New Roman"/>
          <w:lang w:val="en-US" w:eastAsia="zh-CN"/>
        </w:rPr>
        <w:t xml:space="preserve"> (and on rare occasion, </w:t>
      </w:r>
      <w:r w:rsidR="008B3579">
        <w:rPr>
          <w:rFonts w:cs="Times New Roman"/>
          <w:lang w:val="en-US" w:eastAsia="zh-CN"/>
        </w:rPr>
        <w:lastRenderedPageBreak/>
        <w:t>two additional semesters)</w:t>
      </w:r>
      <w:r w:rsidR="002E1973" w:rsidRPr="0040020E">
        <w:rPr>
          <w:rFonts w:cs="Times New Roman"/>
          <w:lang w:val="en-US" w:eastAsia="zh-CN"/>
        </w:rPr>
        <w:t xml:space="preserve"> for data collection to account for </w:t>
      </w:r>
      <w:r w:rsidR="008B3579">
        <w:rPr>
          <w:rFonts w:cs="Times New Roman"/>
          <w:lang w:val="en-US" w:eastAsia="zh-CN"/>
        </w:rPr>
        <w:t xml:space="preserve">unforeseen recruitment difficulties, such as </w:t>
      </w:r>
      <w:r w:rsidR="002E1973" w:rsidRPr="0040020E">
        <w:rPr>
          <w:rFonts w:cs="Times New Roman"/>
          <w:lang w:val="en-US" w:eastAsia="zh-CN"/>
        </w:rPr>
        <w:t xml:space="preserve">the reduced on-campus student attendance in some parts of the world following the COVID-19 pandemic. </w:t>
      </w:r>
      <w:r w:rsidR="008B072A">
        <w:rPr>
          <w:rFonts w:cs="Times New Roman"/>
          <w:lang w:val="en-US" w:eastAsia="zh-CN"/>
        </w:rPr>
        <w:t>Labs submitted their data between November 2023 and December 2024.</w:t>
      </w:r>
    </w:p>
    <w:p w14:paraId="2EEA3D54" w14:textId="2B4592C5" w:rsidR="00EE6FCE" w:rsidRPr="0040020E" w:rsidRDefault="00A62B95" w:rsidP="00D140E5">
      <w:pPr>
        <w:rPr>
          <w:rFonts w:cs="Times New Roman"/>
          <w:lang w:val="en-US" w:eastAsia="zh-CN"/>
        </w:rPr>
      </w:pPr>
      <w:r w:rsidRPr="0040020E">
        <w:rPr>
          <w:rFonts w:cs="Times New Roman"/>
          <w:lang w:val="en-US" w:eastAsia="zh-CN"/>
        </w:rPr>
        <w:t xml:space="preserve">Note that </w:t>
      </w:r>
      <w:r w:rsidR="00CF03EE" w:rsidRPr="0040020E">
        <w:rPr>
          <w:rFonts w:cs="Times New Roman"/>
        </w:rPr>
        <w:t xml:space="preserve">investigators from participating labs in non-English speaking countries were responsible for conducting a translation of the study materials including instructions and stimuli, in conjunction with guidance from the proposing investigator team. Specifically, each lab identified two bi-lingual researchers or collaborators who are both fluent in English (the language in which the materials were provided) and the target language, but also knowledgeable of the theory and concepts underlying psychological experimentation in general and replication methods, and have some specific knowledge of, or be appropriately briefed on, thought suppression theory and concepts. Each researcher conducted independent translations of the study materials, and then conducted a formal-side-by-side comparison of the translations, identified any inconsistencies, and resolved them in a consultation meeting with the lead investigators. Where multiple labs were to conduct the replication using the same target language (e.g., different labs from Universities in Germany), we asked the labs to pool their resources and conduct the consultation meeting across the labs using video conferencing wherever possible. We also asked labs to flag potential issues relating to the meaning of specific terms or phrasing that came up at these meetings in a consultation meeting with the lead investigator team post-translation </w:t>
      </w:r>
      <w:r w:rsidR="004C4ABE" w:rsidRPr="0040020E">
        <w:rPr>
          <w:rFonts w:cs="Times New Roman"/>
        </w:rPr>
        <w:t>to</w:t>
      </w:r>
      <w:r w:rsidR="00CF03EE" w:rsidRPr="0040020E">
        <w:rPr>
          <w:rFonts w:cs="Times New Roman"/>
        </w:rPr>
        <w:t xml:space="preserve"> resolve inconsistencies and allay potential for misunderstanding. This approach eschews the standard back-translation procedures typically used in this kind of research, which tend to focus on direct translation and pay little attention to differences in cultural or contextual meaning, or differences in meaning with respect to particular experimental methodological or psychological terms. </w:t>
      </w:r>
      <w:r w:rsidR="008E1DA0" w:rsidRPr="0040020E">
        <w:rPr>
          <w:rFonts w:cs="Times New Roman"/>
        </w:rPr>
        <w:t xml:space="preserve">This approach was aimed at reducing the potential for misunderstandings in the experimental </w:t>
      </w:r>
      <w:r w:rsidR="008E1DA0" w:rsidRPr="0040020E">
        <w:rPr>
          <w:rFonts w:cs="Times New Roman"/>
        </w:rPr>
        <w:lastRenderedPageBreak/>
        <w:t>stimuli and instructions from translation procedures that tend to focus on verbatim equivalence and neglect differences in meaning or specific terms</w:t>
      </w:r>
      <w:r w:rsidR="00CF03EE" w:rsidRPr="0040020E">
        <w:rPr>
          <w:rFonts w:cs="Times New Roman"/>
        </w:rPr>
        <w:t>. Moreover, e</w:t>
      </w:r>
      <w:r w:rsidRPr="0040020E">
        <w:rPr>
          <w:rFonts w:cs="Times New Roman"/>
          <w:lang w:val="en-US" w:eastAsia="zh-CN"/>
        </w:rPr>
        <w:t xml:space="preserve">ach lab </w:t>
      </w:r>
      <w:r w:rsidR="007048C0" w:rsidRPr="0040020E">
        <w:rPr>
          <w:rFonts w:cs="Times New Roman"/>
          <w:lang w:val="en-US" w:eastAsia="zh-CN"/>
        </w:rPr>
        <w:t>conducted the study with strict adherence to the preregistration, which was</w:t>
      </w:r>
      <w:r w:rsidRPr="0040020E">
        <w:rPr>
          <w:rFonts w:cs="Times New Roman"/>
          <w:lang w:val="en-US" w:eastAsia="zh-CN"/>
        </w:rPr>
        <w:t xml:space="preserve"> pre-approved by the Editor to ensure fidelity to the </w:t>
      </w:r>
      <w:r w:rsidR="00253C58" w:rsidRPr="0040020E">
        <w:rPr>
          <w:rFonts w:cs="Times New Roman"/>
          <w:lang w:val="en-US" w:eastAsia="zh-CN"/>
        </w:rPr>
        <w:t>key requirements of the study. Irrespective of the outcome from each lab, results of all completed replications are reported in the present RRR.</w:t>
      </w:r>
      <w:r w:rsidR="00412C76" w:rsidRPr="0040020E">
        <w:rPr>
          <w:rFonts w:cs="Times New Roman"/>
          <w:lang w:val="en-US" w:eastAsia="zh-CN"/>
        </w:rPr>
        <w:t xml:space="preserve"> Given that the immediate enhancement and rebound effects we</w:t>
      </w:r>
      <w:r w:rsidR="00FA7913" w:rsidRPr="0040020E">
        <w:rPr>
          <w:rFonts w:cs="Times New Roman"/>
          <w:lang w:val="en-US" w:eastAsia="zh-CN"/>
        </w:rPr>
        <w:t>re tested across two different experiments</w:t>
      </w:r>
      <w:r w:rsidR="00F2335B" w:rsidRPr="0040020E">
        <w:rPr>
          <w:rFonts w:cs="Times New Roman"/>
          <w:lang w:val="en-US" w:eastAsia="zh-CN"/>
        </w:rPr>
        <w:t>,</w:t>
      </w:r>
      <w:r w:rsidR="00FA7913" w:rsidRPr="0040020E">
        <w:rPr>
          <w:rFonts w:cs="Times New Roman"/>
          <w:lang w:val="en-US" w:eastAsia="zh-CN"/>
        </w:rPr>
        <w:t xml:space="preserve"> </w:t>
      </w:r>
      <w:r w:rsidR="00412C76" w:rsidRPr="0040020E">
        <w:rPr>
          <w:rFonts w:cs="Times New Roman"/>
          <w:lang w:val="en-US" w:eastAsia="zh-CN"/>
        </w:rPr>
        <w:t xml:space="preserve">we present </w:t>
      </w:r>
      <w:r w:rsidR="00225AB7" w:rsidRPr="0040020E">
        <w:rPr>
          <w:rFonts w:cs="Times New Roman"/>
          <w:lang w:val="en-US" w:eastAsia="zh-CN"/>
        </w:rPr>
        <w:t>below the method and results</w:t>
      </w:r>
      <w:r w:rsidR="00412C76" w:rsidRPr="0040020E">
        <w:rPr>
          <w:rFonts w:cs="Times New Roman"/>
          <w:lang w:val="en-US" w:eastAsia="zh-CN"/>
        </w:rPr>
        <w:t xml:space="preserve"> of </w:t>
      </w:r>
      <w:r w:rsidR="00225AB7" w:rsidRPr="0040020E">
        <w:rPr>
          <w:rFonts w:cs="Times New Roman"/>
          <w:lang w:val="en-US" w:eastAsia="zh-CN"/>
        </w:rPr>
        <w:t>Study</w:t>
      </w:r>
      <w:r w:rsidR="00412C76" w:rsidRPr="0040020E">
        <w:rPr>
          <w:rFonts w:cs="Times New Roman"/>
          <w:lang w:val="en-US" w:eastAsia="zh-CN"/>
        </w:rPr>
        <w:t xml:space="preserve"> 1 </w:t>
      </w:r>
      <w:r w:rsidR="00225AB7" w:rsidRPr="0040020E">
        <w:rPr>
          <w:rFonts w:cs="Times New Roman"/>
          <w:lang w:val="en-US" w:eastAsia="zh-CN"/>
        </w:rPr>
        <w:t>followed by that of Study</w:t>
      </w:r>
      <w:r w:rsidR="00412C76" w:rsidRPr="0040020E">
        <w:rPr>
          <w:rFonts w:cs="Times New Roman"/>
          <w:lang w:val="en-US" w:eastAsia="zh-CN"/>
        </w:rPr>
        <w:t xml:space="preserve"> 2.</w:t>
      </w:r>
    </w:p>
    <w:p w14:paraId="4A334722" w14:textId="7FF97E71" w:rsidR="00412C76" w:rsidRPr="00145633" w:rsidRDefault="00412C76" w:rsidP="00412C76">
      <w:pPr>
        <w:ind w:firstLine="0"/>
        <w:jc w:val="center"/>
        <w:rPr>
          <w:rFonts w:cs="Times New Roman"/>
          <w:b/>
          <w:lang w:val="en-US" w:eastAsia="zh-CN"/>
        </w:rPr>
      </w:pPr>
      <w:r w:rsidRPr="00145633">
        <w:rPr>
          <w:rFonts w:cs="Times New Roman"/>
          <w:b/>
          <w:lang w:val="en-US" w:eastAsia="zh-CN"/>
        </w:rPr>
        <w:t>Study 1 – Replicating the Immediate Enhancement Effect</w:t>
      </w:r>
    </w:p>
    <w:p w14:paraId="2628CB31" w14:textId="0320A35C" w:rsidR="001E6DA8" w:rsidRPr="0061380F" w:rsidRDefault="0061380F" w:rsidP="0061380F">
      <w:pPr>
        <w:ind w:firstLine="0"/>
        <w:rPr>
          <w:b/>
          <w:lang w:val="en-US" w:eastAsia="zh-CN"/>
        </w:rPr>
      </w:pPr>
      <w:r w:rsidRPr="0061380F">
        <w:rPr>
          <w:b/>
          <w:lang w:val="en-US" w:eastAsia="zh-CN"/>
        </w:rPr>
        <w:t>Participants and Design</w:t>
      </w:r>
    </w:p>
    <w:p w14:paraId="0D05BF76" w14:textId="7C2C32C8" w:rsidR="00A90233" w:rsidRDefault="002E55CC" w:rsidP="00A90233">
      <w:pPr>
        <w:rPr>
          <w:rFonts w:cs="Times New Roman"/>
        </w:rPr>
      </w:pPr>
      <w:r w:rsidRPr="005E5C39">
        <w:rPr>
          <w:rFonts w:cs="Times New Roman"/>
          <w:lang w:val="en-US"/>
        </w:rPr>
        <w:t>To replicate</w:t>
      </w:r>
      <w:r w:rsidRPr="005E5C39">
        <w:rPr>
          <w:rFonts w:cs="Times New Roman"/>
        </w:rPr>
        <w:t xml:space="preserve"> the immediate enhancemen</w:t>
      </w:r>
      <w:r w:rsidR="0096324E">
        <w:rPr>
          <w:rFonts w:cs="Times New Roman"/>
        </w:rPr>
        <w:t xml:space="preserve">t effect, each lab </w:t>
      </w:r>
      <w:r w:rsidR="00CD439F">
        <w:rPr>
          <w:rFonts w:cs="Times New Roman"/>
        </w:rPr>
        <w:t xml:space="preserve">aimed to </w:t>
      </w:r>
      <w:r w:rsidRPr="005E5C39">
        <w:rPr>
          <w:rFonts w:cs="Times New Roman"/>
        </w:rPr>
        <w:t>recruit a mi</w:t>
      </w:r>
      <w:r w:rsidR="0045769E" w:rsidRPr="005E5C39">
        <w:rPr>
          <w:rFonts w:cs="Times New Roman"/>
        </w:rPr>
        <w:t xml:space="preserve">nimum </w:t>
      </w:r>
      <w:r w:rsidR="0049094B">
        <w:rPr>
          <w:rFonts w:cs="Times New Roman"/>
        </w:rPr>
        <w:t>post-exclusion sample</w:t>
      </w:r>
      <w:r w:rsidR="00A90233">
        <w:rPr>
          <w:rFonts w:cs="Times New Roman"/>
        </w:rPr>
        <w:t xml:space="preserve"> </w:t>
      </w:r>
      <w:r w:rsidR="00C97E4E" w:rsidRPr="0040020E">
        <w:rPr>
          <w:rFonts w:cs="Times New Roman"/>
        </w:rPr>
        <w:t xml:space="preserve">of </w:t>
      </w:r>
      <w:r w:rsidR="00CA026D" w:rsidRPr="00CD439F">
        <w:rPr>
          <w:rFonts w:cs="Times New Roman"/>
        </w:rPr>
        <w:t>8</w:t>
      </w:r>
      <w:r w:rsidR="0013564C" w:rsidRPr="00CD439F">
        <w:rPr>
          <w:rFonts w:cs="Times New Roman"/>
        </w:rPr>
        <w:t>0</w:t>
      </w:r>
      <w:r w:rsidR="004D306D" w:rsidRPr="00CD439F">
        <w:rPr>
          <w:rFonts w:cs="Times New Roman"/>
        </w:rPr>
        <w:t xml:space="preserve"> </w:t>
      </w:r>
      <w:r w:rsidR="004D306D" w:rsidRPr="0040020E">
        <w:rPr>
          <w:rFonts w:cs="Times New Roman"/>
        </w:rPr>
        <w:t>participants</w:t>
      </w:r>
      <w:r w:rsidR="002F1030" w:rsidRPr="0040020E">
        <w:rPr>
          <w:rFonts w:cs="Times New Roman"/>
        </w:rPr>
        <w:t xml:space="preserve"> </w:t>
      </w:r>
      <w:r w:rsidR="002F1030" w:rsidRPr="005E5C39">
        <w:rPr>
          <w:rFonts w:cs="Times New Roman"/>
        </w:rPr>
        <w:t>to a study adopting</w:t>
      </w:r>
      <w:r w:rsidR="00202543" w:rsidRPr="005E5C39">
        <w:rPr>
          <w:rFonts w:cs="Times New Roman"/>
        </w:rPr>
        <w:t xml:space="preserve"> a 2</w:t>
      </w:r>
      <w:r w:rsidRPr="005E5C39">
        <w:rPr>
          <w:rFonts w:cs="Times New Roman"/>
        </w:rPr>
        <w:t xml:space="preserve"> (</w:t>
      </w:r>
      <w:r w:rsidR="001F6776" w:rsidRPr="005E5C39">
        <w:rPr>
          <w:rFonts w:cs="Times New Roman"/>
        </w:rPr>
        <w:t>suppression manipulation</w:t>
      </w:r>
      <w:r w:rsidRPr="005E5C39">
        <w:rPr>
          <w:rFonts w:cs="Times New Roman"/>
        </w:rPr>
        <w:t>: suppress vs. co</w:t>
      </w:r>
      <w:r w:rsidR="004D306D" w:rsidRPr="005E5C39">
        <w:rPr>
          <w:rFonts w:cs="Times New Roman"/>
        </w:rPr>
        <w:t xml:space="preserve">ncentrate) </w:t>
      </w:r>
      <w:r w:rsidR="004C4ABE">
        <w:rPr>
          <w:rFonts w:cs="Times New Roman"/>
        </w:rPr>
        <w:t>×</w:t>
      </w:r>
      <w:r w:rsidR="00202543" w:rsidRPr="005E5C39">
        <w:rPr>
          <w:rFonts w:cs="Times New Roman"/>
        </w:rPr>
        <w:t xml:space="preserve"> 4 (target word</w:t>
      </w:r>
      <w:r w:rsidR="005E5C39">
        <w:rPr>
          <w:rFonts w:cs="Times New Roman"/>
        </w:rPr>
        <w:t xml:space="preserve">: mountain vs. car </w:t>
      </w:r>
      <w:r w:rsidR="005E5C39" w:rsidRPr="00D67439">
        <w:rPr>
          <w:rFonts w:cs="Times New Roman"/>
        </w:rPr>
        <w:t>vs. child vs. house</w:t>
      </w:r>
      <w:r w:rsidR="00202543" w:rsidRPr="005E5C39">
        <w:rPr>
          <w:rFonts w:cs="Times New Roman"/>
        </w:rPr>
        <w:t xml:space="preserve">) </w:t>
      </w:r>
      <w:r w:rsidR="004D306D" w:rsidRPr="005E5C39">
        <w:rPr>
          <w:rFonts w:cs="Times New Roman"/>
        </w:rPr>
        <w:t>between-participants</w:t>
      </w:r>
      <w:r w:rsidRPr="005E5C39">
        <w:rPr>
          <w:rFonts w:cs="Times New Roman"/>
        </w:rPr>
        <w:t xml:space="preserve"> </w:t>
      </w:r>
      <w:r w:rsidR="002F1030" w:rsidRPr="005E5C39">
        <w:rPr>
          <w:rFonts w:cs="Times New Roman"/>
        </w:rPr>
        <w:t xml:space="preserve">experimental </w:t>
      </w:r>
      <w:r w:rsidRPr="005E5C39">
        <w:rPr>
          <w:rFonts w:cs="Times New Roman"/>
        </w:rPr>
        <w:t>design</w:t>
      </w:r>
      <w:r w:rsidR="00791B77" w:rsidRPr="005E5C39">
        <w:rPr>
          <w:rFonts w:cs="Times New Roman"/>
        </w:rPr>
        <w:t xml:space="preserve">, with </w:t>
      </w:r>
      <w:r w:rsidR="005E5C39">
        <w:rPr>
          <w:rFonts w:cs="Times New Roman"/>
        </w:rPr>
        <w:t>target word</w:t>
      </w:r>
      <w:r w:rsidR="00791B77" w:rsidRPr="005E5C39">
        <w:rPr>
          <w:rFonts w:cs="Times New Roman"/>
        </w:rPr>
        <w:t xml:space="preserve"> </w:t>
      </w:r>
      <w:r w:rsidR="00791B77" w:rsidRPr="00D67439">
        <w:rPr>
          <w:rFonts w:cs="Times New Roman"/>
        </w:rPr>
        <w:t xml:space="preserve">included </w:t>
      </w:r>
      <w:r w:rsidR="005E5C39" w:rsidRPr="00D67439">
        <w:rPr>
          <w:rFonts w:cs="Times New Roman"/>
        </w:rPr>
        <w:t>as a</w:t>
      </w:r>
      <w:r w:rsidR="00D6474A">
        <w:rPr>
          <w:rFonts w:cs="Times New Roman"/>
        </w:rPr>
        <w:t xml:space="preserve"> random</w:t>
      </w:r>
      <w:r w:rsidR="005E5C39" w:rsidRPr="00D67439">
        <w:rPr>
          <w:rFonts w:cs="Times New Roman"/>
        </w:rPr>
        <w:t xml:space="preserve"> factor only </w:t>
      </w:r>
      <w:r w:rsidR="00791B77" w:rsidRPr="00D67439">
        <w:rPr>
          <w:rFonts w:cs="Times New Roman"/>
        </w:rPr>
        <w:t>for generalizability purposes, r</w:t>
      </w:r>
      <w:r w:rsidR="00791B77" w:rsidRPr="005E5C39">
        <w:rPr>
          <w:rFonts w:cs="Times New Roman"/>
        </w:rPr>
        <w:t>ather than as a central independent variable</w:t>
      </w:r>
      <w:r w:rsidRPr="005E5C39">
        <w:rPr>
          <w:rFonts w:cs="Times New Roman"/>
        </w:rPr>
        <w:t xml:space="preserve">. </w:t>
      </w:r>
      <w:r w:rsidR="00A90233">
        <w:rPr>
          <w:rFonts w:cs="Times New Roman"/>
        </w:rPr>
        <w:t xml:space="preserve">In line with the original study, undergraduate students from each university’s research participant pool or equivalent participated in the study for course credit. </w:t>
      </w:r>
      <w:r w:rsidR="00663005">
        <w:rPr>
          <w:rFonts w:cs="Times New Roman"/>
        </w:rPr>
        <w:t>O</w:t>
      </w:r>
      <w:r w:rsidR="00A90233">
        <w:rPr>
          <w:rFonts w:cs="Times New Roman"/>
        </w:rPr>
        <w:t>ur predetermined exclusion criteria</w:t>
      </w:r>
      <w:r w:rsidR="00663005">
        <w:rPr>
          <w:rFonts w:cs="Times New Roman"/>
        </w:rPr>
        <w:t xml:space="preserve"> specified that we would</w:t>
      </w:r>
      <w:r w:rsidR="00CD439F">
        <w:rPr>
          <w:rFonts w:cs="Times New Roman"/>
        </w:rPr>
        <w:t xml:space="preserve"> </w:t>
      </w:r>
      <w:r w:rsidR="00A90233">
        <w:rPr>
          <w:rFonts w:cs="Times New Roman"/>
        </w:rPr>
        <w:t>exclude</w:t>
      </w:r>
      <w:r w:rsidR="00663005">
        <w:rPr>
          <w:rFonts w:cs="Times New Roman"/>
        </w:rPr>
        <w:t xml:space="preserve"> participants who</w:t>
      </w:r>
      <w:r w:rsidR="00A90233">
        <w:rPr>
          <w:rFonts w:cs="Times New Roman"/>
        </w:rPr>
        <w:t xml:space="preserve"> failed the suspicion probe or failed to comply</w:t>
      </w:r>
      <w:r w:rsidR="005824A8">
        <w:rPr>
          <w:rFonts w:cs="Times New Roman"/>
        </w:rPr>
        <w:t xml:space="preserve"> with experimental instructions</w:t>
      </w:r>
      <w:r w:rsidR="005824A8" w:rsidRPr="0040020E">
        <w:rPr>
          <w:rFonts w:cs="Times New Roman"/>
        </w:rPr>
        <w:t>, and</w:t>
      </w:r>
      <w:r w:rsidR="00CD439F">
        <w:rPr>
          <w:rFonts w:cs="Times New Roman"/>
        </w:rPr>
        <w:t xml:space="preserve"> also</w:t>
      </w:r>
      <w:r w:rsidR="005824A8" w:rsidRPr="0040020E">
        <w:rPr>
          <w:rFonts w:cs="Times New Roman"/>
        </w:rPr>
        <w:t xml:space="preserve"> labs </w:t>
      </w:r>
      <w:r w:rsidR="00CD439F">
        <w:rPr>
          <w:rFonts w:cs="Times New Roman"/>
        </w:rPr>
        <w:t xml:space="preserve">that </w:t>
      </w:r>
      <w:r w:rsidR="005824A8" w:rsidRPr="0040020E">
        <w:rPr>
          <w:rFonts w:cs="Times New Roman"/>
        </w:rPr>
        <w:t>failed to recruit at least</w:t>
      </w:r>
      <w:r w:rsidR="005824A8" w:rsidRPr="00CD439F">
        <w:rPr>
          <w:rFonts w:cs="Times New Roman"/>
        </w:rPr>
        <w:t xml:space="preserve"> </w:t>
      </w:r>
      <w:r w:rsidR="00CA026D" w:rsidRPr="00CD439F">
        <w:rPr>
          <w:rFonts w:cs="Times New Roman"/>
        </w:rPr>
        <w:t>8</w:t>
      </w:r>
      <w:r w:rsidR="005824A8" w:rsidRPr="00CD439F">
        <w:rPr>
          <w:rFonts w:cs="Times New Roman"/>
        </w:rPr>
        <w:t xml:space="preserve">0 </w:t>
      </w:r>
      <w:r w:rsidR="005824A8" w:rsidRPr="0040020E">
        <w:rPr>
          <w:rFonts w:cs="Times New Roman"/>
        </w:rPr>
        <w:t xml:space="preserve">participants </w:t>
      </w:r>
      <w:r w:rsidR="00CD439F">
        <w:rPr>
          <w:rFonts w:cs="Times New Roman"/>
        </w:rPr>
        <w:t xml:space="preserve">per study </w:t>
      </w:r>
      <w:r w:rsidR="005824A8" w:rsidRPr="0040020E">
        <w:rPr>
          <w:rFonts w:cs="Times New Roman"/>
        </w:rPr>
        <w:t>post-exclusion</w:t>
      </w:r>
      <w:r w:rsidR="00CD439F">
        <w:rPr>
          <w:rFonts w:cs="Times New Roman"/>
        </w:rPr>
        <w:t>. However, it is important to note that a small number of labs failed to recruit this minimum sample size. Given that these were good faith attempts with genuinely unforeseen recruitment challenges</w:t>
      </w:r>
      <w:r w:rsidR="000021C5">
        <w:rPr>
          <w:rFonts w:cs="Times New Roman"/>
        </w:rPr>
        <w:t xml:space="preserve"> that should have no systematic influence on the pattern of results</w:t>
      </w:r>
      <w:r w:rsidR="00CD439F">
        <w:rPr>
          <w:rFonts w:cs="Times New Roman"/>
        </w:rPr>
        <w:t>, the authorship and Editorial teams decided to deviate from the initial pre-registered exclusion criteria and leave these incomplete samples in the analyses.</w:t>
      </w:r>
    </w:p>
    <w:p w14:paraId="0018BD8F" w14:textId="6211C1A5" w:rsidR="006D45BA" w:rsidRPr="0035213D" w:rsidRDefault="0035213D" w:rsidP="006D45BA">
      <w:pPr>
        <w:ind w:firstLine="0"/>
        <w:rPr>
          <w:rFonts w:cs="Times New Roman"/>
          <w:b/>
          <w:lang w:val="en-US"/>
        </w:rPr>
      </w:pPr>
      <w:r>
        <w:rPr>
          <w:rFonts w:cs="Times New Roman"/>
          <w:b/>
        </w:rPr>
        <w:t xml:space="preserve">Procedure </w:t>
      </w:r>
      <w:r>
        <w:rPr>
          <w:rFonts w:cs="Times New Roman"/>
          <w:b/>
          <w:lang w:val="en-US" w:eastAsia="zh-CN"/>
        </w:rPr>
        <w:t>and Stimuli</w:t>
      </w:r>
    </w:p>
    <w:p w14:paraId="3D62F182" w14:textId="41709900" w:rsidR="0039180A" w:rsidRDefault="00B6088E" w:rsidP="0039180A">
      <w:pPr>
        <w:rPr>
          <w:rFonts w:cs="Times New Roman"/>
          <w:lang w:val="en-US"/>
        </w:rPr>
      </w:pPr>
      <w:r>
        <w:rPr>
          <w:rFonts w:cs="Times New Roman"/>
          <w:lang w:val="en-US"/>
        </w:rPr>
        <w:lastRenderedPageBreak/>
        <w:t>P</w:t>
      </w:r>
      <w:r w:rsidR="00865AC6">
        <w:rPr>
          <w:rFonts w:cs="Times New Roman"/>
          <w:lang w:val="en-US"/>
        </w:rPr>
        <w:t xml:space="preserve">articipants participated individually in a computerized lab booth or </w:t>
      </w:r>
      <w:r w:rsidR="005E2C8B">
        <w:rPr>
          <w:rFonts w:cs="Times New Roman"/>
          <w:lang w:val="en-US"/>
        </w:rPr>
        <w:t xml:space="preserve">cubicle </w:t>
      </w:r>
      <w:r w:rsidR="00865AC6">
        <w:rPr>
          <w:rFonts w:cs="Times New Roman"/>
          <w:lang w:val="en-US"/>
        </w:rPr>
        <w:t xml:space="preserve">equipped with a video recording device (e.g., video camera or mobile phone) that captured the computer screen and a side view of the participant. In line with the original experiment, the </w:t>
      </w:r>
      <w:r w:rsidR="00865AC6" w:rsidRPr="001F083C">
        <w:rPr>
          <w:rFonts w:cs="Times New Roman"/>
          <w:lang w:val="en-US"/>
        </w:rPr>
        <w:t xml:space="preserve">experimenter </w:t>
      </w:r>
      <w:r w:rsidR="00E00E40">
        <w:rPr>
          <w:rFonts w:cs="Times New Roman"/>
          <w:lang w:val="en-US"/>
        </w:rPr>
        <w:t xml:space="preserve">(blind </w:t>
      </w:r>
      <w:r w:rsidR="00E00E40" w:rsidRPr="0040020E">
        <w:rPr>
          <w:rFonts w:cs="Times New Roman"/>
          <w:lang w:val="en-US"/>
        </w:rPr>
        <w:t>to the purpose</w:t>
      </w:r>
      <w:r w:rsidR="00145301" w:rsidRPr="0040020E">
        <w:rPr>
          <w:rFonts w:cs="Times New Roman"/>
          <w:lang w:val="en-US"/>
        </w:rPr>
        <w:t xml:space="preserve"> of </w:t>
      </w:r>
      <w:r w:rsidR="00145301" w:rsidRPr="001F083C">
        <w:rPr>
          <w:rFonts w:cs="Times New Roman"/>
          <w:lang w:val="en-US"/>
        </w:rPr>
        <w:t xml:space="preserve">the study) </w:t>
      </w:r>
      <w:r w:rsidR="00865AC6" w:rsidRPr="001F083C">
        <w:rPr>
          <w:rFonts w:cs="Times New Roman"/>
          <w:lang w:val="en-US"/>
        </w:rPr>
        <w:t xml:space="preserve">first </w:t>
      </w:r>
      <w:r w:rsidR="00865AC6">
        <w:rPr>
          <w:rFonts w:cs="Times New Roman"/>
          <w:lang w:val="en-US"/>
        </w:rPr>
        <w:t>told the participant the cover story that the present study’s aim was to test “how various mental tasks affect the way people form associations between words”, and that the present study entail</w:t>
      </w:r>
      <w:r w:rsidR="005E2C8B">
        <w:rPr>
          <w:rFonts w:cs="Times New Roman"/>
          <w:lang w:val="en-US"/>
        </w:rPr>
        <w:t>ed completing</w:t>
      </w:r>
      <w:r w:rsidR="00865AC6">
        <w:rPr>
          <w:rFonts w:cs="Times New Roman"/>
          <w:lang w:val="en-US"/>
        </w:rPr>
        <w:t xml:space="preserve"> several tasks. The experimenter then delivered the instructions of the first task – participants in the suppression condition were asked not to think ab</w:t>
      </w:r>
      <w:r w:rsidR="00211630">
        <w:rPr>
          <w:rFonts w:cs="Times New Roman"/>
          <w:lang w:val="en-US"/>
        </w:rPr>
        <w:t>out a target for the next five</w:t>
      </w:r>
      <w:r w:rsidR="00865AC6">
        <w:rPr>
          <w:rFonts w:cs="Times New Roman"/>
          <w:lang w:val="en-US"/>
        </w:rPr>
        <w:t xml:space="preserve"> minutes</w:t>
      </w:r>
      <w:r w:rsidR="00211630">
        <w:rPr>
          <w:rFonts w:cs="Times New Roman"/>
          <w:lang w:val="en-US"/>
        </w:rPr>
        <w:t xml:space="preserve">. One of the following target thoughts was randomly provided to each participant: </w:t>
      </w:r>
      <w:r w:rsidR="008C1A4B">
        <w:rPr>
          <w:rFonts w:cs="Times New Roman"/>
          <w:i/>
          <w:lang w:val="en-US"/>
        </w:rPr>
        <w:t>mountain, car, child</w:t>
      </w:r>
      <w:r w:rsidR="00211630" w:rsidRPr="00944171">
        <w:rPr>
          <w:rFonts w:cs="Times New Roman"/>
          <w:i/>
          <w:lang w:val="en-US"/>
        </w:rPr>
        <w:t xml:space="preserve">, </w:t>
      </w:r>
      <w:r w:rsidR="00211630" w:rsidRPr="00944171">
        <w:rPr>
          <w:rFonts w:cs="Times New Roman"/>
          <w:lang w:val="en-US"/>
        </w:rPr>
        <w:t>or</w:t>
      </w:r>
      <w:r w:rsidR="008C1A4B">
        <w:rPr>
          <w:rFonts w:cs="Times New Roman"/>
          <w:i/>
          <w:lang w:val="en-US"/>
        </w:rPr>
        <w:t xml:space="preserve"> house</w:t>
      </w:r>
      <w:r w:rsidR="00211630">
        <w:rPr>
          <w:rFonts w:cs="Times New Roman"/>
          <w:lang w:val="en-US"/>
        </w:rPr>
        <w:t>. Participants in the concentration condi</w:t>
      </w:r>
      <w:r w:rsidR="00944171">
        <w:rPr>
          <w:rFonts w:cs="Times New Roman"/>
          <w:lang w:val="en-US"/>
        </w:rPr>
        <w:t>tion were asked to think about one of these</w:t>
      </w:r>
      <w:r w:rsidR="00211630">
        <w:rPr>
          <w:rFonts w:cs="Times New Roman"/>
          <w:lang w:val="en-US"/>
        </w:rPr>
        <w:t xml:space="preserve"> target</w:t>
      </w:r>
      <w:r w:rsidR="00944171">
        <w:rPr>
          <w:rFonts w:cs="Times New Roman"/>
          <w:lang w:val="en-US"/>
        </w:rPr>
        <w:t>s</w:t>
      </w:r>
      <w:r w:rsidR="00211630">
        <w:rPr>
          <w:rFonts w:cs="Times New Roman"/>
          <w:lang w:val="en-US"/>
        </w:rPr>
        <w:t xml:space="preserve"> for the next five minutes. The experimenter then left the room for five minutes, and upon returning, instructed the participants to engage in a concurrent task while </w:t>
      </w:r>
      <w:r w:rsidR="00944171">
        <w:rPr>
          <w:rFonts w:cs="Times New Roman"/>
          <w:lang w:val="en-US"/>
        </w:rPr>
        <w:t>continuing the suppression/concentration</w:t>
      </w:r>
      <w:r w:rsidR="00211630">
        <w:rPr>
          <w:rFonts w:cs="Times New Roman"/>
          <w:lang w:val="en-US"/>
        </w:rPr>
        <w:t xml:space="preserve"> task. </w:t>
      </w:r>
      <w:r w:rsidR="003531CB">
        <w:rPr>
          <w:rFonts w:cs="Times New Roman"/>
          <w:lang w:val="en-US"/>
        </w:rPr>
        <w:t>The experimenter</w:t>
      </w:r>
      <w:r w:rsidR="00944171">
        <w:rPr>
          <w:rFonts w:cs="Times New Roman"/>
          <w:lang w:val="en-US"/>
        </w:rPr>
        <w:t xml:space="preserve"> </w:t>
      </w:r>
      <w:r w:rsidR="003531CB">
        <w:rPr>
          <w:rFonts w:cs="Times New Roman"/>
          <w:lang w:val="en-US"/>
        </w:rPr>
        <w:t>told the participant that this new task requires them to generate and verbalize clearly an associate word in response to each word presented on the computer screen. Participants were also told that they should try and provide a response within the time limit, which is three second</w:t>
      </w:r>
      <w:r w:rsidR="0052243D">
        <w:rPr>
          <w:rFonts w:cs="Times New Roman"/>
          <w:lang w:val="en-US"/>
        </w:rPr>
        <w:t>s (high time pressure) for the first eight</w:t>
      </w:r>
      <w:r w:rsidR="003531CB">
        <w:rPr>
          <w:rFonts w:cs="Times New Roman"/>
          <w:lang w:val="en-US"/>
        </w:rPr>
        <w:t xml:space="preserve"> trials, and 10 seconds (low time pressure) </w:t>
      </w:r>
      <w:r w:rsidR="0052243D">
        <w:rPr>
          <w:rFonts w:cs="Times New Roman"/>
          <w:lang w:val="en-US"/>
        </w:rPr>
        <w:t>for last eight trials, or in the opposite order</w:t>
      </w:r>
      <w:r w:rsidR="00B27006">
        <w:rPr>
          <w:rFonts w:cs="Times New Roman"/>
          <w:lang w:val="en-US"/>
        </w:rPr>
        <w:t xml:space="preserve">. Moreover, </w:t>
      </w:r>
      <w:r w:rsidR="003531CB">
        <w:rPr>
          <w:rFonts w:cs="Times New Roman"/>
          <w:lang w:val="en-US"/>
        </w:rPr>
        <w:t>the time limit for each trial would be presented beneath the word stimulus on the same screen</w:t>
      </w:r>
      <w:r w:rsidR="0096324E">
        <w:rPr>
          <w:rFonts w:cs="Times New Roman"/>
          <w:lang w:val="en-US"/>
        </w:rPr>
        <w:t>, and would</w:t>
      </w:r>
      <w:r w:rsidR="00B27006">
        <w:rPr>
          <w:rFonts w:cs="Times New Roman"/>
          <w:lang w:val="en-US"/>
        </w:rPr>
        <w:t xml:space="preserve"> count down as time passes. Participants then completed </w:t>
      </w:r>
      <w:r w:rsidR="00943AFF">
        <w:rPr>
          <w:rFonts w:cs="Times New Roman"/>
          <w:lang w:val="en-US"/>
        </w:rPr>
        <w:t>four</w:t>
      </w:r>
      <w:r w:rsidR="00B27006">
        <w:rPr>
          <w:rFonts w:cs="Times New Roman"/>
          <w:lang w:val="en-US"/>
        </w:rPr>
        <w:t xml:space="preserve"> practice trials in the presence of the experimenter, following which the experim</w:t>
      </w:r>
      <w:r w:rsidR="00F95190">
        <w:rPr>
          <w:rFonts w:cs="Times New Roman"/>
          <w:lang w:val="en-US"/>
        </w:rPr>
        <w:t>enter started video recording and left the room for the</w:t>
      </w:r>
      <w:r w:rsidR="00B27006">
        <w:rPr>
          <w:rFonts w:cs="Times New Roman"/>
          <w:lang w:val="en-US"/>
        </w:rPr>
        <w:t xml:space="preserve"> participant </w:t>
      </w:r>
      <w:r w:rsidR="00F95190">
        <w:rPr>
          <w:rFonts w:cs="Times New Roman"/>
          <w:lang w:val="en-US"/>
        </w:rPr>
        <w:t>to complete</w:t>
      </w:r>
      <w:r w:rsidR="00B27006">
        <w:rPr>
          <w:rFonts w:cs="Times New Roman"/>
          <w:lang w:val="en-US"/>
        </w:rPr>
        <w:t xml:space="preserve"> the actual trials.</w:t>
      </w:r>
      <w:r w:rsidR="00901DF7">
        <w:rPr>
          <w:rFonts w:cs="Times New Roman"/>
          <w:lang w:val="en-US"/>
        </w:rPr>
        <w:t xml:space="preserve"> Upon task completion, participants saw a screen that instructed them to knock on the door to signal the experimenter, who then returned and asked participants to complete a </w:t>
      </w:r>
      <w:r w:rsidR="004F0174">
        <w:rPr>
          <w:rFonts w:cs="Times New Roman"/>
          <w:lang w:val="en-US"/>
        </w:rPr>
        <w:t xml:space="preserve">handout with a probe of their awareness of the aims of the present study followed by another </w:t>
      </w:r>
      <w:r w:rsidR="00901DF7">
        <w:rPr>
          <w:rFonts w:cs="Times New Roman"/>
          <w:lang w:val="en-US"/>
        </w:rPr>
        <w:t xml:space="preserve">handout with </w:t>
      </w:r>
      <w:r w:rsidR="00770DFD">
        <w:rPr>
          <w:rFonts w:cs="Times New Roman"/>
          <w:lang w:val="en-US"/>
        </w:rPr>
        <w:t xml:space="preserve">the </w:t>
      </w:r>
      <w:r w:rsidR="00FE4A06" w:rsidRPr="0040020E">
        <w:rPr>
          <w:rFonts w:cs="Times New Roman"/>
          <w:lang w:val="en-US"/>
        </w:rPr>
        <w:lastRenderedPageBreak/>
        <w:t>manipulation check</w:t>
      </w:r>
      <w:r w:rsidR="00770DFD" w:rsidRPr="0040020E">
        <w:rPr>
          <w:rFonts w:cs="Times New Roman"/>
          <w:lang w:val="en-US"/>
        </w:rPr>
        <w:t xml:space="preserve"> and </w:t>
      </w:r>
      <w:r w:rsidR="00901DF7" w:rsidRPr="0040020E">
        <w:rPr>
          <w:rFonts w:cs="Times New Roman"/>
          <w:lang w:val="en-US"/>
        </w:rPr>
        <w:t xml:space="preserve">demographic </w:t>
      </w:r>
      <w:r w:rsidR="00901DF7">
        <w:rPr>
          <w:rFonts w:cs="Times New Roman"/>
          <w:lang w:val="en-US"/>
        </w:rPr>
        <w:t>questions.</w:t>
      </w:r>
      <w:r w:rsidR="00B27006">
        <w:rPr>
          <w:rFonts w:cs="Times New Roman"/>
          <w:lang w:val="en-US"/>
        </w:rPr>
        <w:t xml:space="preserve"> </w:t>
      </w:r>
      <w:r w:rsidR="004F0174">
        <w:rPr>
          <w:rFonts w:cs="Times New Roman"/>
          <w:lang w:val="en-US"/>
        </w:rPr>
        <w:t xml:space="preserve">Finally, participants were </w:t>
      </w:r>
      <w:r w:rsidR="00145301">
        <w:rPr>
          <w:rFonts w:cs="Times New Roman"/>
          <w:lang w:val="en-US"/>
        </w:rPr>
        <w:t>debrief</w:t>
      </w:r>
      <w:r w:rsidR="00CF73EB">
        <w:rPr>
          <w:rFonts w:cs="Times New Roman"/>
          <w:lang w:val="en-US"/>
        </w:rPr>
        <w:t>ed</w:t>
      </w:r>
      <w:r w:rsidR="0039180A">
        <w:rPr>
          <w:rFonts w:cs="Times New Roman"/>
          <w:lang w:val="en-US"/>
        </w:rPr>
        <w:t xml:space="preserve"> and thanked.</w:t>
      </w:r>
    </w:p>
    <w:p w14:paraId="28CE7510" w14:textId="33192DF5" w:rsidR="0061380F" w:rsidRPr="00BB4609" w:rsidRDefault="0092697B" w:rsidP="00565D09">
      <w:pPr>
        <w:rPr>
          <w:rFonts w:cs="Times New Roman"/>
          <w:lang w:val="en-US"/>
        </w:rPr>
      </w:pPr>
      <w:r>
        <w:rPr>
          <w:rFonts w:cs="Times New Roman"/>
          <w:lang w:val="en-US"/>
        </w:rPr>
        <w:t xml:space="preserve">A total of 16 words </w:t>
      </w:r>
      <w:r w:rsidR="00623BC2">
        <w:rPr>
          <w:rFonts w:cs="Times New Roman"/>
          <w:lang w:val="en-US"/>
        </w:rPr>
        <w:t xml:space="preserve">from three categories </w:t>
      </w:r>
      <w:r>
        <w:rPr>
          <w:rFonts w:cs="Times New Roman"/>
          <w:lang w:val="en-US"/>
        </w:rPr>
        <w:t xml:space="preserve">were presented in </w:t>
      </w:r>
      <w:r w:rsidR="0052243D">
        <w:rPr>
          <w:rFonts w:cs="Times New Roman"/>
          <w:lang w:val="en-US"/>
        </w:rPr>
        <w:t>random order (</w:t>
      </w:r>
      <w:r w:rsidR="00943AFF" w:rsidRPr="001F083C">
        <w:rPr>
          <w:rFonts w:cs="Times New Roman"/>
          <w:lang w:val="en-US"/>
        </w:rPr>
        <w:t xml:space="preserve">programmed using </w:t>
      </w:r>
      <w:proofErr w:type="spellStart"/>
      <w:r w:rsidR="00943AFF" w:rsidRPr="001F083C">
        <w:rPr>
          <w:rFonts w:cs="Times New Roman"/>
          <w:lang w:val="en-US"/>
        </w:rPr>
        <w:t>PsychoPy</w:t>
      </w:r>
      <w:proofErr w:type="spellEnd"/>
      <w:r w:rsidR="00943AFF" w:rsidRPr="001F083C">
        <w:rPr>
          <w:rFonts w:cs="Times New Roman"/>
          <w:lang w:val="en-US"/>
        </w:rPr>
        <w:t>; Pe</w:t>
      </w:r>
      <w:r w:rsidR="005A2905">
        <w:rPr>
          <w:rFonts w:cs="Times New Roman"/>
          <w:lang w:val="en-US"/>
        </w:rPr>
        <w:t>i</w:t>
      </w:r>
      <w:r w:rsidR="00943AFF" w:rsidRPr="001F083C">
        <w:rPr>
          <w:rFonts w:cs="Times New Roman"/>
          <w:lang w:val="en-US"/>
        </w:rPr>
        <w:t>rce et al., 2019</w:t>
      </w:r>
      <w:r w:rsidR="00623BC2" w:rsidRPr="001F083C">
        <w:rPr>
          <w:rFonts w:cs="Times New Roman"/>
          <w:lang w:val="en-US"/>
        </w:rPr>
        <w:t>)</w:t>
      </w:r>
      <w:r w:rsidR="0015078B" w:rsidRPr="001F083C">
        <w:rPr>
          <w:rFonts w:cs="Times New Roman"/>
          <w:lang w:val="en-US"/>
        </w:rPr>
        <w:t xml:space="preserve"> </w:t>
      </w:r>
      <w:r w:rsidR="00440568" w:rsidRPr="001F083C">
        <w:rPr>
          <w:rFonts w:cs="Times New Roman"/>
          <w:lang w:val="en-US"/>
        </w:rPr>
        <w:t xml:space="preserve">via the </w:t>
      </w:r>
      <w:proofErr w:type="spellStart"/>
      <w:r w:rsidR="00440568" w:rsidRPr="001F083C">
        <w:rPr>
          <w:rFonts w:cs="Times New Roman"/>
          <w:lang w:val="en-US"/>
        </w:rPr>
        <w:t>Pavlovia</w:t>
      </w:r>
      <w:proofErr w:type="spellEnd"/>
      <w:r w:rsidR="00440568" w:rsidRPr="001F083C">
        <w:rPr>
          <w:rFonts w:cs="Times New Roman"/>
          <w:lang w:val="en-US"/>
        </w:rPr>
        <w:t xml:space="preserve"> online platform</w:t>
      </w:r>
      <w:r w:rsidR="0015078B" w:rsidRPr="001F083C">
        <w:rPr>
          <w:rFonts w:cs="Times New Roman"/>
          <w:lang w:val="en-US"/>
        </w:rPr>
        <w:t xml:space="preserve"> (</w:t>
      </w:r>
      <w:hyperlink r:id="rId9" w:tgtFrame="_blank" w:tooltip="Original URL: https://run.pavlovia.org/vespr/wegner-replication. Click or tap if you trust this link." w:history="1">
        <w:r w:rsidR="0015078B" w:rsidRPr="001F083C">
          <w:rPr>
            <w:rStyle w:val="Hyperlink"/>
            <w:rFonts w:cs="Times New Roman"/>
            <w:color w:val="auto"/>
            <w:u w:val="none"/>
            <w:bdr w:val="none" w:sz="0" w:space="0" w:color="auto" w:frame="1"/>
            <w:shd w:val="clear" w:color="auto" w:fill="FBFBFB"/>
          </w:rPr>
          <w:t>https://run.pavlovia.org/vespr/wegner-replication</w:t>
        </w:r>
      </w:hyperlink>
      <w:r w:rsidR="0015078B" w:rsidRPr="001F083C">
        <w:rPr>
          <w:rFonts w:cs="Times New Roman"/>
          <w:lang w:val="en-US"/>
        </w:rPr>
        <w:t>)</w:t>
      </w:r>
      <w:r w:rsidR="00623BC2" w:rsidRPr="001F083C">
        <w:rPr>
          <w:rFonts w:cs="Times New Roman"/>
          <w:lang w:val="en-US"/>
        </w:rPr>
        <w:t>.</w:t>
      </w:r>
      <w:r w:rsidRPr="001F083C">
        <w:rPr>
          <w:rFonts w:cs="Times New Roman"/>
          <w:lang w:val="en-US"/>
        </w:rPr>
        <w:t xml:space="preserve"> Four of the 16 words were semantic associates of </w:t>
      </w:r>
      <w:r w:rsidRPr="00BB4609">
        <w:rPr>
          <w:rFonts w:cs="Times New Roman"/>
          <w:lang w:val="en-US"/>
        </w:rPr>
        <w:t xml:space="preserve">the target word (e.g., </w:t>
      </w:r>
      <w:r w:rsidR="001F083C" w:rsidRPr="00BB4609">
        <w:rPr>
          <w:rFonts w:cs="Times New Roman"/>
          <w:i/>
          <w:lang w:val="en-US"/>
        </w:rPr>
        <w:t>mother, little</w:t>
      </w:r>
      <w:r w:rsidR="00DE0CFD" w:rsidRPr="00BB4609">
        <w:rPr>
          <w:rFonts w:cs="Times New Roman"/>
          <w:lang w:val="en-US"/>
        </w:rPr>
        <w:t xml:space="preserve">, </w:t>
      </w:r>
      <w:r w:rsidR="001F083C" w:rsidRPr="00BB4609">
        <w:rPr>
          <w:rFonts w:cs="Times New Roman"/>
          <w:i/>
          <w:lang w:val="en-US"/>
        </w:rPr>
        <w:t>adult</w:t>
      </w:r>
      <w:r w:rsidR="00DE0CFD" w:rsidRPr="00BB4609">
        <w:rPr>
          <w:rFonts w:cs="Times New Roman"/>
          <w:i/>
          <w:lang w:val="en-US"/>
        </w:rPr>
        <w:t>,</w:t>
      </w:r>
      <w:r w:rsidR="00DE0CFD" w:rsidRPr="00BB4609">
        <w:rPr>
          <w:rFonts w:cs="Times New Roman"/>
          <w:lang w:val="en-US"/>
        </w:rPr>
        <w:t xml:space="preserve"> </w:t>
      </w:r>
      <w:r w:rsidRPr="00BB4609">
        <w:rPr>
          <w:rFonts w:cs="Times New Roman"/>
          <w:lang w:val="en-US"/>
        </w:rPr>
        <w:t>and</w:t>
      </w:r>
      <w:r w:rsidRPr="00BB4609">
        <w:rPr>
          <w:rFonts w:cs="Times New Roman"/>
          <w:i/>
          <w:lang w:val="en-US"/>
        </w:rPr>
        <w:t xml:space="preserve"> </w:t>
      </w:r>
      <w:r w:rsidR="001F083C" w:rsidRPr="00BB4609">
        <w:rPr>
          <w:rFonts w:cs="Times New Roman"/>
          <w:i/>
          <w:lang w:val="en-US"/>
        </w:rPr>
        <w:t>young</w:t>
      </w:r>
      <w:r w:rsidRPr="00BB4609">
        <w:rPr>
          <w:rFonts w:cs="Times New Roman"/>
          <w:lang w:val="en-US"/>
        </w:rPr>
        <w:t xml:space="preserve"> for the target word </w:t>
      </w:r>
      <w:r w:rsidR="001F083C" w:rsidRPr="00BB4609">
        <w:rPr>
          <w:rFonts w:cs="Times New Roman"/>
          <w:i/>
          <w:lang w:val="en-US"/>
        </w:rPr>
        <w:t>child</w:t>
      </w:r>
      <w:r w:rsidRPr="00BB4609">
        <w:rPr>
          <w:rFonts w:cs="Times New Roman"/>
          <w:lang w:val="en-US"/>
        </w:rPr>
        <w:t>)</w:t>
      </w:r>
      <w:r w:rsidR="0056245F" w:rsidRPr="00BB4609">
        <w:rPr>
          <w:rFonts w:cs="Times New Roman"/>
          <w:lang w:val="en-US"/>
        </w:rPr>
        <w:t>.</w:t>
      </w:r>
      <w:r w:rsidR="00A74072" w:rsidRPr="00BB4609">
        <w:rPr>
          <w:rFonts w:cs="Times New Roman"/>
          <w:lang w:val="en-US"/>
        </w:rPr>
        <w:t xml:space="preserve"> </w:t>
      </w:r>
      <w:r w:rsidR="00BA3979" w:rsidRPr="00BB4609">
        <w:rPr>
          <w:rFonts w:cs="Times New Roman"/>
          <w:lang w:val="en-US"/>
        </w:rPr>
        <w:t>Another</w:t>
      </w:r>
      <w:r w:rsidR="00354710" w:rsidRPr="00BB4609">
        <w:rPr>
          <w:rFonts w:cs="Times New Roman"/>
          <w:lang w:val="en-US"/>
        </w:rPr>
        <w:t xml:space="preserve"> four words were nontarget</w:t>
      </w:r>
      <w:r w:rsidR="00A74072" w:rsidRPr="00BB4609">
        <w:rPr>
          <w:rFonts w:cs="Times New Roman"/>
          <w:lang w:val="en-US"/>
        </w:rPr>
        <w:t xml:space="preserve"> words, which consisted of the four semantic associates of a different target word (e.g., </w:t>
      </w:r>
      <w:r w:rsidR="001F083C" w:rsidRPr="00BB4609">
        <w:rPr>
          <w:rFonts w:cs="Times New Roman"/>
          <w:i/>
          <w:lang w:val="en-US"/>
        </w:rPr>
        <w:t>home, door</w:t>
      </w:r>
      <w:r w:rsidR="00695423" w:rsidRPr="00BB4609">
        <w:rPr>
          <w:rFonts w:cs="Times New Roman"/>
          <w:i/>
          <w:lang w:val="en-US"/>
        </w:rPr>
        <w:t xml:space="preserve">, </w:t>
      </w:r>
      <w:r w:rsidR="001F083C" w:rsidRPr="00BB4609">
        <w:rPr>
          <w:rFonts w:cs="Times New Roman"/>
          <w:i/>
          <w:lang w:val="en-US"/>
        </w:rPr>
        <w:t>brick</w:t>
      </w:r>
      <w:r w:rsidR="00695423" w:rsidRPr="00BB4609">
        <w:rPr>
          <w:rFonts w:cs="Times New Roman"/>
          <w:i/>
          <w:lang w:val="en-US"/>
        </w:rPr>
        <w:t xml:space="preserve">, </w:t>
      </w:r>
      <w:r w:rsidR="00695423" w:rsidRPr="00BB4609">
        <w:rPr>
          <w:rFonts w:cs="Times New Roman"/>
          <w:lang w:val="en-US"/>
        </w:rPr>
        <w:t xml:space="preserve">and </w:t>
      </w:r>
      <w:r w:rsidR="001F083C" w:rsidRPr="00BB4609">
        <w:rPr>
          <w:rFonts w:cs="Times New Roman"/>
          <w:i/>
          <w:lang w:val="en-US"/>
        </w:rPr>
        <w:t>roof</w:t>
      </w:r>
      <w:r w:rsidR="00DE0CFD" w:rsidRPr="00BB4609">
        <w:rPr>
          <w:rFonts w:cs="Times New Roman"/>
          <w:lang w:val="en-US"/>
        </w:rPr>
        <w:t xml:space="preserve"> </w:t>
      </w:r>
      <w:r w:rsidR="00BA3979" w:rsidRPr="00BB4609">
        <w:rPr>
          <w:rFonts w:cs="Times New Roman"/>
          <w:lang w:val="en-US"/>
        </w:rPr>
        <w:t xml:space="preserve">if </w:t>
      </w:r>
      <w:r w:rsidR="00A74072" w:rsidRPr="00BB4609">
        <w:rPr>
          <w:rFonts w:cs="Times New Roman"/>
          <w:lang w:val="en-US"/>
        </w:rPr>
        <w:t xml:space="preserve">the target word </w:t>
      </w:r>
      <w:r w:rsidR="00BA3979" w:rsidRPr="00BB4609">
        <w:rPr>
          <w:rFonts w:cs="Times New Roman"/>
          <w:lang w:val="en-US"/>
        </w:rPr>
        <w:t xml:space="preserve">was </w:t>
      </w:r>
      <w:r w:rsidR="001F083C" w:rsidRPr="00BB4609">
        <w:rPr>
          <w:rFonts w:cs="Times New Roman"/>
          <w:i/>
          <w:lang w:val="en-US"/>
        </w:rPr>
        <w:t>child</w:t>
      </w:r>
      <w:r w:rsidR="00A74072" w:rsidRPr="00BB4609">
        <w:rPr>
          <w:rFonts w:cs="Times New Roman"/>
          <w:lang w:val="en-US"/>
        </w:rPr>
        <w:t>).</w:t>
      </w:r>
      <w:r w:rsidR="00BA3979" w:rsidRPr="00BB4609">
        <w:rPr>
          <w:rFonts w:cs="Times New Roman"/>
          <w:lang w:val="en-US"/>
        </w:rPr>
        <w:t xml:space="preserve"> The remaining eight words were fillers unrelated to any of the four target words</w:t>
      </w:r>
      <w:r w:rsidR="00977BF7" w:rsidRPr="00BB4609">
        <w:rPr>
          <w:rFonts w:cs="Times New Roman"/>
          <w:lang w:val="en-US"/>
        </w:rPr>
        <w:t xml:space="preserve"> (</w:t>
      </w:r>
      <w:r w:rsidR="001F083C" w:rsidRPr="00BB4609">
        <w:rPr>
          <w:rFonts w:cs="Times New Roman"/>
          <w:i/>
          <w:lang w:val="en-US"/>
        </w:rPr>
        <w:t>shallow, shave, gesture, idea, quarter, anger</w:t>
      </w:r>
      <w:r w:rsidR="00977BF7" w:rsidRPr="00BB4609">
        <w:rPr>
          <w:rFonts w:cs="Times New Roman"/>
          <w:i/>
          <w:lang w:val="en-US"/>
        </w:rPr>
        <w:t xml:space="preserve">, voice, </w:t>
      </w:r>
      <w:r w:rsidR="00977BF7" w:rsidRPr="00BB4609">
        <w:rPr>
          <w:rFonts w:cs="Times New Roman"/>
          <w:lang w:val="en-US"/>
        </w:rPr>
        <w:t xml:space="preserve">and </w:t>
      </w:r>
      <w:r w:rsidR="00977BF7" w:rsidRPr="00BB4609">
        <w:rPr>
          <w:rFonts w:cs="Times New Roman"/>
          <w:i/>
          <w:lang w:val="en-US"/>
        </w:rPr>
        <w:t>option</w:t>
      </w:r>
      <w:r w:rsidR="00977BF7" w:rsidRPr="00BB4609">
        <w:rPr>
          <w:rFonts w:cs="Times New Roman"/>
          <w:lang w:val="en-US"/>
        </w:rPr>
        <w:t>)</w:t>
      </w:r>
      <w:r w:rsidR="00991D11">
        <w:rPr>
          <w:rStyle w:val="FootnoteReference"/>
          <w:rFonts w:cs="Times New Roman"/>
          <w:lang w:val="en-US"/>
        </w:rPr>
        <w:footnoteReference w:id="3"/>
      </w:r>
      <w:r w:rsidR="00BA3979" w:rsidRPr="00BB4609">
        <w:rPr>
          <w:rFonts w:cs="Times New Roman"/>
          <w:lang w:val="en-US"/>
        </w:rPr>
        <w:t>.</w:t>
      </w:r>
      <w:r w:rsidR="00623BC2" w:rsidRPr="00BB4609">
        <w:rPr>
          <w:rFonts w:cs="Times New Roman"/>
          <w:lang w:val="en-US"/>
        </w:rPr>
        <w:t xml:space="preserve"> Within each category, half of the words were assigned a three second</w:t>
      </w:r>
      <w:r w:rsidR="00977BF7" w:rsidRPr="00BB4609">
        <w:rPr>
          <w:rFonts w:cs="Times New Roman"/>
          <w:lang w:val="en-US"/>
        </w:rPr>
        <w:t xml:space="preserve"> time limit </w:t>
      </w:r>
      <w:r w:rsidR="00623BC2" w:rsidRPr="00BB4609">
        <w:rPr>
          <w:rFonts w:cs="Times New Roman"/>
          <w:lang w:val="en-US"/>
        </w:rPr>
        <w:t>while the other half were assigned a 10 second time limit</w:t>
      </w:r>
      <w:r w:rsidR="00977BF7" w:rsidRPr="00BB4609">
        <w:rPr>
          <w:rFonts w:cs="Times New Roman"/>
          <w:lang w:val="en-US"/>
        </w:rPr>
        <w:t>, and this was randomly counterbalanced</w:t>
      </w:r>
      <w:r w:rsidR="00623BC2" w:rsidRPr="00BB4609">
        <w:rPr>
          <w:rFonts w:cs="Times New Roman"/>
          <w:lang w:val="en-US"/>
        </w:rPr>
        <w:t>. For each trial, the time limit was dis</w:t>
      </w:r>
      <w:r w:rsidR="0096324E">
        <w:rPr>
          <w:rFonts w:cs="Times New Roman"/>
          <w:lang w:val="en-US"/>
        </w:rPr>
        <w:t>played beneath the word and counted</w:t>
      </w:r>
      <w:r w:rsidR="00623BC2" w:rsidRPr="00BB4609">
        <w:rPr>
          <w:rFonts w:cs="Times New Roman"/>
          <w:lang w:val="en-US"/>
        </w:rPr>
        <w:t xml:space="preserve"> down second by second immediately after presentation.</w:t>
      </w:r>
    </w:p>
    <w:p w14:paraId="01F92ADD" w14:textId="4477C811" w:rsidR="00C54CC2" w:rsidRPr="0040020E" w:rsidRDefault="00B6088E" w:rsidP="00565D09">
      <w:pPr>
        <w:rPr>
          <w:rFonts w:cs="Times New Roman"/>
          <w:lang w:val="en-US"/>
        </w:rPr>
      </w:pPr>
      <w:r>
        <w:rPr>
          <w:rFonts w:cs="Times New Roman"/>
          <w:lang w:val="en-US"/>
        </w:rPr>
        <w:t>In line with the original study,</w:t>
      </w:r>
      <w:r w:rsidR="002771BB" w:rsidRPr="00BB4609">
        <w:rPr>
          <w:rFonts w:cs="Times New Roman"/>
          <w:lang w:val="en-US"/>
        </w:rPr>
        <w:t xml:space="preserve"> two versions of the computer task were programmed, each with a different pair of target words. Specifically, for participants</w:t>
      </w:r>
      <w:r w:rsidR="00354710" w:rsidRPr="00BB4609">
        <w:rPr>
          <w:rFonts w:cs="Times New Roman"/>
          <w:lang w:val="en-US"/>
        </w:rPr>
        <w:t xml:space="preserve"> </w:t>
      </w:r>
      <w:r w:rsidR="002771BB" w:rsidRPr="00BB4609">
        <w:rPr>
          <w:rFonts w:cs="Times New Roman"/>
          <w:lang w:val="en-US"/>
        </w:rPr>
        <w:t xml:space="preserve">who </w:t>
      </w:r>
      <w:r w:rsidR="00522644" w:rsidRPr="00BB4609">
        <w:rPr>
          <w:rFonts w:cs="Times New Roman"/>
          <w:lang w:val="en-US"/>
        </w:rPr>
        <w:t xml:space="preserve">were allocated the target word of </w:t>
      </w:r>
      <w:r w:rsidR="002771BB" w:rsidRPr="00BB4609">
        <w:rPr>
          <w:rFonts w:cs="Times New Roman"/>
          <w:lang w:val="en-US"/>
        </w:rPr>
        <w:t xml:space="preserve">either </w:t>
      </w:r>
      <w:r w:rsidR="00522644" w:rsidRPr="00BB4609">
        <w:rPr>
          <w:rFonts w:cs="Times New Roman"/>
          <w:i/>
          <w:lang w:val="en-US"/>
        </w:rPr>
        <w:t xml:space="preserve">mountain </w:t>
      </w:r>
      <w:r w:rsidR="00522644" w:rsidRPr="00BB4609">
        <w:rPr>
          <w:rFonts w:cs="Times New Roman"/>
          <w:lang w:val="en-US"/>
        </w:rPr>
        <w:t>or</w:t>
      </w:r>
      <w:r w:rsidR="00522644" w:rsidRPr="00BB4609">
        <w:rPr>
          <w:rFonts w:cs="Times New Roman"/>
          <w:i/>
          <w:lang w:val="en-US"/>
        </w:rPr>
        <w:t xml:space="preserve"> car</w:t>
      </w:r>
      <w:r w:rsidR="002771BB" w:rsidRPr="00BB4609">
        <w:rPr>
          <w:rFonts w:cs="Times New Roman"/>
          <w:lang w:val="en-US"/>
        </w:rPr>
        <w:t>, the first version of the online program was used.</w:t>
      </w:r>
      <w:r w:rsidR="00522644" w:rsidRPr="00BB4609">
        <w:rPr>
          <w:rFonts w:cs="Times New Roman"/>
          <w:lang w:val="en-US"/>
        </w:rPr>
        <w:t xml:space="preserve"> </w:t>
      </w:r>
      <w:r w:rsidR="002771BB" w:rsidRPr="00BB4609">
        <w:rPr>
          <w:rFonts w:cs="Times New Roman"/>
          <w:lang w:val="en-US"/>
        </w:rPr>
        <w:t>This way, t</w:t>
      </w:r>
      <w:r w:rsidR="00522644" w:rsidRPr="00BB4609">
        <w:rPr>
          <w:rFonts w:cs="Times New Roman"/>
          <w:lang w:val="en-US"/>
        </w:rPr>
        <w:t xml:space="preserve">he associates of </w:t>
      </w:r>
      <w:r w:rsidR="00522644" w:rsidRPr="00BB4609">
        <w:rPr>
          <w:rFonts w:cs="Times New Roman"/>
          <w:i/>
          <w:lang w:val="en-US"/>
        </w:rPr>
        <w:t>mountain</w:t>
      </w:r>
      <w:r w:rsidR="00522644" w:rsidRPr="00BB4609">
        <w:rPr>
          <w:rFonts w:cs="Times New Roman"/>
          <w:lang w:val="en-US"/>
        </w:rPr>
        <w:t xml:space="preserve"> (</w:t>
      </w:r>
      <w:r w:rsidR="00522644" w:rsidRPr="00BB4609">
        <w:rPr>
          <w:rFonts w:cs="Times New Roman"/>
          <w:i/>
          <w:lang w:val="en-US"/>
        </w:rPr>
        <w:t>climb, high, hill</w:t>
      </w:r>
      <w:r w:rsidR="00522644" w:rsidRPr="00BB4609">
        <w:rPr>
          <w:rFonts w:cs="Times New Roman"/>
          <w:lang w:val="en-US"/>
        </w:rPr>
        <w:t>, and</w:t>
      </w:r>
      <w:r w:rsidR="00522644" w:rsidRPr="00BB4609">
        <w:rPr>
          <w:rFonts w:cs="Times New Roman"/>
          <w:i/>
          <w:lang w:val="en-US"/>
        </w:rPr>
        <w:t xml:space="preserve"> top</w:t>
      </w:r>
      <w:r w:rsidR="0096324E">
        <w:rPr>
          <w:rFonts w:cs="Times New Roman"/>
          <w:lang w:val="en-US"/>
        </w:rPr>
        <w:t>) were</w:t>
      </w:r>
      <w:r w:rsidR="00522644" w:rsidRPr="00BB4609">
        <w:rPr>
          <w:rFonts w:cs="Times New Roman"/>
          <w:lang w:val="en-US"/>
        </w:rPr>
        <w:t xml:space="preserve"> the nontarget words for </w:t>
      </w:r>
      <w:r w:rsidR="00522644" w:rsidRPr="00BB4609">
        <w:rPr>
          <w:rFonts w:cs="Times New Roman"/>
          <w:i/>
          <w:lang w:val="en-US"/>
        </w:rPr>
        <w:t>car,</w:t>
      </w:r>
      <w:r w:rsidR="00522644" w:rsidRPr="00BB4609">
        <w:rPr>
          <w:rFonts w:cs="Times New Roman"/>
          <w:lang w:val="en-US"/>
        </w:rPr>
        <w:t xml:space="preserve"> while the associates of </w:t>
      </w:r>
      <w:r w:rsidR="00522644" w:rsidRPr="00BB4609">
        <w:rPr>
          <w:rFonts w:cs="Times New Roman"/>
          <w:i/>
          <w:lang w:val="en-US"/>
        </w:rPr>
        <w:t>car</w:t>
      </w:r>
      <w:r w:rsidR="00522644" w:rsidRPr="00BB4609">
        <w:rPr>
          <w:rFonts w:cs="Times New Roman"/>
          <w:lang w:val="en-US"/>
        </w:rPr>
        <w:t xml:space="preserve"> (</w:t>
      </w:r>
      <w:r w:rsidR="00522644" w:rsidRPr="00BB4609">
        <w:rPr>
          <w:rFonts w:cs="Times New Roman"/>
          <w:i/>
          <w:lang w:val="en-US"/>
        </w:rPr>
        <w:t xml:space="preserve">bus, drive, truck, </w:t>
      </w:r>
      <w:r w:rsidR="00522644" w:rsidRPr="00BB4609">
        <w:rPr>
          <w:rFonts w:cs="Times New Roman"/>
          <w:lang w:val="en-US"/>
        </w:rPr>
        <w:t xml:space="preserve">and </w:t>
      </w:r>
      <w:r w:rsidR="00522644" w:rsidRPr="00BB4609">
        <w:rPr>
          <w:rFonts w:cs="Times New Roman"/>
          <w:i/>
          <w:lang w:val="en-US"/>
        </w:rPr>
        <w:t>wheel</w:t>
      </w:r>
      <w:r w:rsidR="0096324E">
        <w:rPr>
          <w:rFonts w:cs="Times New Roman"/>
          <w:lang w:val="en-US"/>
        </w:rPr>
        <w:t>) were</w:t>
      </w:r>
      <w:r w:rsidR="00522644" w:rsidRPr="00BB4609">
        <w:rPr>
          <w:rFonts w:cs="Times New Roman"/>
          <w:lang w:val="en-US"/>
        </w:rPr>
        <w:t xml:space="preserve"> the nontarget words for </w:t>
      </w:r>
      <w:r w:rsidR="00522644" w:rsidRPr="00BB4609">
        <w:rPr>
          <w:rFonts w:cs="Times New Roman"/>
          <w:i/>
          <w:lang w:val="en-US"/>
        </w:rPr>
        <w:t>mountain</w:t>
      </w:r>
      <w:r w:rsidR="00522644" w:rsidRPr="00BB4609">
        <w:rPr>
          <w:rFonts w:cs="Times New Roman"/>
          <w:lang w:val="en-US"/>
        </w:rPr>
        <w:t xml:space="preserve">. </w:t>
      </w:r>
      <w:r w:rsidR="002771BB" w:rsidRPr="00BB4609">
        <w:rPr>
          <w:rFonts w:cs="Times New Roman"/>
          <w:lang w:val="en-US"/>
        </w:rPr>
        <w:t xml:space="preserve">For participants who </w:t>
      </w:r>
      <w:r w:rsidR="00522644" w:rsidRPr="00BB4609">
        <w:rPr>
          <w:rFonts w:cs="Times New Roman"/>
          <w:lang w:val="en-US"/>
        </w:rPr>
        <w:t>were allocated the target word of</w:t>
      </w:r>
      <w:r w:rsidR="002771BB" w:rsidRPr="00BB4609">
        <w:rPr>
          <w:rFonts w:cs="Times New Roman"/>
          <w:lang w:val="en-US"/>
        </w:rPr>
        <w:t xml:space="preserve"> either</w:t>
      </w:r>
      <w:r w:rsidR="00522644" w:rsidRPr="00BB4609">
        <w:rPr>
          <w:rFonts w:cs="Times New Roman"/>
          <w:lang w:val="en-US"/>
        </w:rPr>
        <w:t xml:space="preserve"> </w:t>
      </w:r>
      <w:r w:rsidR="005A1940" w:rsidRPr="00BB4609">
        <w:rPr>
          <w:rFonts w:cs="Times New Roman"/>
          <w:i/>
          <w:lang w:val="en-US"/>
        </w:rPr>
        <w:t>child</w:t>
      </w:r>
      <w:r w:rsidR="00522644" w:rsidRPr="00BB4609">
        <w:rPr>
          <w:rFonts w:cs="Times New Roman"/>
          <w:i/>
          <w:lang w:val="en-US"/>
        </w:rPr>
        <w:t xml:space="preserve"> </w:t>
      </w:r>
      <w:r w:rsidR="00522644" w:rsidRPr="00BB4609">
        <w:rPr>
          <w:rFonts w:cs="Times New Roman"/>
          <w:lang w:val="en-US"/>
        </w:rPr>
        <w:t xml:space="preserve">or </w:t>
      </w:r>
      <w:r w:rsidR="005A1940" w:rsidRPr="00BB4609">
        <w:rPr>
          <w:rFonts w:cs="Times New Roman"/>
          <w:i/>
          <w:lang w:val="en-US"/>
        </w:rPr>
        <w:t>house</w:t>
      </w:r>
      <w:r w:rsidR="002771BB" w:rsidRPr="00BB4609">
        <w:rPr>
          <w:rFonts w:cs="Times New Roman"/>
          <w:lang w:val="en-US"/>
        </w:rPr>
        <w:t>, the second version of the online program was used. This way,</w:t>
      </w:r>
      <w:r w:rsidR="00522644" w:rsidRPr="00BB4609">
        <w:rPr>
          <w:rFonts w:cs="Times New Roman"/>
          <w:lang w:val="en-US"/>
        </w:rPr>
        <w:t xml:space="preserve"> </w:t>
      </w:r>
      <w:r w:rsidR="002771BB" w:rsidRPr="00BB4609">
        <w:rPr>
          <w:rFonts w:cs="Times New Roman"/>
          <w:lang w:val="en-US"/>
        </w:rPr>
        <w:t>t</w:t>
      </w:r>
      <w:r w:rsidR="003B7185" w:rsidRPr="00BB4609">
        <w:rPr>
          <w:rFonts w:cs="Times New Roman"/>
          <w:lang w:val="en-US"/>
        </w:rPr>
        <w:t xml:space="preserve">he associates of </w:t>
      </w:r>
      <w:r w:rsidR="005A1940" w:rsidRPr="00BB4609">
        <w:rPr>
          <w:rFonts w:cs="Times New Roman"/>
          <w:i/>
          <w:lang w:val="en-US"/>
        </w:rPr>
        <w:t>child</w:t>
      </w:r>
      <w:r w:rsidR="003B7185" w:rsidRPr="00BB4609">
        <w:rPr>
          <w:rFonts w:cs="Times New Roman"/>
          <w:lang w:val="en-US"/>
        </w:rPr>
        <w:t xml:space="preserve"> (</w:t>
      </w:r>
      <w:r w:rsidR="005A1940" w:rsidRPr="00BB4609">
        <w:rPr>
          <w:rFonts w:cs="Times New Roman"/>
          <w:i/>
          <w:lang w:val="en-US"/>
        </w:rPr>
        <w:t>mother, little</w:t>
      </w:r>
      <w:r w:rsidR="00DE0CFD" w:rsidRPr="00BB4609">
        <w:rPr>
          <w:rFonts w:cs="Times New Roman"/>
          <w:lang w:val="en-US"/>
        </w:rPr>
        <w:t xml:space="preserve">, </w:t>
      </w:r>
      <w:r w:rsidR="005A1940" w:rsidRPr="00BB4609">
        <w:rPr>
          <w:rFonts w:cs="Times New Roman"/>
          <w:i/>
          <w:lang w:val="en-US"/>
        </w:rPr>
        <w:t>adult</w:t>
      </w:r>
      <w:r w:rsidR="00DE0CFD" w:rsidRPr="00BB4609">
        <w:rPr>
          <w:rFonts w:cs="Times New Roman"/>
          <w:i/>
          <w:lang w:val="en-US"/>
        </w:rPr>
        <w:t>,</w:t>
      </w:r>
      <w:r w:rsidR="00DE0CFD" w:rsidRPr="00BB4609">
        <w:rPr>
          <w:rFonts w:cs="Times New Roman"/>
          <w:lang w:val="en-US"/>
        </w:rPr>
        <w:t xml:space="preserve"> and</w:t>
      </w:r>
      <w:r w:rsidR="005A1940" w:rsidRPr="00BB4609">
        <w:rPr>
          <w:rFonts w:cs="Times New Roman"/>
          <w:i/>
          <w:lang w:val="en-US"/>
        </w:rPr>
        <w:t xml:space="preserve"> young</w:t>
      </w:r>
      <w:r w:rsidR="0096324E">
        <w:rPr>
          <w:rFonts w:cs="Times New Roman"/>
          <w:lang w:val="en-US"/>
        </w:rPr>
        <w:t>) were</w:t>
      </w:r>
      <w:r w:rsidR="002771BB" w:rsidRPr="00BB4609">
        <w:rPr>
          <w:rFonts w:cs="Times New Roman"/>
          <w:lang w:val="en-US"/>
        </w:rPr>
        <w:t xml:space="preserve"> </w:t>
      </w:r>
      <w:r w:rsidR="003B7185" w:rsidRPr="00BB4609">
        <w:rPr>
          <w:rFonts w:cs="Times New Roman"/>
          <w:lang w:val="en-US"/>
        </w:rPr>
        <w:t xml:space="preserve">the nontarget words for </w:t>
      </w:r>
      <w:r w:rsidR="005A1940" w:rsidRPr="00BB4609">
        <w:rPr>
          <w:rFonts w:cs="Times New Roman"/>
          <w:i/>
          <w:lang w:val="en-US"/>
        </w:rPr>
        <w:t>house</w:t>
      </w:r>
      <w:r w:rsidR="003B7185" w:rsidRPr="00BB4609">
        <w:rPr>
          <w:rFonts w:cs="Times New Roman"/>
          <w:i/>
          <w:lang w:val="en-US"/>
        </w:rPr>
        <w:t>,</w:t>
      </w:r>
      <w:r w:rsidR="003B7185" w:rsidRPr="00BB4609">
        <w:rPr>
          <w:rFonts w:cs="Times New Roman"/>
          <w:lang w:val="en-US"/>
        </w:rPr>
        <w:t xml:space="preserve"> while the associates of </w:t>
      </w:r>
      <w:r w:rsidR="005A1940" w:rsidRPr="00BB4609">
        <w:rPr>
          <w:rFonts w:cs="Times New Roman"/>
          <w:i/>
          <w:lang w:val="en-US"/>
        </w:rPr>
        <w:t>house</w:t>
      </w:r>
      <w:r w:rsidR="003B7185" w:rsidRPr="00BB4609">
        <w:rPr>
          <w:rFonts w:cs="Times New Roman"/>
          <w:lang w:val="en-US"/>
        </w:rPr>
        <w:t xml:space="preserve"> (</w:t>
      </w:r>
      <w:r w:rsidR="005A1940" w:rsidRPr="0040020E">
        <w:rPr>
          <w:rFonts w:cs="Times New Roman"/>
          <w:i/>
          <w:lang w:val="en-US"/>
        </w:rPr>
        <w:t>home, door, brick</w:t>
      </w:r>
      <w:r w:rsidR="003B7185" w:rsidRPr="0040020E">
        <w:rPr>
          <w:rFonts w:cs="Times New Roman"/>
          <w:i/>
          <w:lang w:val="en-US"/>
        </w:rPr>
        <w:t xml:space="preserve">, </w:t>
      </w:r>
      <w:r w:rsidR="003B7185" w:rsidRPr="0040020E">
        <w:rPr>
          <w:rFonts w:cs="Times New Roman"/>
          <w:lang w:val="en-US"/>
        </w:rPr>
        <w:t xml:space="preserve">and </w:t>
      </w:r>
      <w:r w:rsidR="005A1940" w:rsidRPr="0040020E">
        <w:rPr>
          <w:rFonts w:cs="Times New Roman"/>
          <w:i/>
          <w:lang w:val="en-US"/>
        </w:rPr>
        <w:t>roof</w:t>
      </w:r>
      <w:r w:rsidR="0096324E" w:rsidRPr="0040020E">
        <w:rPr>
          <w:rFonts w:cs="Times New Roman"/>
          <w:lang w:val="en-US"/>
        </w:rPr>
        <w:t>) were</w:t>
      </w:r>
      <w:r w:rsidR="003B7185" w:rsidRPr="0040020E">
        <w:rPr>
          <w:rFonts w:cs="Times New Roman"/>
          <w:lang w:val="en-US"/>
        </w:rPr>
        <w:t xml:space="preserve"> the nontarget words for </w:t>
      </w:r>
      <w:r w:rsidR="005A1940" w:rsidRPr="0040020E">
        <w:rPr>
          <w:rFonts w:cs="Times New Roman"/>
          <w:i/>
          <w:lang w:val="en-US"/>
        </w:rPr>
        <w:t>child</w:t>
      </w:r>
      <w:r w:rsidR="003B7185" w:rsidRPr="0040020E">
        <w:rPr>
          <w:rFonts w:cs="Times New Roman"/>
          <w:lang w:val="en-US"/>
        </w:rPr>
        <w:t>.</w:t>
      </w:r>
    </w:p>
    <w:p w14:paraId="42430639" w14:textId="382F50F8" w:rsidR="00C97E4E" w:rsidRPr="0040020E" w:rsidRDefault="00121986" w:rsidP="00C97E4E">
      <w:pPr>
        <w:ind w:firstLine="0"/>
        <w:rPr>
          <w:rFonts w:cs="Times New Roman"/>
          <w:b/>
          <w:lang w:val="en-US"/>
        </w:rPr>
      </w:pPr>
      <w:r w:rsidRPr="0040020E">
        <w:rPr>
          <w:rFonts w:cs="Times New Roman"/>
          <w:b/>
          <w:lang w:val="en-US"/>
        </w:rPr>
        <w:lastRenderedPageBreak/>
        <w:t xml:space="preserve">A Priori </w:t>
      </w:r>
      <w:r w:rsidR="004A0BD9" w:rsidRPr="0040020E">
        <w:rPr>
          <w:rFonts w:cs="Times New Roman"/>
          <w:b/>
          <w:lang w:val="en-US"/>
        </w:rPr>
        <w:t xml:space="preserve">Statistical </w:t>
      </w:r>
      <w:r w:rsidRPr="0040020E">
        <w:rPr>
          <w:rFonts w:cs="Times New Roman"/>
          <w:b/>
          <w:lang w:val="en-US"/>
        </w:rPr>
        <w:t>Power</w:t>
      </w:r>
      <w:r w:rsidR="00C97E4E" w:rsidRPr="0040020E">
        <w:rPr>
          <w:rFonts w:cs="Times New Roman"/>
          <w:b/>
          <w:lang w:val="en-US"/>
        </w:rPr>
        <w:t xml:space="preserve"> Considerations</w:t>
      </w:r>
    </w:p>
    <w:p w14:paraId="0D6D2E4D" w14:textId="49BC0AEC" w:rsidR="00AD500C" w:rsidRPr="0040020E" w:rsidRDefault="00C97E4E" w:rsidP="00C97E4E">
      <w:pPr>
        <w:ind w:firstLine="0"/>
        <w:rPr>
          <w:rFonts w:cs="Times New Roman"/>
          <w:lang w:val="en-US"/>
        </w:rPr>
      </w:pPr>
      <w:r w:rsidRPr="0040020E">
        <w:rPr>
          <w:rFonts w:cs="Times New Roman"/>
          <w:lang w:val="en-US"/>
        </w:rPr>
        <w:tab/>
      </w:r>
      <w:r w:rsidR="0013564C" w:rsidRPr="000021C5">
        <w:rPr>
          <w:rFonts w:cs="Times New Roman"/>
          <w:lang w:val="en-US"/>
        </w:rPr>
        <w:t xml:space="preserve">At the time of protocol submission, </w:t>
      </w:r>
      <w:r w:rsidR="00B548E2">
        <w:rPr>
          <w:rFonts w:cs="Times New Roman"/>
          <w:lang w:val="en-US"/>
        </w:rPr>
        <w:t>because</w:t>
      </w:r>
      <w:r w:rsidR="008D349F" w:rsidRPr="000021C5">
        <w:rPr>
          <w:rFonts w:cs="Times New Roman"/>
          <w:lang w:val="en-US"/>
        </w:rPr>
        <w:t xml:space="preserve"> 27 labs had</w:t>
      </w:r>
      <w:r w:rsidR="0013564C" w:rsidRPr="000021C5">
        <w:rPr>
          <w:rFonts w:cs="Times New Roman"/>
          <w:lang w:val="en-US"/>
        </w:rPr>
        <w:t xml:space="preserve"> expressed interest in joining the present RRR and that further</w:t>
      </w:r>
      <w:r w:rsidR="005D1E5B" w:rsidRPr="000021C5">
        <w:rPr>
          <w:rFonts w:cs="Times New Roman"/>
          <w:lang w:val="en-US"/>
        </w:rPr>
        <w:t>, more systematic</w:t>
      </w:r>
      <w:r w:rsidR="0013564C" w:rsidRPr="000021C5">
        <w:rPr>
          <w:rFonts w:cs="Times New Roman"/>
          <w:lang w:val="en-US"/>
        </w:rPr>
        <w:t xml:space="preserve"> call</w:t>
      </w:r>
      <w:r w:rsidR="005D1E5B" w:rsidRPr="000021C5">
        <w:rPr>
          <w:rFonts w:cs="Times New Roman"/>
          <w:lang w:val="en-US"/>
        </w:rPr>
        <w:t>s</w:t>
      </w:r>
      <w:r w:rsidR="0013564C" w:rsidRPr="000021C5">
        <w:rPr>
          <w:rFonts w:cs="Times New Roman"/>
          <w:lang w:val="en-US"/>
        </w:rPr>
        <w:t xml:space="preserve"> for expressions of interest w</w:t>
      </w:r>
      <w:r w:rsidR="005D1E5B" w:rsidRPr="000021C5">
        <w:rPr>
          <w:rFonts w:cs="Times New Roman"/>
          <w:lang w:val="en-US"/>
        </w:rPr>
        <w:t>ere</w:t>
      </w:r>
      <w:r w:rsidR="0013564C" w:rsidRPr="000021C5">
        <w:rPr>
          <w:rFonts w:cs="Times New Roman"/>
          <w:lang w:val="en-US"/>
        </w:rPr>
        <w:t xml:space="preserve"> expected, we predicted a minimum eventual total of </w:t>
      </w:r>
      <w:r w:rsidR="00C037CA" w:rsidRPr="000021C5">
        <w:rPr>
          <w:rFonts w:cs="Times New Roman"/>
          <w:lang w:val="en-US"/>
        </w:rPr>
        <w:t>1</w:t>
      </w:r>
      <w:r w:rsidR="0013564C" w:rsidRPr="000021C5">
        <w:rPr>
          <w:rFonts w:cs="Times New Roman"/>
          <w:lang w:val="en-US"/>
        </w:rPr>
        <w:t>0</w:t>
      </w:r>
      <w:r w:rsidR="00C037CA" w:rsidRPr="000021C5">
        <w:rPr>
          <w:rFonts w:cs="Times New Roman"/>
          <w:lang w:val="en-US"/>
        </w:rPr>
        <w:t xml:space="preserve"> additional labs, and hence 37 total</w:t>
      </w:r>
      <w:r w:rsidR="0013564C" w:rsidRPr="000021C5">
        <w:rPr>
          <w:rFonts w:cs="Times New Roman"/>
          <w:lang w:val="en-US"/>
        </w:rPr>
        <w:t xml:space="preserve"> participating labs. </w:t>
      </w:r>
      <w:bookmarkStart w:id="0" w:name="_Hlk117779316"/>
      <w:r w:rsidR="005D1E5B" w:rsidRPr="000021C5">
        <w:rPr>
          <w:rFonts w:cs="Times New Roman"/>
          <w:lang w:val="en-US"/>
        </w:rPr>
        <w:t>Taking into consideration</w:t>
      </w:r>
      <w:r w:rsidR="00AE46AE" w:rsidRPr="000021C5">
        <w:rPr>
          <w:rFonts w:cs="Times New Roman"/>
          <w:lang w:val="en-US"/>
        </w:rPr>
        <w:t xml:space="preserve"> previous multilab replication studies (e.g., </w:t>
      </w:r>
      <w:proofErr w:type="spellStart"/>
      <w:r w:rsidR="00AE46AE" w:rsidRPr="000021C5">
        <w:rPr>
          <w:rFonts w:cs="Times New Roman"/>
          <w:lang w:val="en-US"/>
        </w:rPr>
        <w:t>IJzerman</w:t>
      </w:r>
      <w:proofErr w:type="spellEnd"/>
      <w:r w:rsidR="00AE46AE" w:rsidRPr="000021C5">
        <w:rPr>
          <w:rFonts w:cs="Times New Roman"/>
          <w:lang w:val="en-US"/>
        </w:rPr>
        <w:t xml:space="preserve"> et al., 2020)</w:t>
      </w:r>
      <w:r w:rsidR="005D1E5B" w:rsidRPr="000021C5">
        <w:rPr>
          <w:rFonts w:cs="Times New Roman"/>
          <w:lang w:val="en-US"/>
        </w:rPr>
        <w:t>, participant recruitment difficulties due to the COVID pandemic, as well as the fact that two semesters were granted for the data collection of this RRR</w:t>
      </w:r>
      <w:r w:rsidR="00AE46AE" w:rsidRPr="000021C5">
        <w:rPr>
          <w:rFonts w:cs="Times New Roman"/>
          <w:lang w:val="en-US"/>
        </w:rPr>
        <w:t xml:space="preserve">, we </w:t>
      </w:r>
      <w:r w:rsidR="008D349F" w:rsidRPr="000021C5">
        <w:rPr>
          <w:rFonts w:cs="Times New Roman"/>
          <w:lang w:val="en-US"/>
        </w:rPr>
        <w:t>decided</w:t>
      </w:r>
      <w:r w:rsidR="00AE46AE" w:rsidRPr="000021C5">
        <w:rPr>
          <w:rFonts w:cs="Times New Roman"/>
          <w:lang w:val="en-US"/>
        </w:rPr>
        <w:t xml:space="preserve"> that 1</w:t>
      </w:r>
      <w:r w:rsidR="005D1E5B" w:rsidRPr="000021C5">
        <w:rPr>
          <w:rFonts w:cs="Times New Roman"/>
          <w:lang w:val="en-US"/>
        </w:rPr>
        <w:t>6</w:t>
      </w:r>
      <w:r w:rsidR="00AE46AE" w:rsidRPr="000021C5">
        <w:rPr>
          <w:rFonts w:cs="Times New Roman"/>
          <w:lang w:val="en-US"/>
        </w:rPr>
        <w:t xml:space="preserve">0 participants per lab was a reasonable </w:t>
      </w:r>
      <w:r w:rsidR="00BC36DE" w:rsidRPr="000021C5">
        <w:rPr>
          <w:rFonts w:cs="Times New Roman"/>
          <w:lang w:val="en-US"/>
        </w:rPr>
        <w:t>minimum sample size</w:t>
      </w:r>
      <w:r w:rsidR="00AE46AE" w:rsidRPr="000021C5">
        <w:rPr>
          <w:rFonts w:cs="Times New Roman"/>
          <w:lang w:val="en-US"/>
        </w:rPr>
        <w:t xml:space="preserve"> to request that balances </w:t>
      </w:r>
      <w:r w:rsidR="004A0BD9" w:rsidRPr="000021C5">
        <w:rPr>
          <w:rFonts w:cs="Times New Roman"/>
          <w:lang w:val="en-US"/>
        </w:rPr>
        <w:t xml:space="preserve">statistical </w:t>
      </w:r>
      <w:r w:rsidR="00AE46AE" w:rsidRPr="000021C5">
        <w:rPr>
          <w:rFonts w:cs="Times New Roman"/>
          <w:lang w:val="en-US"/>
        </w:rPr>
        <w:t xml:space="preserve">power and feasibility. </w:t>
      </w:r>
      <w:bookmarkEnd w:id="0"/>
      <w:r w:rsidR="00AE46AE" w:rsidRPr="000021C5">
        <w:rPr>
          <w:rFonts w:cs="Times New Roman"/>
          <w:lang w:val="en-US"/>
        </w:rPr>
        <w:t>Given that the present RRR entai</w:t>
      </w:r>
      <w:r w:rsidR="00506254" w:rsidRPr="000021C5">
        <w:rPr>
          <w:rFonts w:cs="Times New Roman"/>
          <w:lang w:val="en-US"/>
        </w:rPr>
        <w:t xml:space="preserve">ls two studies, </w:t>
      </w:r>
      <w:r w:rsidR="00AE46AE" w:rsidRPr="000021C5">
        <w:rPr>
          <w:rFonts w:cs="Times New Roman"/>
          <w:lang w:val="en-US"/>
        </w:rPr>
        <w:t xml:space="preserve">we expected </w:t>
      </w:r>
      <w:r w:rsidR="005D1E5B" w:rsidRPr="000021C5">
        <w:rPr>
          <w:rFonts w:cs="Times New Roman"/>
          <w:lang w:val="en-US"/>
        </w:rPr>
        <w:t>8</w:t>
      </w:r>
      <w:r w:rsidR="00AE46AE" w:rsidRPr="000021C5">
        <w:rPr>
          <w:rFonts w:cs="Times New Roman"/>
          <w:lang w:val="en-US"/>
        </w:rPr>
        <w:t>0 participants per lab for Study</w:t>
      </w:r>
      <w:r w:rsidR="00AE46AE" w:rsidRPr="0040020E">
        <w:rPr>
          <w:rFonts w:cs="Times New Roman"/>
          <w:lang w:val="en-US"/>
        </w:rPr>
        <w:t xml:space="preserve"> 1. </w:t>
      </w:r>
      <w:r w:rsidR="00BC36DE" w:rsidRPr="0040020E">
        <w:rPr>
          <w:rFonts w:cs="Times New Roman"/>
          <w:lang w:val="en-US"/>
        </w:rPr>
        <w:t>Consistent with previous multilab studies (e.g., Mathur et al., 2020)</w:t>
      </w:r>
      <w:r w:rsidR="005D6635" w:rsidRPr="0040020E">
        <w:rPr>
          <w:rFonts w:cs="Times New Roman"/>
          <w:lang w:val="en-US"/>
        </w:rPr>
        <w:t xml:space="preserve">, our goal was not to ensure that each lab recruits a sample large enough to detect the immediate enhancement effect, but that the total sample size across all labs was large enough to reliably capture the effect. </w:t>
      </w:r>
      <w:r w:rsidR="00EF0B97" w:rsidRPr="0040020E">
        <w:rPr>
          <w:rFonts w:cs="Times New Roman"/>
          <w:lang w:val="en-US"/>
        </w:rPr>
        <w:t xml:space="preserve">To </w:t>
      </w:r>
      <w:r w:rsidR="005D6635" w:rsidRPr="0040020E">
        <w:rPr>
          <w:rFonts w:cs="Times New Roman"/>
          <w:lang w:val="en-US"/>
        </w:rPr>
        <w:t>this end</w:t>
      </w:r>
      <w:r w:rsidR="00EF0B97" w:rsidRPr="0040020E">
        <w:rPr>
          <w:rFonts w:cs="Times New Roman"/>
          <w:lang w:val="en-US"/>
        </w:rPr>
        <w:t xml:space="preserve">, we conducted </w:t>
      </w:r>
      <w:r w:rsidR="005D6635" w:rsidRPr="0040020E">
        <w:rPr>
          <w:rFonts w:cs="Times New Roman"/>
          <w:lang w:val="en-US"/>
        </w:rPr>
        <w:t xml:space="preserve">an </w:t>
      </w:r>
      <w:r w:rsidR="00EF0B97" w:rsidRPr="0040020E">
        <w:rPr>
          <w:rFonts w:cs="Times New Roman"/>
          <w:lang w:val="en-US"/>
        </w:rPr>
        <w:t>a pri</w:t>
      </w:r>
      <w:r w:rsidR="005D6635" w:rsidRPr="0040020E">
        <w:rPr>
          <w:rFonts w:cs="Times New Roman"/>
          <w:lang w:val="en-US"/>
        </w:rPr>
        <w:t>ori sensitivity power analysis using conservative parameters.</w:t>
      </w:r>
      <w:r w:rsidR="00AD500C" w:rsidRPr="0040020E">
        <w:rPr>
          <w:rFonts w:cs="Times New Roman"/>
          <w:lang w:val="en-US"/>
        </w:rPr>
        <w:t xml:space="preserve"> </w:t>
      </w:r>
    </w:p>
    <w:p w14:paraId="065E7E8B" w14:textId="4F45E173" w:rsidR="00C97E4E" w:rsidRPr="005377A4" w:rsidRDefault="00AD500C" w:rsidP="00AD500C">
      <w:pPr>
        <w:rPr>
          <w:rFonts w:cs="Times New Roman"/>
          <w:lang w:val="en-US"/>
        </w:rPr>
      </w:pPr>
      <w:r w:rsidRPr="0040020E">
        <w:rPr>
          <w:rFonts w:cs="Times New Roman"/>
          <w:lang w:val="en-US"/>
        </w:rPr>
        <w:t xml:space="preserve">The immediate enhancement effect found in Wegner and Erber’s (1992) original study was the result of </w:t>
      </w:r>
      <w:r w:rsidR="00CC6FB9" w:rsidRPr="0040020E">
        <w:rPr>
          <w:rFonts w:cs="Times New Roman"/>
          <w:lang w:val="en-US"/>
        </w:rPr>
        <w:t>suppressors displaying greater levels of mental accessibility to the target thought compared to concentrators when cognitive load was high, and the opposite pattern of results when cognitive load was low. This set of results was</w:t>
      </w:r>
      <w:r w:rsidRPr="0040020E">
        <w:rPr>
          <w:rFonts w:cs="Times New Roman"/>
          <w:lang w:val="en-US"/>
        </w:rPr>
        <w:t xml:space="preserve"> represented by the simple interaction effect of instructions and cognitive load</w:t>
      </w:r>
      <w:r w:rsidR="00CC6FB9" w:rsidRPr="0040020E">
        <w:rPr>
          <w:rFonts w:cs="Times New Roman"/>
          <w:lang w:val="en-US"/>
        </w:rPr>
        <w:t>, which Wegner and Erber’s (1992) original study found</w:t>
      </w:r>
      <w:r w:rsidR="00617DFE" w:rsidRPr="0040020E">
        <w:rPr>
          <w:rFonts w:cs="Times New Roman"/>
          <w:lang w:val="en-US"/>
        </w:rPr>
        <w:t xml:space="preserve"> to be </w:t>
      </w:r>
      <w:r w:rsidR="007B7013">
        <w:rPr>
          <w:rFonts w:cs="Times New Roman"/>
          <w:lang w:val="en-US"/>
        </w:rPr>
        <w:t>large</w:t>
      </w:r>
      <w:r w:rsidR="00617DFE" w:rsidRPr="0040020E">
        <w:rPr>
          <w:rFonts w:cs="Times New Roman"/>
          <w:lang w:val="en-US"/>
        </w:rPr>
        <w:t xml:space="preserve"> in size (</w:t>
      </w:r>
      <w:r w:rsidR="00617DFE" w:rsidRPr="0040020E">
        <w:rPr>
          <w:rFonts w:cs="Times New Roman"/>
          <w:i/>
          <w:lang w:val="en-US"/>
        </w:rPr>
        <w:t>f</w:t>
      </w:r>
      <w:r w:rsidR="00617DFE" w:rsidRPr="0040020E">
        <w:rPr>
          <w:rFonts w:cs="Times New Roman"/>
          <w:lang w:val="en-US"/>
        </w:rPr>
        <w:t xml:space="preserve"> = 0.</w:t>
      </w:r>
      <w:r w:rsidR="00312053">
        <w:rPr>
          <w:rFonts w:cs="Times New Roman"/>
          <w:lang w:val="en-US"/>
        </w:rPr>
        <w:t>5</w:t>
      </w:r>
      <w:r w:rsidR="00C037CA">
        <w:rPr>
          <w:rFonts w:cs="Times New Roman"/>
          <w:lang w:val="en-US"/>
        </w:rPr>
        <w:t>5</w:t>
      </w:r>
      <w:r w:rsidR="00CC6FB9" w:rsidRPr="005377A4">
        <w:rPr>
          <w:rFonts w:cs="Times New Roman"/>
          <w:lang w:val="en-US"/>
        </w:rPr>
        <w:t>)</w:t>
      </w:r>
      <w:r w:rsidRPr="005377A4">
        <w:rPr>
          <w:rFonts w:cs="Times New Roman"/>
          <w:lang w:val="en-US"/>
        </w:rPr>
        <w:t xml:space="preserve">. </w:t>
      </w:r>
      <w:bookmarkStart w:id="1" w:name="_Hlk117779427"/>
      <w:r w:rsidR="00A1400B" w:rsidRPr="005377A4">
        <w:rPr>
          <w:rFonts w:cs="Times New Roman"/>
          <w:lang w:val="en-US"/>
        </w:rPr>
        <w:t>We conducted our power analyses assuming that we will also want to analyze the data as a mixed effects model (with participant and replicates as random intercepts),</w:t>
      </w:r>
      <w:r w:rsidR="00F35E95" w:rsidRPr="005377A4">
        <w:rPr>
          <w:rFonts w:cs="Times New Roman"/>
          <w:lang w:val="en-US"/>
        </w:rPr>
        <w:t xml:space="preserve"> instead of solely </w:t>
      </w:r>
      <w:r w:rsidR="00A1400B" w:rsidRPr="005377A4">
        <w:rPr>
          <w:rFonts w:cs="Times New Roman"/>
          <w:lang w:val="en-US"/>
        </w:rPr>
        <w:t xml:space="preserve">a fixed effects model as in the original study. </w:t>
      </w:r>
      <w:r w:rsidR="00723881" w:rsidRPr="005377A4">
        <w:rPr>
          <w:rFonts w:cs="Times New Roman"/>
          <w:lang w:val="en-US"/>
        </w:rPr>
        <w:t>Assuming that we only managed to obtain the minimum sample (80) from each of the smallest plausible number of labs (</w:t>
      </w:r>
      <w:r w:rsidR="00C037CA" w:rsidRPr="005377A4">
        <w:rPr>
          <w:rFonts w:cs="Times New Roman"/>
          <w:lang w:val="en-US"/>
        </w:rPr>
        <w:t>37</w:t>
      </w:r>
      <w:r w:rsidR="00723881" w:rsidRPr="005377A4">
        <w:rPr>
          <w:rFonts w:cs="Times New Roman"/>
          <w:lang w:val="en-US"/>
        </w:rPr>
        <w:t xml:space="preserve">), this would total </w:t>
      </w:r>
      <w:r w:rsidR="00C037CA" w:rsidRPr="005377A4">
        <w:rPr>
          <w:rFonts w:cs="Times New Roman"/>
          <w:lang w:val="en-US"/>
        </w:rPr>
        <w:t>296</w:t>
      </w:r>
      <w:r w:rsidR="00723881" w:rsidRPr="005377A4">
        <w:rPr>
          <w:rFonts w:cs="Times New Roman"/>
          <w:lang w:val="en-US"/>
        </w:rPr>
        <w:t xml:space="preserve">0 participants for Study 1. When setting </w:t>
      </w:r>
      <w:r w:rsidR="00723881" w:rsidRPr="005377A4">
        <w:rPr>
          <w:rFonts w:eastAsia="SymbolMT" w:cs="Times New Roman"/>
        </w:rPr>
        <w:t>α at .05 and the to-be-detected effect size as “small” (</w:t>
      </w:r>
      <w:r w:rsidR="00723881" w:rsidRPr="005377A4">
        <w:rPr>
          <w:rFonts w:eastAsia="SymbolMT" w:cs="Times New Roman"/>
          <w:i/>
          <w:iCs/>
        </w:rPr>
        <w:t>f</w:t>
      </w:r>
      <w:r w:rsidR="00723881" w:rsidRPr="005377A4">
        <w:rPr>
          <w:rFonts w:eastAsia="SymbolMT" w:cs="Times New Roman"/>
        </w:rPr>
        <w:t xml:space="preserve"> = 0.10), we obtained a power of </w:t>
      </w:r>
      <w:r w:rsidR="00FE787C" w:rsidRPr="005377A4">
        <w:rPr>
          <w:rFonts w:eastAsia="SymbolMT" w:cs="Times New Roman"/>
        </w:rPr>
        <w:lastRenderedPageBreak/>
        <w:t>99.9</w:t>
      </w:r>
      <w:r w:rsidR="00723881" w:rsidRPr="005377A4">
        <w:rPr>
          <w:rFonts w:eastAsia="SymbolMT" w:cs="Times New Roman"/>
        </w:rPr>
        <w:t xml:space="preserve">% based on our power analysis using the package </w:t>
      </w:r>
      <w:proofErr w:type="spellStart"/>
      <w:r w:rsidR="00723881" w:rsidRPr="00844E83">
        <w:rPr>
          <w:rFonts w:ascii="Consolas" w:eastAsia="SymbolMT" w:hAnsi="Consolas" w:cs="Times New Roman"/>
        </w:rPr>
        <w:t>simr</w:t>
      </w:r>
      <w:proofErr w:type="spellEnd"/>
      <w:r w:rsidR="00723881" w:rsidRPr="005377A4">
        <w:rPr>
          <w:rFonts w:eastAsia="SymbolMT" w:cs="Times New Roman"/>
        </w:rPr>
        <w:t xml:space="preserve"> (5000 simulations; </w:t>
      </w:r>
      <w:r w:rsidR="00723881" w:rsidRPr="005377A4">
        <w:rPr>
          <w:rFonts w:eastAsia="SymbolMT" w:cs="Times New Roman"/>
          <w:i/>
          <w:iCs/>
        </w:rPr>
        <w:t>N</w:t>
      </w:r>
      <w:r w:rsidR="00723881" w:rsidRPr="005377A4">
        <w:rPr>
          <w:rFonts w:eastAsia="SymbolMT" w:cs="Times New Roman"/>
        </w:rPr>
        <w:t xml:space="preserve"> = </w:t>
      </w:r>
      <w:r w:rsidR="00C037CA" w:rsidRPr="005377A4">
        <w:rPr>
          <w:rFonts w:eastAsia="SymbolMT" w:cs="Times New Roman"/>
        </w:rPr>
        <w:t>29</w:t>
      </w:r>
      <w:r w:rsidR="00723881" w:rsidRPr="005377A4">
        <w:rPr>
          <w:rFonts w:eastAsia="SymbolMT" w:cs="Times New Roman"/>
        </w:rPr>
        <w:t>6</w:t>
      </w:r>
      <w:r w:rsidR="00FE787C" w:rsidRPr="005377A4">
        <w:rPr>
          <w:rFonts w:eastAsia="SymbolMT" w:cs="Times New Roman"/>
        </w:rPr>
        <w:t>8</w:t>
      </w:r>
      <w:r w:rsidR="00723881" w:rsidRPr="005377A4">
        <w:rPr>
          <w:rFonts w:eastAsia="SymbolMT" w:cs="Times New Roman"/>
        </w:rPr>
        <w:t xml:space="preserve">). </w:t>
      </w:r>
      <w:r w:rsidR="00FE787C" w:rsidRPr="005377A4">
        <w:rPr>
          <w:rFonts w:eastAsia="SymbolMT" w:cs="Times New Roman"/>
        </w:rPr>
        <w:t xml:space="preserve">Further details of our power analysis are available on OSF (https://osf.io/u3nza/). </w:t>
      </w:r>
    </w:p>
    <w:bookmarkEnd w:id="1"/>
    <w:p w14:paraId="6CF50654" w14:textId="4AF398AA" w:rsidR="00717BBB" w:rsidRPr="00F40F3A" w:rsidRDefault="00F8535A" w:rsidP="00556621">
      <w:pPr>
        <w:ind w:firstLine="0"/>
        <w:rPr>
          <w:rFonts w:cs="Times New Roman"/>
          <w:b/>
          <w:lang w:val="en-US"/>
        </w:rPr>
      </w:pPr>
      <w:r>
        <w:rPr>
          <w:rFonts w:cs="Times New Roman"/>
          <w:b/>
          <w:lang w:val="en-US"/>
        </w:rPr>
        <w:t>Protocol Variation</w:t>
      </w:r>
    </w:p>
    <w:p w14:paraId="01A06767" w14:textId="4DFBDB5F" w:rsidR="00901DF7" w:rsidRPr="0040020E" w:rsidRDefault="00901DF7" w:rsidP="00556621">
      <w:pPr>
        <w:ind w:firstLine="0"/>
        <w:rPr>
          <w:rFonts w:cs="Times New Roman"/>
          <w:lang w:val="en-US"/>
        </w:rPr>
      </w:pPr>
      <w:r>
        <w:rPr>
          <w:rFonts w:cs="Times New Roman"/>
          <w:lang w:val="en-US"/>
        </w:rPr>
        <w:tab/>
      </w:r>
      <w:r w:rsidR="002C7287">
        <w:rPr>
          <w:rFonts w:cs="Times New Roman"/>
          <w:lang w:val="en-US"/>
        </w:rPr>
        <w:t xml:space="preserve">In </w:t>
      </w:r>
      <w:r w:rsidR="00F40F3A">
        <w:rPr>
          <w:rFonts w:cs="Times New Roman"/>
          <w:lang w:val="en-US"/>
        </w:rPr>
        <w:t>Wegner and Erber’s (1992) original study</w:t>
      </w:r>
      <w:r w:rsidR="002C7287">
        <w:rPr>
          <w:rFonts w:cs="Times New Roman"/>
          <w:lang w:val="en-US"/>
        </w:rPr>
        <w:t>, stimuli were</w:t>
      </w:r>
      <w:r w:rsidR="00F40F3A">
        <w:rPr>
          <w:rFonts w:cs="Times New Roman"/>
          <w:lang w:val="en-US"/>
        </w:rPr>
        <w:t xml:space="preserve"> </w:t>
      </w:r>
      <w:r w:rsidR="002C7287">
        <w:rPr>
          <w:rFonts w:cs="Times New Roman"/>
          <w:lang w:val="en-US"/>
        </w:rPr>
        <w:t>presented via audio</w:t>
      </w:r>
      <w:r w:rsidR="00101930">
        <w:rPr>
          <w:rFonts w:cs="Times New Roman"/>
          <w:lang w:val="en-US"/>
        </w:rPr>
        <w:t xml:space="preserve">. In the present RRR, to assuage the potential effects of accents on stimuli comprehension, the word stimuli and </w:t>
      </w:r>
      <w:r w:rsidR="00101930" w:rsidRPr="0040020E">
        <w:rPr>
          <w:rFonts w:cs="Times New Roman"/>
          <w:lang w:val="en-US"/>
        </w:rPr>
        <w:t>time limits were both presented visually on a computer scre</w:t>
      </w:r>
      <w:r w:rsidR="002C7287" w:rsidRPr="0040020E">
        <w:rPr>
          <w:rFonts w:cs="Times New Roman"/>
          <w:lang w:val="en-US"/>
        </w:rPr>
        <w:t>en</w:t>
      </w:r>
      <w:r w:rsidR="00B32369" w:rsidRPr="0040020E">
        <w:rPr>
          <w:rFonts w:cs="Times New Roman"/>
          <w:lang w:val="en-US"/>
        </w:rPr>
        <w:t xml:space="preserve"> and video-</w:t>
      </w:r>
      <w:r w:rsidR="00101930" w:rsidRPr="0040020E">
        <w:rPr>
          <w:rFonts w:cs="Times New Roman"/>
          <w:lang w:val="en-US"/>
        </w:rPr>
        <w:t xml:space="preserve">recorded. </w:t>
      </w:r>
      <w:r w:rsidR="004F0174" w:rsidRPr="0040020E">
        <w:rPr>
          <w:rFonts w:cs="Times New Roman"/>
          <w:lang w:val="en-US"/>
        </w:rPr>
        <w:t>An additional element of variation included to improve the rigor of the present study pertained to the addition of a suspicion probe. At the e</w:t>
      </w:r>
      <w:r w:rsidR="006803FB" w:rsidRPr="0040020E">
        <w:rPr>
          <w:rFonts w:cs="Times New Roman"/>
          <w:lang w:val="en-US"/>
        </w:rPr>
        <w:t xml:space="preserve">nd of the study and </w:t>
      </w:r>
      <w:r w:rsidR="004F0174" w:rsidRPr="0040020E">
        <w:rPr>
          <w:rFonts w:cs="Times New Roman"/>
          <w:lang w:val="en-US"/>
        </w:rPr>
        <w:t xml:space="preserve">before the demographic questions, participants </w:t>
      </w:r>
      <w:r w:rsidR="004F0174" w:rsidRPr="0040020E">
        <w:t>were instructed to complete a suspicion probe question</w:t>
      </w:r>
      <w:r w:rsidR="004F0174" w:rsidRPr="0040020E">
        <w:rPr>
          <w:rFonts w:cs="Times New Roman"/>
        </w:rPr>
        <w:t>: “</w:t>
      </w:r>
      <w:r w:rsidR="004F0174" w:rsidRPr="0040020E">
        <w:rPr>
          <w:rFonts w:cs="Times New Roman"/>
          <w:i/>
          <w:shd w:val="clear" w:color="auto" w:fill="FFFFFF"/>
        </w:rPr>
        <w:t>Before we move on, if you think you know the study’s aim already (e.g., if you have participat</w:t>
      </w:r>
      <w:r w:rsidR="00BA3D02" w:rsidRPr="0040020E">
        <w:rPr>
          <w:rFonts w:cs="Times New Roman"/>
          <w:i/>
          <w:shd w:val="clear" w:color="auto" w:fill="FFFFFF"/>
        </w:rPr>
        <w:t>ed in a similar study before</w:t>
      </w:r>
      <w:r w:rsidR="004F0174" w:rsidRPr="0040020E">
        <w:rPr>
          <w:rFonts w:cs="Times New Roman"/>
          <w:i/>
          <w:shd w:val="clear" w:color="auto" w:fill="FFFFFF"/>
        </w:rPr>
        <w:t>), please write bel</w:t>
      </w:r>
      <w:r w:rsidR="00BA3D02" w:rsidRPr="0040020E">
        <w:rPr>
          <w:rFonts w:cs="Times New Roman"/>
          <w:i/>
          <w:shd w:val="clear" w:color="auto" w:fill="FFFFFF"/>
        </w:rPr>
        <w:t>ow what you think the aim</w:t>
      </w:r>
      <w:r w:rsidR="004F0174" w:rsidRPr="0040020E">
        <w:rPr>
          <w:rFonts w:cs="Times New Roman"/>
          <w:i/>
          <w:shd w:val="clear" w:color="auto" w:fill="FFFFFF"/>
        </w:rPr>
        <w:t xml:space="preserve"> is. If you are unaware</w:t>
      </w:r>
      <w:r w:rsidR="00BA3D02" w:rsidRPr="0040020E">
        <w:rPr>
          <w:rFonts w:cs="Times New Roman"/>
          <w:i/>
          <w:shd w:val="clear" w:color="auto" w:fill="FFFFFF"/>
        </w:rPr>
        <w:t xml:space="preserve"> or </w:t>
      </w:r>
      <w:r w:rsidR="004F0174" w:rsidRPr="0040020E">
        <w:rPr>
          <w:rFonts w:cs="Times New Roman"/>
          <w:i/>
          <w:shd w:val="clear" w:color="auto" w:fill="FFFFFF"/>
        </w:rPr>
        <w:t xml:space="preserve">unsure, </w:t>
      </w:r>
      <w:r w:rsidR="00BA3D02" w:rsidRPr="0040020E">
        <w:rPr>
          <w:rFonts w:cs="Times New Roman"/>
          <w:i/>
          <w:shd w:val="clear" w:color="auto" w:fill="FFFFFF"/>
        </w:rPr>
        <w:t>please simply write X</w:t>
      </w:r>
      <w:r w:rsidR="004F0174" w:rsidRPr="0040020E">
        <w:rPr>
          <w:rFonts w:cs="Times New Roman"/>
          <w:shd w:val="clear" w:color="auto" w:fill="FFFFFF"/>
        </w:rPr>
        <w:t>”.</w:t>
      </w:r>
      <w:r w:rsidR="00BA3D02" w:rsidRPr="0040020E">
        <w:rPr>
          <w:rFonts w:cs="Times New Roman"/>
          <w:shd w:val="clear" w:color="auto" w:fill="FFFFFF"/>
        </w:rPr>
        <w:t xml:space="preserve"> Participants were only excluded </w:t>
      </w:r>
      <w:r w:rsidR="00A2000F" w:rsidRPr="0040020E">
        <w:rPr>
          <w:rFonts w:cs="Times New Roman"/>
          <w:shd w:val="clear" w:color="auto" w:fill="FFFFFF"/>
        </w:rPr>
        <w:t>from the analyses if they</w:t>
      </w:r>
      <w:r w:rsidR="00BA3D02" w:rsidRPr="0040020E">
        <w:rPr>
          <w:rFonts w:cs="Times New Roman"/>
          <w:shd w:val="clear" w:color="auto" w:fill="FFFFFF"/>
        </w:rPr>
        <w:t xml:space="preserve"> provide</w:t>
      </w:r>
      <w:r w:rsidR="00A2000F" w:rsidRPr="0040020E">
        <w:rPr>
          <w:rFonts w:cs="Times New Roman"/>
          <w:shd w:val="clear" w:color="auto" w:fill="FFFFFF"/>
        </w:rPr>
        <w:t>d</w:t>
      </w:r>
      <w:r w:rsidR="00BA3D02" w:rsidRPr="0040020E">
        <w:rPr>
          <w:rFonts w:cs="Times New Roman"/>
          <w:shd w:val="clear" w:color="auto" w:fill="FFFFFF"/>
        </w:rPr>
        <w:t xml:space="preserve"> </w:t>
      </w:r>
      <w:r w:rsidR="00A2000F" w:rsidRPr="0040020E">
        <w:rPr>
          <w:rFonts w:cs="Times New Roman"/>
          <w:shd w:val="clear" w:color="auto" w:fill="FFFFFF"/>
        </w:rPr>
        <w:t>the specific aim of the present study</w:t>
      </w:r>
      <w:r w:rsidR="00BA3D02" w:rsidRPr="0040020E">
        <w:rPr>
          <w:rFonts w:cs="Times New Roman"/>
          <w:shd w:val="clear" w:color="auto" w:fill="FFFFFF"/>
        </w:rPr>
        <w:t xml:space="preserve">. </w:t>
      </w:r>
      <w:r w:rsidR="00A2000F" w:rsidRPr="0040020E">
        <w:rPr>
          <w:rFonts w:cs="Times New Roman"/>
          <w:shd w:val="clear" w:color="auto" w:fill="FFFFFF"/>
        </w:rPr>
        <w:t>That is, r</w:t>
      </w:r>
      <w:r w:rsidR="00BA3D02" w:rsidRPr="0040020E">
        <w:rPr>
          <w:rFonts w:cs="Times New Roman"/>
          <w:shd w:val="clear" w:color="auto" w:fill="FFFFFF"/>
        </w:rPr>
        <w:t xml:space="preserve">esults of participants providing </w:t>
      </w:r>
      <w:r w:rsidR="00BA3D02" w:rsidRPr="005377A4">
        <w:rPr>
          <w:rFonts w:cs="Times New Roman"/>
          <w:shd w:val="clear" w:color="auto" w:fill="FFFFFF"/>
        </w:rPr>
        <w:t>generic responses such as “</w:t>
      </w:r>
      <w:r w:rsidR="00BA3D02" w:rsidRPr="005377A4">
        <w:rPr>
          <w:rFonts w:cs="Times New Roman"/>
          <w:i/>
          <w:shd w:val="clear" w:color="auto" w:fill="FFFFFF"/>
        </w:rPr>
        <w:t>to see what happens when people try not to think of something</w:t>
      </w:r>
      <w:r w:rsidR="00BA3D02" w:rsidRPr="005377A4">
        <w:rPr>
          <w:rFonts w:cs="Times New Roman"/>
          <w:shd w:val="clear" w:color="auto" w:fill="FFFFFF"/>
        </w:rPr>
        <w:t>” were retained.</w:t>
      </w:r>
      <w:r w:rsidR="006B12D9" w:rsidRPr="005377A4">
        <w:rPr>
          <w:rFonts w:cs="Times New Roman"/>
          <w:shd w:val="clear" w:color="auto" w:fill="FFFFFF"/>
        </w:rPr>
        <w:t xml:space="preserve"> </w:t>
      </w:r>
      <w:r w:rsidR="00DF5933" w:rsidRPr="005377A4">
        <w:rPr>
          <w:rFonts w:cs="Times New Roman"/>
          <w:shd w:val="clear" w:color="auto" w:fill="FFFFFF"/>
        </w:rPr>
        <w:t xml:space="preserve">The suspicion probe was rated by two independent coders, </w:t>
      </w:r>
      <w:r w:rsidR="00DF5933" w:rsidRPr="005377A4">
        <w:t xml:space="preserve">with high levels of inter-rater </w:t>
      </w:r>
      <w:r w:rsidR="00CA15D5" w:rsidRPr="005377A4">
        <w:t>reliability of .859 (range = .52 to 1.0).</w:t>
      </w:r>
      <w:r w:rsidR="00DF5933" w:rsidRPr="005377A4">
        <w:t xml:space="preserve"> Discrepancies were discussed </w:t>
      </w:r>
      <w:r w:rsidR="00C40DDA" w:rsidRPr="005377A4">
        <w:t xml:space="preserve">until </w:t>
      </w:r>
      <w:r w:rsidR="00DF5933" w:rsidRPr="005377A4">
        <w:t xml:space="preserve">consensus was reached. </w:t>
      </w:r>
      <w:r w:rsidR="006B12D9" w:rsidRPr="005377A4">
        <w:rPr>
          <w:rFonts w:cs="Times New Roman"/>
          <w:shd w:val="clear" w:color="auto" w:fill="FFFFFF"/>
        </w:rPr>
        <w:t>The suspicion probe was followed by a final addition to the original study – a manipulation check</w:t>
      </w:r>
      <w:r w:rsidR="006B12D9" w:rsidRPr="0040020E">
        <w:rPr>
          <w:rFonts w:cs="Times New Roman"/>
          <w:shd w:val="clear" w:color="auto" w:fill="FFFFFF"/>
        </w:rPr>
        <w:t xml:space="preserve">, to ensure that participants received and attended to the correct experimental instructions. Specifically, participants were asked to complete a final handout, on which the demographics questions were preceded by </w:t>
      </w:r>
      <w:r w:rsidR="00C404CE" w:rsidRPr="0040020E">
        <w:rPr>
          <w:rFonts w:cs="Times New Roman"/>
          <w:shd w:val="clear" w:color="auto" w:fill="FFFFFF"/>
        </w:rPr>
        <w:t>the</w:t>
      </w:r>
      <w:r w:rsidR="00FE4A06" w:rsidRPr="0040020E">
        <w:rPr>
          <w:rFonts w:cs="Times New Roman"/>
          <w:shd w:val="clear" w:color="auto" w:fill="FFFFFF"/>
        </w:rPr>
        <w:t xml:space="preserve"> manipulation check item</w:t>
      </w:r>
      <w:r w:rsidR="00C404CE" w:rsidRPr="0040020E">
        <w:rPr>
          <w:rFonts w:cs="Times New Roman"/>
          <w:shd w:val="clear" w:color="auto" w:fill="FFFFFF"/>
        </w:rPr>
        <w:t>: “</w:t>
      </w:r>
      <w:r w:rsidR="00795A90" w:rsidRPr="0040020E">
        <w:rPr>
          <w:rFonts w:cs="Times New Roman"/>
          <w:i/>
          <w:shd w:val="clear" w:color="auto" w:fill="FFFFFF"/>
        </w:rPr>
        <w:t>I was asked to _____ about the word that I was given</w:t>
      </w:r>
      <w:r w:rsidR="00795A90" w:rsidRPr="0040020E">
        <w:rPr>
          <w:rFonts w:cs="Times New Roman"/>
          <w:shd w:val="clear" w:color="auto" w:fill="FFFFFF"/>
        </w:rPr>
        <w:t xml:space="preserve">”, </w:t>
      </w:r>
      <w:r w:rsidR="00795A90" w:rsidRPr="00197CEA">
        <w:rPr>
          <w:rFonts w:cs="Times New Roman"/>
          <w:iCs/>
          <w:shd w:val="clear" w:color="auto" w:fill="FFFFFF"/>
        </w:rPr>
        <w:t>with two response options:</w:t>
      </w:r>
      <w:r w:rsidR="00795A90" w:rsidRPr="0040020E">
        <w:rPr>
          <w:rFonts w:cs="Times New Roman"/>
          <w:i/>
          <w:shd w:val="clear" w:color="auto" w:fill="FFFFFF"/>
        </w:rPr>
        <w:t xml:space="preserve"> “think” </w:t>
      </w:r>
      <w:r w:rsidR="00795A90" w:rsidRPr="00197CEA">
        <w:rPr>
          <w:rFonts w:cs="Times New Roman"/>
          <w:iCs/>
          <w:shd w:val="clear" w:color="auto" w:fill="FFFFFF"/>
        </w:rPr>
        <w:t>and</w:t>
      </w:r>
      <w:r w:rsidR="00795A90" w:rsidRPr="0040020E">
        <w:rPr>
          <w:rFonts w:cs="Times New Roman"/>
          <w:i/>
          <w:shd w:val="clear" w:color="auto" w:fill="FFFFFF"/>
        </w:rPr>
        <w:t xml:space="preserve"> “not think”</w:t>
      </w:r>
      <w:r w:rsidR="00795A90" w:rsidRPr="0040020E">
        <w:rPr>
          <w:rFonts w:cs="Times New Roman"/>
          <w:shd w:val="clear" w:color="auto" w:fill="FFFFFF"/>
        </w:rPr>
        <w:t>.</w:t>
      </w:r>
    </w:p>
    <w:p w14:paraId="2C1817C5" w14:textId="38127970" w:rsidR="00023BB4" w:rsidRDefault="00023BB4" w:rsidP="00023BB4">
      <w:pPr>
        <w:pStyle w:val="Heading2"/>
      </w:pPr>
      <w:r w:rsidRPr="0072471B">
        <w:lastRenderedPageBreak/>
        <w:t>Results</w:t>
      </w:r>
    </w:p>
    <w:p w14:paraId="0AA28E4E" w14:textId="5DBB543E" w:rsidR="00BB7181" w:rsidRPr="0040020E" w:rsidRDefault="00B87F50" w:rsidP="007048C0">
      <w:pPr>
        <w:rPr>
          <w:i/>
        </w:rPr>
      </w:pPr>
      <w:r w:rsidRPr="00B87F50">
        <w:t>Thirty-six</w:t>
      </w:r>
      <w:r w:rsidR="00023BB4" w:rsidRPr="00B87F50">
        <w:t xml:space="preserve"> labs </w:t>
      </w:r>
      <w:r w:rsidR="00023BB4" w:rsidRPr="00F54773">
        <w:t>(</w:t>
      </w:r>
      <w:r w:rsidR="00B548E2">
        <w:t>initial</w:t>
      </w:r>
      <w:r w:rsidR="00B548E2" w:rsidRPr="00F54773">
        <w:t xml:space="preserve"> </w:t>
      </w:r>
      <w:r w:rsidR="00023BB4" w:rsidRPr="00F54773">
        <w:rPr>
          <w:i/>
        </w:rPr>
        <w:t>N</w:t>
      </w:r>
      <w:r w:rsidR="00023BB4" w:rsidRPr="00F54773">
        <w:t xml:space="preserve"> = </w:t>
      </w:r>
      <w:r w:rsidR="00BB2D7B" w:rsidRPr="00F54773">
        <w:t>3</w:t>
      </w:r>
      <w:r w:rsidR="00B548E2">
        <w:t xml:space="preserve">473; final </w:t>
      </w:r>
      <w:r w:rsidR="00B548E2" w:rsidRPr="00B548E2">
        <w:rPr>
          <w:i/>
          <w:iCs/>
        </w:rPr>
        <w:t>N</w:t>
      </w:r>
      <w:r w:rsidR="00B548E2">
        <w:t xml:space="preserve"> = 3280; </w:t>
      </w:r>
      <w:r w:rsidR="00B548E2" w:rsidRPr="00A176A5">
        <w:rPr>
          <w:i/>
          <w:iCs/>
        </w:rPr>
        <w:t>M</w:t>
      </w:r>
      <w:r w:rsidR="00B548E2" w:rsidRPr="00A176A5">
        <w:rPr>
          <w:vertAlign w:val="subscript"/>
        </w:rPr>
        <w:t>age</w:t>
      </w:r>
      <w:r w:rsidR="00B548E2" w:rsidRPr="00A176A5">
        <w:t xml:space="preserve"> = 20.</w:t>
      </w:r>
      <w:r w:rsidR="00B548E2">
        <w:t>8</w:t>
      </w:r>
      <w:r w:rsidR="00B548E2" w:rsidRPr="00A176A5">
        <w:t xml:space="preserve">, </w:t>
      </w:r>
      <w:proofErr w:type="spellStart"/>
      <w:r w:rsidR="00B548E2" w:rsidRPr="00A176A5">
        <w:rPr>
          <w:i/>
          <w:iCs/>
        </w:rPr>
        <w:t>SD</w:t>
      </w:r>
      <w:r w:rsidR="00B548E2" w:rsidRPr="00A176A5">
        <w:rPr>
          <w:vertAlign w:val="subscript"/>
        </w:rPr>
        <w:t>age</w:t>
      </w:r>
      <w:proofErr w:type="spellEnd"/>
      <w:r w:rsidR="00B548E2" w:rsidRPr="00A176A5">
        <w:t xml:space="preserve"> = 1.</w:t>
      </w:r>
      <w:r w:rsidR="00B548E2">
        <w:t>85</w:t>
      </w:r>
      <w:r w:rsidR="00023BB4" w:rsidRPr="00F54773">
        <w:t>)</w:t>
      </w:r>
      <w:r w:rsidR="00023BB4">
        <w:t xml:space="preserve"> participated</w:t>
      </w:r>
      <w:r w:rsidR="00145633">
        <w:t xml:space="preserve"> in Study 1</w:t>
      </w:r>
      <w:r w:rsidR="00023BB4">
        <w:t>. T</w:t>
      </w:r>
      <w:r w:rsidR="00EA11AB">
        <w:t xml:space="preserve">he </w:t>
      </w:r>
      <w:r w:rsidR="009775ED">
        <w:t xml:space="preserve">analysis </w:t>
      </w:r>
      <w:r w:rsidR="00EA11AB">
        <w:t xml:space="preserve">code for </w:t>
      </w:r>
      <w:r w:rsidR="00CA23DF">
        <w:t xml:space="preserve">all </w:t>
      </w:r>
      <w:r w:rsidR="00EA11AB">
        <w:t>analyse</w:t>
      </w:r>
      <w:r w:rsidR="00023BB4">
        <w:t xml:space="preserve">s is available on </w:t>
      </w:r>
      <w:r w:rsidR="00023BB4" w:rsidRPr="005E170E">
        <w:t>https://osf.io/u3nza/</w:t>
      </w:r>
      <w:r w:rsidR="00023BB4">
        <w:t xml:space="preserve">. The packages </w:t>
      </w:r>
      <w:proofErr w:type="spellStart"/>
      <w:r w:rsidR="00023BB4" w:rsidRPr="00B87F50">
        <w:rPr>
          <w:rFonts w:ascii="Consolas" w:hAnsi="Consolas" w:cs="Times New Roman"/>
        </w:rPr>
        <w:t>afex</w:t>
      </w:r>
      <w:proofErr w:type="spellEnd"/>
      <w:r w:rsidR="00023BB4">
        <w:t xml:space="preserve"> (</w:t>
      </w:r>
      <w:proofErr w:type="spellStart"/>
      <w:r w:rsidR="00023BB4">
        <w:t>Singmann</w:t>
      </w:r>
      <w:proofErr w:type="spellEnd"/>
      <w:r w:rsidR="00023BB4">
        <w:t xml:space="preserve"> et al., 2019)</w:t>
      </w:r>
      <w:r w:rsidR="00771B29">
        <w:t xml:space="preserve">, </w:t>
      </w:r>
      <w:r w:rsidR="00771B29" w:rsidRPr="00771B29">
        <w:rPr>
          <w:rFonts w:ascii="Consolas" w:hAnsi="Consolas"/>
        </w:rPr>
        <w:t>lme4</w:t>
      </w:r>
      <w:r w:rsidR="00771B29">
        <w:t xml:space="preserve"> (Bates et al., 2015),</w:t>
      </w:r>
      <w:r w:rsidR="00023BB4">
        <w:t xml:space="preserve"> and </w:t>
      </w:r>
      <w:r w:rsidR="00023BB4" w:rsidRPr="00B87F50">
        <w:rPr>
          <w:rFonts w:ascii="Consolas" w:hAnsi="Consolas" w:cs="Times New Roman"/>
        </w:rPr>
        <w:t>metafor</w:t>
      </w:r>
      <w:r w:rsidR="00023BB4">
        <w:t xml:space="preserve"> (</w:t>
      </w:r>
      <w:proofErr w:type="spellStart"/>
      <w:r w:rsidR="00023BB4" w:rsidRPr="005B2D61">
        <w:rPr>
          <w:rFonts w:eastAsia="Times New Roman" w:cs="Times New Roman"/>
          <w:color w:val="000000"/>
          <w:bdr w:val="none" w:sz="0" w:space="0" w:color="auto" w:frame="1"/>
          <w:lang w:val="en-AU" w:eastAsia="zh-CN"/>
        </w:rPr>
        <w:t>Viechtbauer</w:t>
      </w:r>
      <w:proofErr w:type="spellEnd"/>
      <w:r w:rsidR="00023BB4">
        <w:rPr>
          <w:rFonts w:eastAsia="Times New Roman" w:cs="Times New Roman"/>
          <w:color w:val="000000"/>
          <w:bdr w:val="none" w:sz="0" w:space="0" w:color="auto" w:frame="1"/>
          <w:lang w:val="en-AU" w:eastAsia="zh-CN"/>
        </w:rPr>
        <w:t>, 2010</w:t>
      </w:r>
      <w:r w:rsidR="00023BB4">
        <w:t xml:space="preserve">) were used for the </w:t>
      </w:r>
      <w:r w:rsidR="00023BB4" w:rsidRPr="0040020E">
        <w:t xml:space="preserve">main analyses. </w:t>
      </w:r>
      <w:r>
        <w:t xml:space="preserve">All except </w:t>
      </w:r>
      <w:r w:rsidR="00D733E1">
        <w:t>seven</w:t>
      </w:r>
      <w:r>
        <w:t xml:space="preserve"> labs met the </w:t>
      </w:r>
      <w:r w:rsidR="0049094B" w:rsidRPr="0040020E">
        <w:t>minimum required sample size</w:t>
      </w:r>
      <w:r w:rsidR="00175D49" w:rsidRPr="0040020E">
        <w:t xml:space="preserve"> post-exclusion</w:t>
      </w:r>
      <w:r>
        <w:t xml:space="preserve">, but all labs were </w:t>
      </w:r>
      <w:proofErr w:type="spellStart"/>
      <w:r w:rsidR="00175D49" w:rsidRPr="0040020E">
        <w:t>were</w:t>
      </w:r>
      <w:proofErr w:type="spellEnd"/>
      <w:r w:rsidR="00175D49" w:rsidRPr="0040020E">
        <w:t xml:space="preserve"> included in our </w:t>
      </w:r>
      <w:r w:rsidR="006537DD" w:rsidRPr="0040020E">
        <w:t>analys</w:t>
      </w:r>
      <w:r>
        <w:t>e</w:t>
      </w:r>
      <w:r w:rsidR="006537DD" w:rsidRPr="0040020E">
        <w:t>s.</w:t>
      </w:r>
      <w:r>
        <w:rPr>
          <w:rStyle w:val="FootnoteReference"/>
        </w:rPr>
        <w:footnoteReference w:id="4"/>
      </w:r>
      <w:r w:rsidR="006537DD" w:rsidRPr="0040020E">
        <w:t xml:space="preserve"> The exclusion criteria included</w:t>
      </w:r>
      <w:r w:rsidR="00023BB4" w:rsidRPr="0040020E">
        <w:t xml:space="preserve"> failing suspicion checks (</w:t>
      </w:r>
      <w:r w:rsidR="00023BB4" w:rsidRPr="0040020E">
        <w:rPr>
          <w:i/>
        </w:rPr>
        <w:t>k</w:t>
      </w:r>
      <w:r w:rsidR="0045769E" w:rsidRPr="0040020E">
        <w:t xml:space="preserve"> = </w:t>
      </w:r>
      <w:r w:rsidR="00B76EA0">
        <w:t>109</w:t>
      </w:r>
      <w:r w:rsidR="0045769E" w:rsidRPr="0040020E">
        <w:t xml:space="preserve">) </w:t>
      </w:r>
      <w:r w:rsidR="00023BB4" w:rsidRPr="0040020E">
        <w:t>a</w:t>
      </w:r>
      <w:r w:rsidR="00B32369" w:rsidRPr="0040020E">
        <w:t>nd</w:t>
      </w:r>
      <w:r w:rsidR="0045769E" w:rsidRPr="0040020E">
        <w:t xml:space="preserve"> non-compliance</w:t>
      </w:r>
      <w:r w:rsidR="00023BB4" w:rsidRPr="0040020E">
        <w:t xml:space="preserve"> (</w:t>
      </w:r>
      <w:r w:rsidR="00023BB4" w:rsidRPr="0040020E">
        <w:rPr>
          <w:i/>
        </w:rPr>
        <w:t>k</w:t>
      </w:r>
      <w:r w:rsidR="00023BB4" w:rsidRPr="0040020E">
        <w:t xml:space="preserve"> = </w:t>
      </w:r>
      <w:r w:rsidR="00B76EA0">
        <w:t>75</w:t>
      </w:r>
      <w:r w:rsidR="00023BB4" w:rsidRPr="0040020E">
        <w:t xml:space="preserve">). The sample characteristics </w:t>
      </w:r>
      <w:r w:rsidR="00F7252E" w:rsidRPr="0040020E">
        <w:t xml:space="preserve">and key descriptive statistics </w:t>
      </w:r>
      <w:r w:rsidR="00023BB4" w:rsidRPr="0040020E">
        <w:t>of included labs are summarized in Table 1. Any deviations in protocol for individual labs are documented in Appendix A.</w:t>
      </w:r>
    </w:p>
    <w:p w14:paraId="7423A69F" w14:textId="77777777" w:rsidR="00BB7181" w:rsidRPr="0040020E" w:rsidRDefault="00BB7181" w:rsidP="00023BB4">
      <w:pPr>
        <w:ind w:firstLine="0"/>
        <w:rPr>
          <w:i/>
        </w:rPr>
        <w:sectPr w:rsidR="00BB7181" w:rsidRPr="0040020E" w:rsidSect="004F259B">
          <w:headerReference w:type="default" r:id="rId10"/>
          <w:headerReference w:type="first" r:id="rId11"/>
          <w:pgSz w:w="11906" w:h="16838"/>
          <w:pgMar w:top="1417" w:right="1417" w:bottom="1417" w:left="1417" w:header="708" w:footer="708" w:gutter="0"/>
          <w:cols w:space="708"/>
          <w:docGrid w:linePitch="360"/>
        </w:sectPr>
      </w:pPr>
    </w:p>
    <w:p w14:paraId="5274D0FD" w14:textId="4AE962BD" w:rsidR="00023BB4" w:rsidRPr="007F5F65" w:rsidRDefault="00023BB4" w:rsidP="007F5F65">
      <w:pPr>
        <w:spacing w:after="0"/>
        <w:ind w:firstLine="0"/>
        <w:rPr>
          <w:b/>
          <w:bCs/>
          <w:iCs/>
        </w:rPr>
      </w:pPr>
      <w:r w:rsidRPr="007F5F65">
        <w:rPr>
          <w:b/>
          <w:bCs/>
          <w:iCs/>
        </w:rPr>
        <w:lastRenderedPageBreak/>
        <w:t>Table 1</w:t>
      </w:r>
    </w:p>
    <w:p w14:paraId="6682686D" w14:textId="2F539657" w:rsidR="00023BB4" w:rsidRPr="007F5F65" w:rsidRDefault="00023BB4" w:rsidP="007F5F65">
      <w:pPr>
        <w:spacing w:after="0"/>
        <w:ind w:firstLine="0"/>
        <w:rPr>
          <w:i/>
          <w:iCs/>
        </w:rPr>
      </w:pPr>
      <w:r w:rsidRPr="007F5F65">
        <w:rPr>
          <w:i/>
          <w:iCs/>
        </w:rPr>
        <w:t>Summary of demographic characteristics</w:t>
      </w:r>
      <w:r w:rsidR="00BB7181" w:rsidRPr="007F5F65">
        <w:rPr>
          <w:i/>
          <w:iCs/>
        </w:rPr>
        <w:t xml:space="preserve"> and descriptive statistics</w:t>
      </w:r>
      <w:r w:rsidRPr="007F5F65">
        <w:rPr>
          <w:i/>
          <w:iCs/>
        </w:rPr>
        <w:t xml:space="preserve"> for each lab</w:t>
      </w:r>
      <w:r w:rsidR="00BB7181" w:rsidRPr="007F5F65">
        <w:rPr>
          <w:i/>
          <w:iCs/>
        </w:rPr>
        <w:t xml:space="preserve"> (Study 1).</w:t>
      </w:r>
    </w:p>
    <w:p w14:paraId="62D75472" w14:textId="77777777" w:rsidR="00E54F4B" w:rsidRDefault="00E54F4B" w:rsidP="00E54F4B">
      <w:pPr>
        <w:spacing w:after="0" w:line="240" w:lineRule="auto"/>
        <w:ind w:firstLine="0"/>
      </w:pPr>
    </w:p>
    <w:tbl>
      <w:tblPr>
        <w:tblW w:w="14940" w:type="dxa"/>
        <w:tblInd w:w="-342" w:type="dxa"/>
        <w:tblLayout w:type="fixed"/>
        <w:tblLook w:val="04A0" w:firstRow="1" w:lastRow="0" w:firstColumn="1" w:lastColumn="0" w:noHBand="0" w:noVBand="1"/>
      </w:tblPr>
      <w:tblGrid>
        <w:gridCol w:w="2610"/>
        <w:gridCol w:w="1350"/>
        <w:gridCol w:w="990"/>
        <w:gridCol w:w="1890"/>
        <w:gridCol w:w="1260"/>
        <w:gridCol w:w="1080"/>
        <w:gridCol w:w="1350"/>
        <w:gridCol w:w="1530"/>
        <w:gridCol w:w="1350"/>
        <w:gridCol w:w="1530"/>
      </w:tblGrid>
      <w:tr w:rsidR="00B548E2" w:rsidRPr="00687F61" w14:paraId="4FD9A5B2" w14:textId="77777777" w:rsidTr="00701C78">
        <w:trPr>
          <w:trHeight w:val="334"/>
        </w:trPr>
        <w:tc>
          <w:tcPr>
            <w:tcW w:w="2610" w:type="dxa"/>
            <w:tcBorders>
              <w:top w:val="single" w:sz="4" w:space="0" w:color="auto"/>
              <w:left w:val="nil"/>
              <w:right w:val="nil"/>
            </w:tcBorders>
            <w:noWrap/>
            <w:vAlign w:val="bottom"/>
          </w:tcPr>
          <w:p w14:paraId="5A3AA7DD" w14:textId="77777777" w:rsidR="00B548E2" w:rsidRPr="00687F61" w:rsidRDefault="00B548E2" w:rsidP="00B548E2">
            <w:pPr>
              <w:spacing w:after="0" w:line="240" w:lineRule="auto"/>
              <w:ind w:firstLine="0"/>
              <w:rPr>
                <w:rFonts w:eastAsia="Times New Roman" w:cs="Times New Roman"/>
                <w:color w:val="000000"/>
                <w:sz w:val="22"/>
                <w:szCs w:val="22"/>
                <w:lang w:val="en-AU" w:eastAsia="zh-CN"/>
              </w:rPr>
            </w:pPr>
          </w:p>
        </w:tc>
        <w:tc>
          <w:tcPr>
            <w:tcW w:w="1350" w:type="dxa"/>
            <w:tcBorders>
              <w:top w:val="single" w:sz="4" w:space="0" w:color="auto"/>
              <w:left w:val="nil"/>
              <w:right w:val="nil"/>
            </w:tcBorders>
            <w:noWrap/>
            <w:vAlign w:val="bottom"/>
          </w:tcPr>
          <w:p w14:paraId="1746AB12" w14:textId="77777777" w:rsidR="00B548E2" w:rsidRPr="00687F61" w:rsidRDefault="00B548E2" w:rsidP="00B548E2">
            <w:pPr>
              <w:spacing w:after="0" w:line="240" w:lineRule="auto"/>
              <w:ind w:firstLine="0"/>
              <w:rPr>
                <w:rFonts w:eastAsia="Times New Roman" w:cs="Times New Roman"/>
                <w:color w:val="000000"/>
                <w:sz w:val="22"/>
                <w:szCs w:val="22"/>
                <w:lang w:eastAsia="zh-CN"/>
              </w:rPr>
            </w:pPr>
          </w:p>
        </w:tc>
        <w:tc>
          <w:tcPr>
            <w:tcW w:w="990" w:type="dxa"/>
            <w:tcBorders>
              <w:top w:val="single" w:sz="4" w:space="0" w:color="auto"/>
              <w:left w:val="nil"/>
              <w:right w:val="nil"/>
            </w:tcBorders>
            <w:noWrap/>
            <w:vAlign w:val="bottom"/>
          </w:tcPr>
          <w:p w14:paraId="0D1D8697" w14:textId="77777777" w:rsidR="00B548E2" w:rsidRPr="00687F61" w:rsidRDefault="00B548E2" w:rsidP="00B548E2">
            <w:pPr>
              <w:spacing w:after="0" w:line="240" w:lineRule="auto"/>
              <w:ind w:firstLine="0"/>
              <w:rPr>
                <w:sz w:val="22"/>
                <w:szCs w:val="22"/>
              </w:rPr>
            </w:pPr>
          </w:p>
        </w:tc>
        <w:tc>
          <w:tcPr>
            <w:tcW w:w="1890" w:type="dxa"/>
            <w:tcBorders>
              <w:top w:val="single" w:sz="4" w:space="0" w:color="auto"/>
              <w:left w:val="nil"/>
              <w:right w:val="nil"/>
            </w:tcBorders>
            <w:noWrap/>
            <w:vAlign w:val="bottom"/>
          </w:tcPr>
          <w:p w14:paraId="40C11969" w14:textId="77777777" w:rsidR="00B548E2" w:rsidRPr="00687F61" w:rsidRDefault="00B548E2" w:rsidP="00B548E2">
            <w:pPr>
              <w:spacing w:after="0" w:line="240" w:lineRule="auto"/>
              <w:ind w:firstLine="0"/>
              <w:rPr>
                <w:sz w:val="22"/>
                <w:szCs w:val="22"/>
              </w:rPr>
            </w:pPr>
          </w:p>
        </w:tc>
        <w:tc>
          <w:tcPr>
            <w:tcW w:w="1260" w:type="dxa"/>
            <w:tcBorders>
              <w:top w:val="single" w:sz="4" w:space="0" w:color="auto"/>
              <w:left w:val="nil"/>
              <w:right w:val="nil"/>
            </w:tcBorders>
            <w:noWrap/>
            <w:vAlign w:val="bottom"/>
          </w:tcPr>
          <w:p w14:paraId="4AF8A0B8" w14:textId="77777777" w:rsidR="00B548E2" w:rsidRPr="00687F61" w:rsidRDefault="00B548E2" w:rsidP="00B548E2">
            <w:pPr>
              <w:spacing w:after="0" w:line="240" w:lineRule="auto"/>
              <w:ind w:firstLine="0"/>
              <w:rPr>
                <w:sz w:val="22"/>
                <w:szCs w:val="22"/>
              </w:rPr>
            </w:pPr>
          </w:p>
        </w:tc>
        <w:tc>
          <w:tcPr>
            <w:tcW w:w="1080" w:type="dxa"/>
            <w:tcBorders>
              <w:top w:val="single" w:sz="4" w:space="0" w:color="auto"/>
              <w:left w:val="nil"/>
              <w:right w:val="nil"/>
            </w:tcBorders>
            <w:vAlign w:val="center"/>
          </w:tcPr>
          <w:p w14:paraId="3F3A88F0" w14:textId="77777777" w:rsidR="00B548E2" w:rsidRPr="00687F61" w:rsidRDefault="00B548E2" w:rsidP="00B548E2">
            <w:pPr>
              <w:spacing w:after="0" w:line="240" w:lineRule="auto"/>
              <w:ind w:firstLine="0"/>
              <w:rPr>
                <w:rFonts w:eastAsia="Times New Roman" w:cs="Times New Roman"/>
                <w:sz w:val="22"/>
                <w:szCs w:val="22"/>
                <w:lang w:eastAsia="zh-CN"/>
              </w:rPr>
            </w:pPr>
          </w:p>
        </w:tc>
        <w:tc>
          <w:tcPr>
            <w:tcW w:w="2880" w:type="dxa"/>
            <w:gridSpan w:val="2"/>
            <w:tcBorders>
              <w:top w:val="single" w:sz="4" w:space="0" w:color="auto"/>
              <w:left w:val="nil"/>
              <w:bottom w:val="single" w:sz="4" w:space="0" w:color="auto"/>
              <w:right w:val="nil"/>
            </w:tcBorders>
            <w:vAlign w:val="center"/>
          </w:tcPr>
          <w:p w14:paraId="0C7A86BF" w14:textId="3A2674C2" w:rsidR="00B548E2" w:rsidRPr="00687F61" w:rsidRDefault="00B548E2" w:rsidP="00B548E2">
            <w:pPr>
              <w:spacing w:after="0" w:line="240" w:lineRule="auto"/>
              <w:ind w:firstLine="0"/>
              <w:jc w:val="center"/>
              <w:rPr>
                <w:rFonts w:eastAsia="Times New Roman" w:cs="Times New Roman"/>
                <w:sz w:val="22"/>
                <w:szCs w:val="22"/>
                <w:lang w:eastAsia="zh-CN"/>
              </w:rPr>
            </w:pPr>
            <w:r w:rsidRPr="00687F61">
              <w:rPr>
                <w:rFonts w:eastAsia="Times New Roman" w:cs="Times New Roman"/>
                <w:sz w:val="22"/>
                <w:szCs w:val="22"/>
                <w:lang w:val="en-AU" w:eastAsia="zh-CN"/>
              </w:rPr>
              <w:t>High time pressure</w:t>
            </w:r>
          </w:p>
        </w:tc>
        <w:tc>
          <w:tcPr>
            <w:tcW w:w="2880" w:type="dxa"/>
            <w:gridSpan w:val="2"/>
            <w:tcBorders>
              <w:top w:val="single" w:sz="4" w:space="0" w:color="auto"/>
              <w:left w:val="nil"/>
              <w:bottom w:val="single" w:sz="4" w:space="0" w:color="auto"/>
              <w:right w:val="nil"/>
            </w:tcBorders>
            <w:vAlign w:val="center"/>
          </w:tcPr>
          <w:p w14:paraId="57B1821E" w14:textId="7BB0234F" w:rsidR="00B548E2" w:rsidRPr="00687F61" w:rsidRDefault="00B548E2" w:rsidP="00B548E2">
            <w:pPr>
              <w:spacing w:after="0" w:line="240" w:lineRule="auto"/>
              <w:ind w:firstLine="0"/>
              <w:jc w:val="center"/>
              <w:rPr>
                <w:rFonts w:eastAsia="Times New Roman" w:cs="Times New Roman"/>
                <w:sz w:val="22"/>
                <w:szCs w:val="22"/>
                <w:lang w:eastAsia="zh-CN"/>
              </w:rPr>
            </w:pPr>
            <w:r w:rsidRPr="00687F61">
              <w:rPr>
                <w:rFonts w:eastAsia="Times New Roman" w:cs="Times New Roman"/>
                <w:sz w:val="22"/>
                <w:szCs w:val="22"/>
                <w:lang w:val="en-AU" w:eastAsia="zh-CN"/>
              </w:rPr>
              <w:t>Low time pressure</w:t>
            </w:r>
          </w:p>
        </w:tc>
      </w:tr>
      <w:tr w:rsidR="00B548E2" w:rsidRPr="00687F61" w14:paraId="0C2DE11A" w14:textId="77777777" w:rsidTr="00701C78">
        <w:trPr>
          <w:trHeight w:val="532"/>
        </w:trPr>
        <w:tc>
          <w:tcPr>
            <w:tcW w:w="2610" w:type="dxa"/>
            <w:tcBorders>
              <w:left w:val="nil"/>
              <w:bottom w:val="single" w:sz="4" w:space="0" w:color="auto"/>
              <w:right w:val="nil"/>
            </w:tcBorders>
            <w:noWrap/>
            <w:vAlign w:val="bottom"/>
            <w:hideMark/>
          </w:tcPr>
          <w:p w14:paraId="2FE08CF2" w14:textId="77777777"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rFonts w:eastAsia="Times New Roman" w:cs="Times New Roman"/>
                <w:color w:val="000000"/>
                <w:sz w:val="22"/>
                <w:szCs w:val="22"/>
                <w:lang w:val="en-AU" w:eastAsia="zh-CN"/>
              </w:rPr>
              <w:t>Lab</w:t>
            </w:r>
          </w:p>
        </w:tc>
        <w:tc>
          <w:tcPr>
            <w:tcW w:w="1350" w:type="dxa"/>
            <w:tcBorders>
              <w:left w:val="nil"/>
              <w:bottom w:val="single" w:sz="4" w:space="0" w:color="auto"/>
              <w:right w:val="nil"/>
            </w:tcBorders>
            <w:noWrap/>
            <w:vAlign w:val="bottom"/>
            <w:hideMark/>
          </w:tcPr>
          <w:p w14:paraId="548BF149" w14:textId="77777777"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rFonts w:eastAsia="Times New Roman" w:cs="Times New Roman"/>
                <w:color w:val="000000"/>
                <w:sz w:val="22"/>
                <w:szCs w:val="22"/>
                <w:lang w:eastAsia="zh-CN"/>
              </w:rPr>
              <w:t>Country</w:t>
            </w:r>
          </w:p>
        </w:tc>
        <w:tc>
          <w:tcPr>
            <w:tcW w:w="990" w:type="dxa"/>
            <w:tcBorders>
              <w:left w:val="nil"/>
              <w:bottom w:val="single" w:sz="4" w:space="0" w:color="auto"/>
              <w:right w:val="nil"/>
            </w:tcBorders>
            <w:noWrap/>
            <w:vAlign w:val="bottom"/>
            <w:hideMark/>
          </w:tcPr>
          <w:p w14:paraId="17B46167" w14:textId="3435AB74"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 xml:space="preserve">% data included </w:t>
            </w:r>
          </w:p>
        </w:tc>
        <w:tc>
          <w:tcPr>
            <w:tcW w:w="1890" w:type="dxa"/>
            <w:tcBorders>
              <w:left w:val="nil"/>
              <w:bottom w:val="single" w:sz="4" w:space="0" w:color="auto"/>
              <w:right w:val="nil"/>
            </w:tcBorders>
            <w:noWrap/>
            <w:vAlign w:val="bottom"/>
            <w:hideMark/>
          </w:tcPr>
          <w:p w14:paraId="7E0964C3" w14:textId="22BCD318"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 xml:space="preserve">Age (Range; </w:t>
            </w:r>
            <w:r w:rsidRPr="00687F61">
              <w:rPr>
                <w:i/>
                <w:sz w:val="22"/>
                <w:szCs w:val="22"/>
              </w:rPr>
              <w:t>M;</w:t>
            </w:r>
            <w:r w:rsidRPr="00687F61">
              <w:rPr>
                <w:sz w:val="22"/>
                <w:szCs w:val="22"/>
              </w:rPr>
              <w:t xml:space="preserve"> </w:t>
            </w:r>
            <w:r w:rsidRPr="00687F61">
              <w:rPr>
                <w:i/>
                <w:sz w:val="22"/>
                <w:szCs w:val="22"/>
              </w:rPr>
              <w:t>SD</w:t>
            </w:r>
            <w:r w:rsidRPr="00687F61">
              <w:rPr>
                <w:sz w:val="22"/>
                <w:szCs w:val="22"/>
              </w:rPr>
              <w:t>)</w:t>
            </w:r>
          </w:p>
        </w:tc>
        <w:tc>
          <w:tcPr>
            <w:tcW w:w="1260" w:type="dxa"/>
            <w:tcBorders>
              <w:left w:val="nil"/>
              <w:bottom w:val="single" w:sz="4" w:space="0" w:color="auto"/>
              <w:right w:val="nil"/>
            </w:tcBorders>
            <w:noWrap/>
            <w:vAlign w:val="bottom"/>
            <w:hideMark/>
          </w:tcPr>
          <w:p w14:paraId="496B7D75" w14:textId="165FA55B"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Gender distribution (</w:t>
            </w:r>
            <w:proofErr w:type="spellStart"/>
            <w:proofErr w:type="gramStart"/>
            <w:r w:rsidRPr="00687F61">
              <w:rPr>
                <w:sz w:val="22"/>
                <w:szCs w:val="22"/>
              </w:rPr>
              <w:t>M:F</w:t>
            </w:r>
            <w:proofErr w:type="gramEnd"/>
            <w:r w:rsidRPr="00687F61">
              <w:rPr>
                <w:sz w:val="22"/>
                <w:szCs w:val="22"/>
              </w:rPr>
              <w:t>:other</w:t>
            </w:r>
            <w:proofErr w:type="spellEnd"/>
            <w:r w:rsidRPr="00687F61">
              <w:rPr>
                <w:sz w:val="22"/>
                <w:szCs w:val="22"/>
              </w:rPr>
              <w:t>)</w:t>
            </w:r>
          </w:p>
        </w:tc>
        <w:tc>
          <w:tcPr>
            <w:tcW w:w="1080" w:type="dxa"/>
            <w:tcBorders>
              <w:left w:val="nil"/>
              <w:bottom w:val="single" w:sz="4" w:space="0" w:color="auto"/>
              <w:right w:val="nil"/>
            </w:tcBorders>
            <w:vAlign w:val="center"/>
            <w:hideMark/>
          </w:tcPr>
          <w:p w14:paraId="3BB8CBA5" w14:textId="3DE4F3A3" w:rsidR="00B548E2" w:rsidRPr="00687F61" w:rsidRDefault="00B548E2" w:rsidP="00B548E2">
            <w:pPr>
              <w:spacing w:after="0" w:line="240" w:lineRule="auto"/>
              <w:ind w:firstLine="0"/>
              <w:rPr>
                <w:rFonts w:eastAsia="Times New Roman" w:cs="Times New Roman"/>
                <w:sz w:val="22"/>
                <w:szCs w:val="22"/>
                <w:lang w:val="en-AU" w:eastAsia="zh-CN"/>
              </w:rPr>
            </w:pPr>
            <w:r w:rsidRPr="00687F61">
              <w:rPr>
                <w:rFonts w:eastAsia="Times New Roman" w:cs="Times New Roman"/>
                <w:sz w:val="22"/>
                <w:szCs w:val="22"/>
                <w:lang w:eastAsia="zh-CN"/>
              </w:rPr>
              <w:t>η</w:t>
            </w:r>
            <w:r w:rsidRPr="00687F61">
              <w:rPr>
                <w:rFonts w:eastAsia="Times New Roman" w:cs="Times New Roman"/>
                <w:sz w:val="22"/>
                <w:szCs w:val="22"/>
                <w:vertAlign w:val="superscript"/>
                <w:lang w:eastAsia="zh-CN"/>
              </w:rPr>
              <w:t>2</w:t>
            </w:r>
            <w:r w:rsidRPr="00687F61">
              <w:rPr>
                <w:rFonts w:eastAsia="Times New Roman" w:cs="Times New Roman"/>
                <w:sz w:val="22"/>
                <w:szCs w:val="22"/>
                <w:vertAlign w:val="subscript"/>
                <w:lang w:eastAsia="zh-CN"/>
              </w:rPr>
              <w:t>Cond × Word type × Time pressure</w:t>
            </w:r>
          </w:p>
        </w:tc>
        <w:tc>
          <w:tcPr>
            <w:tcW w:w="1350" w:type="dxa"/>
            <w:tcBorders>
              <w:top w:val="single" w:sz="4" w:space="0" w:color="auto"/>
              <w:left w:val="nil"/>
              <w:bottom w:val="single" w:sz="4" w:space="0" w:color="auto"/>
              <w:right w:val="nil"/>
            </w:tcBorders>
            <w:vAlign w:val="center"/>
            <w:hideMark/>
          </w:tcPr>
          <w:p w14:paraId="5D858E46" w14:textId="0C06012E" w:rsidR="00B548E2" w:rsidRPr="00687F61" w:rsidRDefault="00B548E2" w:rsidP="00B548E2">
            <w:pPr>
              <w:spacing w:after="0" w:line="240" w:lineRule="auto"/>
              <w:ind w:firstLine="0"/>
              <w:jc w:val="center"/>
              <w:rPr>
                <w:rFonts w:eastAsia="Times New Roman" w:cs="Times New Roman"/>
                <w:sz w:val="22"/>
                <w:szCs w:val="22"/>
                <w:lang w:val="en-AU" w:eastAsia="zh-CN"/>
              </w:rPr>
            </w:pPr>
            <w:r w:rsidRPr="00687F61">
              <w:rPr>
                <w:rFonts w:eastAsia="Times New Roman" w:cs="Times New Roman"/>
                <w:sz w:val="22"/>
                <w:szCs w:val="22"/>
                <w:lang w:val="en-AU" w:eastAsia="zh-CN"/>
              </w:rPr>
              <w:t>Suppression,</w:t>
            </w:r>
          </w:p>
          <w:p w14:paraId="3B694020" w14:textId="637A1507" w:rsidR="00B548E2" w:rsidRPr="00687F61" w:rsidRDefault="00B548E2" w:rsidP="00B548E2">
            <w:pPr>
              <w:spacing w:after="0" w:line="240" w:lineRule="auto"/>
              <w:ind w:firstLine="0"/>
              <w:jc w:val="center"/>
              <w:rPr>
                <w:rFonts w:eastAsia="Times New Roman" w:cs="Times New Roman"/>
                <w:sz w:val="22"/>
                <w:szCs w:val="22"/>
                <w:lang w:val="en-AU" w:eastAsia="zh-CN"/>
              </w:rPr>
            </w:pPr>
            <w:r w:rsidRPr="00687F61">
              <w:rPr>
                <w:rFonts w:eastAsia="Times New Roman" w:cs="Times New Roman"/>
                <w:i/>
                <w:iCs/>
                <w:sz w:val="22"/>
                <w:szCs w:val="22"/>
                <w:lang w:val="en-AU" w:eastAsia="zh-CN"/>
              </w:rPr>
              <w:t>M</w:t>
            </w:r>
            <w:r w:rsidRPr="00687F61">
              <w:rPr>
                <w:rFonts w:eastAsia="Times New Roman" w:cs="Times New Roman"/>
                <w:sz w:val="22"/>
                <w:szCs w:val="22"/>
                <w:lang w:val="en-AU" w:eastAsia="zh-CN"/>
              </w:rPr>
              <w:t xml:space="preserve"> (</w:t>
            </w:r>
            <w:r w:rsidRPr="00687F61">
              <w:rPr>
                <w:rFonts w:eastAsia="Times New Roman" w:cs="Times New Roman"/>
                <w:i/>
                <w:iCs/>
                <w:sz w:val="22"/>
                <w:szCs w:val="22"/>
                <w:lang w:val="en-AU" w:eastAsia="zh-CN"/>
              </w:rPr>
              <w:t>SD</w:t>
            </w:r>
            <w:r w:rsidRPr="00687F61">
              <w:rPr>
                <w:rFonts w:eastAsia="Times New Roman" w:cs="Times New Roman"/>
                <w:sz w:val="22"/>
                <w:szCs w:val="22"/>
                <w:lang w:val="en-AU" w:eastAsia="zh-CN"/>
              </w:rPr>
              <w:t>)</w:t>
            </w:r>
          </w:p>
        </w:tc>
        <w:tc>
          <w:tcPr>
            <w:tcW w:w="1530" w:type="dxa"/>
            <w:tcBorders>
              <w:top w:val="single" w:sz="4" w:space="0" w:color="auto"/>
              <w:left w:val="nil"/>
              <w:bottom w:val="single" w:sz="4" w:space="0" w:color="auto"/>
              <w:right w:val="nil"/>
            </w:tcBorders>
            <w:vAlign w:val="center"/>
            <w:hideMark/>
          </w:tcPr>
          <w:p w14:paraId="753BEF06" w14:textId="5D6808D1" w:rsidR="00B548E2" w:rsidRPr="00687F61" w:rsidRDefault="00B548E2" w:rsidP="00B548E2">
            <w:pPr>
              <w:spacing w:after="0" w:line="240" w:lineRule="auto"/>
              <w:ind w:firstLine="0"/>
              <w:jc w:val="center"/>
              <w:rPr>
                <w:rFonts w:eastAsia="Times New Roman" w:cs="Times New Roman"/>
                <w:sz w:val="22"/>
                <w:szCs w:val="22"/>
                <w:lang w:eastAsia="zh-CN"/>
              </w:rPr>
            </w:pPr>
            <w:r w:rsidRPr="00687F61">
              <w:rPr>
                <w:rFonts w:eastAsia="Times New Roman" w:cs="Times New Roman"/>
                <w:sz w:val="22"/>
                <w:szCs w:val="22"/>
                <w:lang w:eastAsia="zh-CN"/>
              </w:rPr>
              <w:t>Concentration,</w:t>
            </w:r>
          </w:p>
          <w:p w14:paraId="4FCDD488" w14:textId="6CC24E1F" w:rsidR="00B548E2" w:rsidRPr="00687F61" w:rsidRDefault="00B548E2" w:rsidP="00B548E2">
            <w:pPr>
              <w:spacing w:after="0" w:line="240" w:lineRule="auto"/>
              <w:ind w:firstLine="0"/>
              <w:jc w:val="center"/>
              <w:rPr>
                <w:rFonts w:eastAsia="Times New Roman" w:cs="Times New Roman"/>
                <w:sz w:val="22"/>
                <w:szCs w:val="22"/>
                <w:lang w:val="en-AU" w:eastAsia="zh-CN"/>
              </w:rPr>
            </w:pPr>
            <w:r w:rsidRPr="00687F61">
              <w:rPr>
                <w:rFonts w:eastAsia="Times New Roman" w:cs="Times New Roman"/>
                <w:i/>
                <w:iCs/>
                <w:sz w:val="22"/>
                <w:szCs w:val="22"/>
                <w:lang w:eastAsia="zh-CN"/>
              </w:rPr>
              <w:t>M</w:t>
            </w:r>
            <w:r w:rsidRPr="00687F61">
              <w:rPr>
                <w:rFonts w:eastAsia="Times New Roman" w:cs="Times New Roman"/>
                <w:sz w:val="22"/>
                <w:szCs w:val="22"/>
                <w:lang w:eastAsia="zh-CN"/>
              </w:rPr>
              <w:t xml:space="preserve"> (</w:t>
            </w:r>
            <w:r w:rsidRPr="00687F61">
              <w:rPr>
                <w:rFonts w:eastAsia="Times New Roman" w:cs="Times New Roman"/>
                <w:i/>
                <w:iCs/>
                <w:sz w:val="22"/>
                <w:szCs w:val="22"/>
                <w:lang w:eastAsia="zh-CN"/>
              </w:rPr>
              <w:t>SD</w:t>
            </w:r>
            <w:r w:rsidRPr="00687F61">
              <w:rPr>
                <w:rFonts w:eastAsia="Times New Roman" w:cs="Times New Roman"/>
                <w:sz w:val="22"/>
                <w:szCs w:val="22"/>
                <w:lang w:eastAsia="zh-CN"/>
              </w:rPr>
              <w:t>)</w:t>
            </w:r>
          </w:p>
        </w:tc>
        <w:tc>
          <w:tcPr>
            <w:tcW w:w="1350" w:type="dxa"/>
            <w:tcBorders>
              <w:top w:val="single" w:sz="4" w:space="0" w:color="auto"/>
              <w:left w:val="nil"/>
              <w:bottom w:val="single" w:sz="4" w:space="0" w:color="auto"/>
              <w:right w:val="nil"/>
            </w:tcBorders>
            <w:vAlign w:val="center"/>
            <w:hideMark/>
          </w:tcPr>
          <w:p w14:paraId="70208EB0" w14:textId="7B272239" w:rsidR="00B548E2" w:rsidRPr="00687F61" w:rsidRDefault="00B548E2" w:rsidP="00B548E2">
            <w:pPr>
              <w:spacing w:after="0" w:line="240" w:lineRule="auto"/>
              <w:ind w:firstLine="0"/>
              <w:jc w:val="center"/>
              <w:rPr>
                <w:rFonts w:eastAsia="Times New Roman" w:cs="Times New Roman"/>
                <w:sz w:val="22"/>
                <w:szCs w:val="22"/>
                <w:lang w:val="en-AU" w:eastAsia="zh-CN"/>
              </w:rPr>
            </w:pPr>
            <w:r w:rsidRPr="00687F61">
              <w:rPr>
                <w:rFonts w:eastAsia="Times New Roman" w:cs="Times New Roman"/>
                <w:sz w:val="22"/>
                <w:szCs w:val="22"/>
                <w:lang w:val="en-AU" w:eastAsia="zh-CN"/>
              </w:rPr>
              <w:t>Suppression,</w:t>
            </w:r>
          </w:p>
          <w:p w14:paraId="265F3522" w14:textId="1EB06507" w:rsidR="00B548E2" w:rsidRPr="00687F61" w:rsidRDefault="00B548E2" w:rsidP="00B548E2">
            <w:pPr>
              <w:spacing w:after="0" w:line="240" w:lineRule="auto"/>
              <w:ind w:firstLine="0"/>
              <w:jc w:val="center"/>
              <w:rPr>
                <w:rFonts w:eastAsia="Times New Roman" w:cs="Times New Roman"/>
                <w:sz w:val="22"/>
                <w:szCs w:val="22"/>
                <w:lang w:val="en-AU" w:eastAsia="zh-CN"/>
              </w:rPr>
            </w:pPr>
            <w:r w:rsidRPr="00687F61">
              <w:rPr>
                <w:rFonts w:eastAsia="Times New Roman" w:cs="Times New Roman"/>
                <w:i/>
                <w:iCs/>
                <w:sz w:val="22"/>
                <w:szCs w:val="22"/>
                <w:lang w:val="en-AU" w:eastAsia="zh-CN"/>
              </w:rPr>
              <w:t>M</w:t>
            </w:r>
            <w:r w:rsidRPr="00687F61">
              <w:rPr>
                <w:rFonts w:eastAsia="Times New Roman" w:cs="Times New Roman"/>
                <w:sz w:val="22"/>
                <w:szCs w:val="22"/>
                <w:lang w:val="en-AU" w:eastAsia="zh-CN"/>
              </w:rPr>
              <w:t xml:space="preserve"> (</w:t>
            </w:r>
            <w:r w:rsidRPr="00687F61">
              <w:rPr>
                <w:rFonts w:eastAsia="Times New Roman" w:cs="Times New Roman"/>
                <w:i/>
                <w:iCs/>
                <w:sz w:val="22"/>
                <w:szCs w:val="22"/>
                <w:lang w:val="en-AU" w:eastAsia="zh-CN"/>
              </w:rPr>
              <w:t>SD</w:t>
            </w:r>
            <w:r w:rsidRPr="00687F61">
              <w:rPr>
                <w:rFonts w:eastAsia="Times New Roman" w:cs="Times New Roman"/>
                <w:sz w:val="22"/>
                <w:szCs w:val="22"/>
                <w:lang w:val="en-AU" w:eastAsia="zh-CN"/>
              </w:rPr>
              <w:t>)</w:t>
            </w:r>
          </w:p>
        </w:tc>
        <w:tc>
          <w:tcPr>
            <w:tcW w:w="1530" w:type="dxa"/>
            <w:tcBorders>
              <w:top w:val="single" w:sz="4" w:space="0" w:color="auto"/>
              <w:left w:val="nil"/>
              <w:bottom w:val="single" w:sz="4" w:space="0" w:color="auto"/>
              <w:right w:val="nil"/>
            </w:tcBorders>
            <w:vAlign w:val="center"/>
            <w:hideMark/>
          </w:tcPr>
          <w:p w14:paraId="70C390AE" w14:textId="2758DEEB" w:rsidR="00B548E2" w:rsidRPr="00687F61" w:rsidRDefault="00B548E2" w:rsidP="00B548E2">
            <w:pPr>
              <w:spacing w:after="0" w:line="240" w:lineRule="auto"/>
              <w:ind w:firstLine="0"/>
              <w:jc w:val="center"/>
              <w:rPr>
                <w:rFonts w:eastAsia="Times New Roman" w:cs="Times New Roman"/>
                <w:sz w:val="22"/>
                <w:szCs w:val="22"/>
                <w:lang w:eastAsia="zh-CN"/>
              </w:rPr>
            </w:pPr>
            <w:r w:rsidRPr="00687F61">
              <w:rPr>
                <w:rFonts w:eastAsia="Times New Roman" w:cs="Times New Roman"/>
                <w:sz w:val="22"/>
                <w:szCs w:val="22"/>
                <w:lang w:eastAsia="zh-CN"/>
              </w:rPr>
              <w:t>Concentration,</w:t>
            </w:r>
          </w:p>
          <w:p w14:paraId="2D861705" w14:textId="5C4C28BC" w:rsidR="00B548E2" w:rsidRPr="00687F61" w:rsidRDefault="00B548E2" w:rsidP="00B548E2">
            <w:pPr>
              <w:spacing w:after="0" w:line="240" w:lineRule="auto"/>
              <w:ind w:firstLine="0"/>
              <w:jc w:val="center"/>
              <w:rPr>
                <w:rFonts w:eastAsia="Times New Roman" w:cs="Times New Roman"/>
                <w:sz w:val="22"/>
                <w:szCs w:val="22"/>
                <w:lang w:val="en-AU" w:eastAsia="zh-CN"/>
              </w:rPr>
            </w:pPr>
            <w:r w:rsidRPr="00687F61">
              <w:rPr>
                <w:rFonts w:eastAsia="Times New Roman" w:cs="Times New Roman"/>
                <w:i/>
                <w:iCs/>
                <w:sz w:val="22"/>
                <w:szCs w:val="22"/>
                <w:lang w:eastAsia="zh-CN"/>
              </w:rPr>
              <w:t>M</w:t>
            </w:r>
            <w:r w:rsidRPr="00687F61">
              <w:rPr>
                <w:rFonts w:eastAsia="Times New Roman" w:cs="Times New Roman"/>
                <w:sz w:val="22"/>
                <w:szCs w:val="22"/>
                <w:lang w:eastAsia="zh-CN"/>
              </w:rPr>
              <w:t xml:space="preserve"> (</w:t>
            </w:r>
            <w:r w:rsidRPr="00687F61">
              <w:rPr>
                <w:rFonts w:eastAsia="Times New Roman" w:cs="Times New Roman"/>
                <w:i/>
                <w:iCs/>
                <w:sz w:val="22"/>
                <w:szCs w:val="22"/>
                <w:lang w:eastAsia="zh-CN"/>
              </w:rPr>
              <w:t>SD</w:t>
            </w:r>
            <w:r w:rsidRPr="00687F61">
              <w:rPr>
                <w:rFonts w:eastAsia="Times New Roman" w:cs="Times New Roman"/>
                <w:sz w:val="22"/>
                <w:szCs w:val="22"/>
                <w:lang w:eastAsia="zh-CN"/>
              </w:rPr>
              <w:t>)</w:t>
            </w:r>
          </w:p>
        </w:tc>
      </w:tr>
      <w:tr w:rsidR="00B548E2" w:rsidRPr="00687F61" w14:paraId="734E42BB" w14:textId="77777777" w:rsidTr="00701C78">
        <w:trPr>
          <w:trHeight w:val="300"/>
        </w:trPr>
        <w:tc>
          <w:tcPr>
            <w:tcW w:w="2610" w:type="dxa"/>
            <w:tcBorders>
              <w:top w:val="nil"/>
              <w:left w:val="nil"/>
              <w:bottom w:val="nil"/>
              <w:right w:val="nil"/>
            </w:tcBorders>
            <w:noWrap/>
          </w:tcPr>
          <w:p w14:paraId="57216475" w14:textId="597E5458"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Agustina &amp; Liem</w:t>
            </w:r>
          </w:p>
        </w:tc>
        <w:tc>
          <w:tcPr>
            <w:tcW w:w="1350" w:type="dxa"/>
            <w:tcBorders>
              <w:top w:val="nil"/>
              <w:left w:val="nil"/>
              <w:bottom w:val="nil"/>
              <w:right w:val="nil"/>
            </w:tcBorders>
            <w:noWrap/>
          </w:tcPr>
          <w:p w14:paraId="3717B751" w14:textId="058CCB7A"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Indonesia</w:t>
            </w:r>
          </w:p>
        </w:tc>
        <w:tc>
          <w:tcPr>
            <w:tcW w:w="990" w:type="dxa"/>
            <w:tcBorders>
              <w:top w:val="nil"/>
              <w:left w:val="nil"/>
              <w:bottom w:val="nil"/>
              <w:right w:val="nil"/>
            </w:tcBorders>
            <w:noWrap/>
          </w:tcPr>
          <w:p w14:paraId="23E07DF6" w14:textId="53075F89"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764D108B" w14:textId="70882475"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18-23; 20.22; 1.03</w:t>
            </w:r>
          </w:p>
        </w:tc>
        <w:tc>
          <w:tcPr>
            <w:tcW w:w="1260" w:type="dxa"/>
            <w:tcBorders>
              <w:top w:val="nil"/>
              <w:left w:val="nil"/>
              <w:bottom w:val="nil"/>
              <w:right w:val="nil"/>
            </w:tcBorders>
            <w:noWrap/>
          </w:tcPr>
          <w:p w14:paraId="05809DF5" w14:textId="54E9C9C4"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13:69:0</w:t>
            </w:r>
          </w:p>
        </w:tc>
        <w:tc>
          <w:tcPr>
            <w:tcW w:w="1080" w:type="dxa"/>
            <w:tcBorders>
              <w:top w:val="single" w:sz="4" w:space="0" w:color="auto"/>
              <w:left w:val="nil"/>
              <w:bottom w:val="nil"/>
              <w:right w:val="nil"/>
            </w:tcBorders>
            <w:noWrap/>
          </w:tcPr>
          <w:p w14:paraId="3238846A" w14:textId="6DD10CCD" w:rsidR="00B548E2" w:rsidRPr="00687F61" w:rsidRDefault="00B548E2" w:rsidP="00B548E2">
            <w:pPr>
              <w:spacing w:after="0" w:line="240" w:lineRule="auto"/>
              <w:ind w:firstLine="0"/>
              <w:rPr>
                <w:rFonts w:eastAsia="Times New Roman" w:cs="Times New Roman"/>
                <w:sz w:val="22"/>
                <w:szCs w:val="22"/>
                <w:lang w:val="en-AU" w:eastAsia="zh-CN"/>
              </w:rPr>
            </w:pPr>
            <w:r w:rsidRPr="00687F61">
              <w:rPr>
                <w:sz w:val="22"/>
                <w:szCs w:val="22"/>
              </w:rPr>
              <w:t>0.003</w:t>
            </w:r>
          </w:p>
        </w:tc>
        <w:tc>
          <w:tcPr>
            <w:tcW w:w="1350" w:type="dxa"/>
            <w:tcBorders>
              <w:top w:val="single" w:sz="4" w:space="0" w:color="auto"/>
              <w:left w:val="nil"/>
              <w:bottom w:val="nil"/>
              <w:right w:val="nil"/>
            </w:tcBorders>
            <w:noWrap/>
          </w:tcPr>
          <w:p w14:paraId="3D3CAA21" w14:textId="20E124B1"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0.1</w:t>
            </w:r>
            <w:r w:rsidR="00687F61">
              <w:rPr>
                <w:sz w:val="22"/>
                <w:szCs w:val="22"/>
              </w:rPr>
              <w:t>0</w:t>
            </w:r>
            <w:r w:rsidRPr="00687F61">
              <w:rPr>
                <w:sz w:val="22"/>
                <w:szCs w:val="22"/>
              </w:rPr>
              <w:t xml:space="preserve"> (0.31)</w:t>
            </w:r>
          </w:p>
        </w:tc>
        <w:tc>
          <w:tcPr>
            <w:tcW w:w="1530" w:type="dxa"/>
            <w:tcBorders>
              <w:top w:val="single" w:sz="4" w:space="0" w:color="auto"/>
              <w:left w:val="nil"/>
              <w:bottom w:val="nil"/>
              <w:right w:val="nil"/>
            </w:tcBorders>
            <w:noWrap/>
          </w:tcPr>
          <w:p w14:paraId="5B5782BD" w14:textId="76E153A6"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0.31 (0.31)</w:t>
            </w:r>
          </w:p>
        </w:tc>
        <w:tc>
          <w:tcPr>
            <w:tcW w:w="1350" w:type="dxa"/>
            <w:tcBorders>
              <w:top w:val="single" w:sz="4" w:space="0" w:color="auto"/>
              <w:left w:val="nil"/>
              <w:bottom w:val="nil"/>
              <w:right w:val="nil"/>
            </w:tcBorders>
            <w:noWrap/>
          </w:tcPr>
          <w:p w14:paraId="473F62D4" w14:textId="36706B3F"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0.05 (0.31)</w:t>
            </w:r>
          </w:p>
        </w:tc>
        <w:tc>
          <w:tcPr>
            <w:tcW w:w="1530" w:type="dxa"/>
            <w:tcBorders>
              <w:top w:val="single" w:sz="4" w:space="0" w:color="auto"/>
              <w:left w:val="nil"/>
              <w:bottom w:val="nil"/>
              <w:right w:val="nil"/>
            </w:tcBorders>
            <w:noWrap/>
          </w:tcPr>
          <w:p w14:paraId="65BF3482" w14:textId="51DFC8FE"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0.28 (0.31)</w:t>
            </w:r>
          </w:p>
        </w:tc>
      </w:tr>
      <w:tr w:rsidR="00B548E2" w:rsidRPr="00687F61" w14:paraId="77C84C35" w14:textId="77777777" w:rsidTr="00701C78">
        <w:trPr>
          <w:trHeight w:val="300"/>
        </w:trPr>
        <w:tc>
          <w:tcPr>
            <w:tcW w:w="2610" w:type="dxa"/>
            <w:tcBorders>
              <w:top w:val="nil"/>
              <w:left w:val="nil"/>
              <w:bottom w:val="nil"/>
              <w:right w:val="nil"/>
            </w:tcBorders>
            <w:noWrap/>
          </w:tcPr>
          <w:p w14:paraId="1C62E22B" w14:textId="45E6EED5"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Astle et al.</w:t>
            </w:r>
          </w:p>
        </w:tc>
        <w:tc>
          <w:tcPr>
            <w:tcW w:w="1350" w:type="dxa"/>
            <w:tcBorders>
              <w:top w:val="nil"/>
              <w:left w:val="nil"/>
              <w:bottom w:val="nil"/>
              <w:right w:val="nil"/>
            </w:tcBorders>
            <w:noWrap/>
          </w:tcPr>
          <w:p w14:paraId="188B4432" w14:textId="114A48C5"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31C3EAF6" w14:textId="60EE0DD0"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95</w:t>
            </w:r>
          </w:p>
        </w:tc>
        <w:tc>
          <w:tcPr>
            <w:tcW w:w="1890" w:type="dxa"/>
            <w:tcBorders>
              <w:top w:val="nil"/>
              <w:left w:val="nil"/>
              <w:bottom w:val="nil"/>
              <w:right w:val="nil"/>
            </w:tcBorders>
            <w:noWrap/>
          </w:tcPr>
          <w:p w14:paraId="4419AD11" w14:textId="120B5391"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18-22; 18.58; 0.82</w:t>
            </w:r>
          </w:p>
        </w:tc>
        <w:tc>
          <w:tcPr>
            <w:tcW w:w="1260" w:type="dxa"/>
            <w:tcBorders>
              <w:top w:val="nil"/>
              <w:left w:val="nil"/>
              <w:bottom w:val="nil"/>
              <w:right w:val="nil"/>
            </w:tcBorders>
            <w:noWrap/>
          </w:tcPr>
          <w:p w14:paraId="28114CE1" w14:textId="7E54E308"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23:53:0</w:t>
            </w:r>
          </w:p>
        </w:tc>
        <w:tc>
          <w:tcPr>
            <w:tcW w:w="1080" w:type="dxa"/>
            <w:tcBorders>
              <w:top w:val="nil"/>
              <w:left w:val="nil"/>
              <w:bottom w:val="nil"/>
              <w:right w:val="nil"/>
            </w:tcBorders>
            <w:noWrap/>
          </w:tcPr>
          <w:p w14:paraId="3ABF1633" w14:textId="0337553D" w:rsidR="00B548E2" w:rsidRPr="00687F61" w:rsidRDefault="00B548E2" w:rsidP="00B548E2">
            <w:pPr>
              <w:spacing w:after="0" w:line="240" w:lineRule="auto"/>
              <w:ind w:firstLine="0"/>
              <w:rPr>
                <w:rFonts w:eastAsia="Times New Roman" w:cs="Times New Roman"/>
                <w:sz w:val="22"/>
                <w:szCs w:val="22"/>
                <w:lang w:val="en-AU" w:eastAsia="zh-CN"/>
              </w:rPr>
            </w:pPr>
            <w:r w:rsidRPr="00687F61">
              <w:rPr>
                <w:sz w:val="22"/>
                <w:szCs w:val="22"/>
              </w:rPr>
              <w:t>0.025</w:t>
            </w:r>
          </w:p>
        </w:tc>
        <w:tc>
          <w:tcPr>
            <w:tcW w:w="1350" w:type="dxa"/>
            <w:tcBorders>
              <w:top w:val="nil"/>
              <w:left w:val="nil"/>
              <w:bottom w:val="nil"/>
              <w:right w:val="nil"/>
            </w:tcBorders>
            <w:noWrap/>
          </w:tcPr>
          <w:p w14:paraId="4FC380C9" w14:textId="78A4943E"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0.16 (0.35)</w:t>
            </w:r>
          </w:p>
        </w:tc>
        <w:tc>
          <w:tcPr>
            <w:tcW w:w="1530" w:type="dxa"/>
            <w:tcBorders>
              <w:top w:val="nil"/>
              <w:left w:val="nil"/>
              <w:bottom w:val="nil"/>
              <w:right w:val="nil"/>
            </w:tcBorders>
            <w:noWrap/>
          </w:tcPr>
          <w:p w14:paraId="1A308C31" w14:textId="67918920"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0.32 (0.35)</w:t>
            </w:r>
          </w:p>
        </w:tc>
        <w:tc>
          <w:tcPr>
            <w:tcW w:w="1350" w:type="dxa"/>
            <w:tcBorders>
              <w:top w:val="nil"/>
              <w:left w:val="nil"/>
              <w:bottom w:val="nil"/>
              <w:right w:val="nil"/>
            </w:tcBorders>
            <w:noWrap/>
          </w:tcPr>
          <w:p w14:paraId="537F003A" w14:textId="2D580A26"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0.07 (0.30)</w:t>
            </w:r>
          </w:p>
        </w:tc>
        <w:tc>
          <w:tcPr>
            <w:tcW w:w="1530" w:type="dxa"/>
            <w:tcBorders>
              <w:top w:val="nil"/>
              <w:left w:val="nil"/>
              <w:bottom w:val="nil"/>
              <w:right w:val="nil"/>
            </w:tcBorders>
            <w:noWrap/>
          </w:tcPr>
          <w:p w14:paraId="4A389566" w14:textId="5FBB3A55"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0.36 (0.30)</w:t>
            </w:r>
          </w:p>
        </w:tc>
      </w:tr>
      <w:tr w:rsidR="00B548E2" w:rsidRPr="00687F61" w14:paraId="71A68B07" w14:textId="77777777" w:rsidTr="00701C78">
        <w:trPr>
          <w:trHeight w:val="300"/>
        </w:trPr>
        <w:tc>
          <w:tcPr>
            <w:tcW w:w="2610" w:type="dxa"/>
            <w:tcBorders>
              <w:top w:val="nil"/>
              <w:left w:val="nil"/>
              <w:bottom w:val="nil"/>
              <w:right w:val="nil"/>
            </w:tcBorders>
            <w:noWrap/>
          </w:tcPr>
          <w:p w14:paraId="5A208B82" w14:textId="2B6E13E5"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Baldwin</w:t>
            </w:r>
          </w:p>
        </w:tc>
        <w:tc>
          <w:tcPr>
            <w:tcW w:w="1350" w:type="dxa"/>
            <w:tcBorders>
              <w:top w:val="nil"/>
              <w:left w:val="nil"/>
              <w:bottom w:val="nil"/>
              <w:right w:val="nil"/>
            </w:tcBorders>
            <w:noWrap/>
          </w:tcPr>
          <w:p w14:paraId="2D94D69D" w14:textId="0631ACA4"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41FA1D73" w14:textId="5F4A88CC"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97.4</w:t>
            </w:r>
          </w:p>
        </w:tc>
        <w:tc>
          <w:tcPr>
            <w:tcW w:w="1890" w:type="dxa"/>
            <w:tcBorders>
              <w:top w:val="nil"/>
              <w:left w:val="nil"/>
              <w:bottom w:val="nil"/>
              <w:right w:val="nil"/>
            </w:tcBorders>
            <w:noWrap/>
          </w:tcPr>
          <w:p w14:paraId="3348AB81" w14:textId="3D3E7202"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18-30; 19.51; 2.04</w:t>
            </w:r>
          </w:p>
        </w:tc>
        <w:tc>
          <w:tcPr>
            <w:tcW w:w="1260" w:type="dxa"/>
            <w:tcBorders>
              <w:top w:val="nil"/>
              <w:left w:val="nil"/>
              <w:bottom w:val="nil"/>
              <w:right w:val="nil"/>
            </w:tcBorders>
            <w:noWrap/>
          </w:tcPr>
          <w:p w14:paraId="05E84ED5" w14:textId="41EBFD3C"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26:47:1</w:t>
            </w:r>
          </w:p>
        </w:tc>
        <w:tc>
          <w:tcPr>
            <w:tcW w:w="1080" w:type="dxa"/>
            <w:tcBorders>
              <w:top w:val="nil"/>
              <w:left w:val="nil"/>
              <w:bottom w:val="nil"/>
              <w:right w:val="nil"/>
            </w:tcBorders>
            <w:noWrap/>
          </w:tcPr>
          <w:p w14:paraId="3C24E220" w14:textId="0B1ADDB7" w:rsidR="00B548E2" w:rsidRPr="00687F61" w:rsidRDefault="00B548E2" w:rsidP="00B548E2">
            <w:pPr>
              <w:spacing w:after="0" w:line="240" w:lineRule="auto"/>
              <w:ind w:firstLine="0"/>
              <w:rPr>
                <w:rFonts w:eastAsia="Times New Roman" w:cs="Times New Roman"/>
                <w:sz w:val="22"/>
                <w:szCs w:val="22"/>
                <w:lang w:val="en-AU" w:eastAsia="zh-CN"/>
              </w:rPr>
            </w:pPr>
            <w:r w:rsidRPr="00687F61">
              <w:rPr>
                <w:sz w:val="22"/>
                <w:szCs w:val="22"/>
              </w:rPr>
              <w:t>0.002</w:t>
            </w:r>
          </w:p>
        </w:tc>
        <w:tc>
          <w:tcPr>
            <w:tcW w:w="1350" w:type="dxa"/>
            <w:tcBorders>
              <w:top w:val="nil"/>
              <w:left w:val="nil"/>
              <w:bottom w:val="nil"/>
              <w:right w:val="nil"/>
            </w:tcBorders>
            <w:noWrap/>
          </w:tcPr>
          <w:p w14:paraId="6E03A78F" w14:textId="60F50A44"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0.16 (0.33)</w:t>
            </w:r>
          </w:p>
        </w:tc>
        <w:tc>
          <w:tcPr>
            <w:tcW w:w="1530" w:type="dxa"/>
            <w:tcBorders>
              <w:top w:val="nil"/>
              <w:left w:val="nil"/>
              <w:bottom w:val="nil"/>
              <w:right w:val="nil"/>
            </w:tcBorders>
            <w:noWrap/>
          </w:tcPr>
          <w:p w14:paraId="1D401329" w14:textId="5D3EBC9B"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0.31 (0.33)</w:t>
            </w:r>
          </w:p>
        </w:tc>
        <w:tc>
          <w:tcPr>
            <w:tcW w:w="1350" w:type="dxa"/>
            <w:tcBorders>
              <w:top w:val="nil"/>
              <w:left w:val="nil"/>
              <w:bottom w:val="nil"/>
              <w:right w:val="nil"/>
            </w:tcBorders>
            <w:noWrap/>
          </w:tcPr>
          <w:p w14:paraId="3E2BC943" w14:textId="1F52AB09"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0.14 (0.28)</w:t>
            </w:r>
          </w:p>
        </w:tc>
        <w:tc>
          <w:tcPr>
            <w:tcW w:w="1530" w:type="dxa"/>
            <w:tcBorders>
              <w:top w:val="nil"/>
              <w:left w:val="nil"/>
              <w:bottom w:val="nil"/>
              <w:right w:val="nil"/>
            </w:tcBorders>
            <w:noWrap/>
          </w:tcPr>
          <w:p w14:paraId="30D4E01D" w14:textId="3E2402AA"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0.27 (0.28)</w:t>
            </w:r>
          </w:p>
        </w:tc>
      </w:tr>
      <w:tr w:rsidR="00B548E2" w:rsidRPr="00687F61" w14:paraId="5A337A22" w14:textId="77777777" w:rsidTr="00701C78">
        <w:trPr>
          <w:trHeight w:val="300"/>
        </w:trPr>
        <w:tc>
          <w:tcPr>
            <w:tcW w:w="2610" w:type="dxa"/>
            <w:tcBorders>
              <w:top w:val="nil"/>
              <w:left w:val="nil"/>
              <w:bottom w:val="nil"/>
              <w:right w:val="nil"/>
            </w:tcBorders>
            <w:noWrap/>
          </w:tcPr>
          <w:p w14:paraId="1D308B39" w14:textId="07C24581"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Brady et al.</w:t>
            </w:r>
          </w:p>
        </w:tc>
        <w:tc>
          <w:tcPr>
            <w:tcW w:w="1350" w:type="dxa"/>
            <w:tcBorders>
              <w:top w:val="nil"/>
              <w:left w:val="nil"/>
              <w:bottom w:val="nil"/>
              <w:right w:val="nil"/>
            </w:tcBorders>
            <w:noWrap/>
          </w:tcPr>
          <w:p w14:paraId="6A59D0F6" w14:textId="38C474FE"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12B2639B" w14:textId="2F49CD16"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85.7</w:t>
            </w:r>
          </w:p>
        </w:tc>
        <w:tc>
          <w:tcPr>
            <w:tcW w:w="1890" w:type="dxa"/>
            <w:tcBorders>
              <w:top w:val="nil"/>
              <w:left w:val="nil"/>
              <w:bottom w:val="nil"/>
              <w:right w:val="nil"/>
            </w:tcBorders>
            <w:noWrap/>
          </w:tcPr>
          <w:p w14:paraId="60A3FCE9" w14:textId="619773CE"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17-22; 18.7; 0.87</w:t>
            </w:r>
          </w:p>
        </w:tc>
        <w:tc>
          <w:tcPr>
            <w:tcW w:w="1260" w:type="dxa"/>
            <w:tcBorders>
              <w:top w:val="nil"/>
              <w:left w:val="nil"/>
              <w:bottom w:val="nil"/>
              <w:right w:val="nil"/>
            </w:tcBorders>
            <w:noWrap/>
          </w:tcPr>
          <w:p w14:paraId="0E2A5B0D" w14:textId="6F1DA228"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52:103:1</w:t>
            </w:r>
          </w:p>
        </w:tc>
        <w:tc>
          <w:tcPr>
            <w:tcW w:w="1080" w:type="dxa"/>
            <w:tcBorders>
              <w:top w:val="nil"/>
              <w:left w:val="nil"/>
              <w:bottom w:val="nil"/>
              <w:right w:val="nil"/>
            </w:tcBorders>
            <w:noWrap/>
          </w:tcPr>
          <w:p w14:paraId="09F3C47D" w14:textId="0A09E479" w:rsidR="00B548E2" w:rsidRPr="00687F61" w:rsidRDefault="00B548E2" w:rsidP="00B548E2">
            <w:pPr>
              <w:spacing w:after="0" w:line="240" w:lineRule="auto"/>
              <w:ind w:firstLine="0"/>
              <w:rPr>
                <w:rFonts w:eastAsia="Times New Roman" w:cs="Times New Roman"/>
                <w:sz w:val="22"/>
                <w:szCs w:val="22"/>
                <w:lang w:val="en-AU" w:eastAsia="zh-CN"/>
              </w:rPr>
            </w:pPr>
            <w:r w:rsidRPr="00687F61">
              <w:rPr>
                <w:sz w:val="22"/>
                <w:szCs w:val="22"/>
              </w:rPr>
              <w:t>0.001</w:t>
            </w:r>
          </w:p>
        </w:tc>
        <w:tc>
          <w:tcPr>
            <w:tcW w:w="1350" w:type="dxa"/>
            <w:tcBorders>
              <w:top w:val="nil"/>
              <w:left w:val="nil"/>
              <w:bottom w:val="nil"/>
              <w:right w:val="nil"/>
            </w:tcBorders>
            <w:noWrap/>
          </w:tcPr>
          <w:p w14:paraId="67C59CD1" w14:textId="52BC47DE"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0.27 (0.31)</w:t>
            </w:r>
          </w:p>
        </w:tc>
        <w:tc>
          <w:tcPr>
            <w:tcW w:w="1530" w:type="dxa"/>
            <w:tcBorders>
              <w:top w:val="nil"/>
              <w:left w:val="nil"/>
              <w:bottom w:val="nil"/>
              <w:right w:val="nil"/>
            </w:tcBorders>
            <w:noWrap/>
          </w:tcPr>
          <w:p w14:paraId="231DDA9D" w14:textId="448A3B73"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0.22 (0.31)</w:t>
            </w:r>
          </w:p>
        </w:tc>
        <w:tc>
          <w:tcPr>
            <w:tcW w:w="1350" w:type="dxa"/>
            <w:tcBorders>
              <w:top w:val="nil"/>
              <w:left w:val="nil"/>
              <w:bottom w:val="nil"/>
              <w:right w:val="nil"/>
            </w:tcBorders>
            <w:noWrap/>
          </w:tcPr>
          <w:p w14:paraId="4B5886F6" w14:textId="128ABEA7"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0.24 (0.30)</w:t>
            </w:r>
          </w:p>
        </w:tc>
        <w:tc>
          <w:tcPr>
            <w:tcW w:w="1530" w:type="dxa"/>
            <w:tcBorders>
              <w:top w:val="nil"/>
              <w:left w:val="nil"/>
              <w:bottom w:val="nil"/>
              <w:right w:val="nil"/>
            </w:tcBorders>
            <w:noWrap/>
          </w:tcPr>
          <w:p w14:paraId="1E3E619D" w14:textId="6523AF95"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0.21 (0.3</w:t>
            </w:r>
            <w:r w:rsidR="00687F61">
              <w:rPr>
                <w:sz w:val="22"/>
                <w:szCs w:val="22"/>
              </w:rPr>
              <w:t>0</w:t>
            </w:r>
            <w:r w:rsidRPr="00687F61">
              <w:rPr>
                <w:sz w:val="22"/>
                <w:szCs w:val="22"/>
              </w:rPr>
              <w:t>)</w:t>
            </w:r>
          </w:p>
        </w:tc>
      </w:tr>
      <w:tr w:rsidR="00B548E2" w:rsidRPr="00687F61" w14:paraId="6BC22D4F" w14:textId="77777777" w:rsidTr="00701C78">
        <w:trPr>
          <w:trHeight w:val="300"/>
        </w:trPr>
        <w:tc>
          <w:tcPr>
            <w:tcW w:w="2610" w:type="dxa"/>
            <w:tcBorders>
              <w:top w:val="nil"/>
              <w:left w:val="nil"/>
              <w:bottom w:val="nil"/>
              <w:right w:val="nil"/>
            </w:tcBorders>
            <w:noWrap/>
          </w:tcPr>
          <w:p w14:paraId="03E149BD" w14:textId="76A91D33"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Calvillo et al.</w:t>
            </w:r>
          </w:p>
        </w:tc>
        <w:tc>
          <w:tcPr>
            <w:tcW w:w="1350" w:type="dxa"/>
            <w:tcBorders>
              <w:top w:val="nil"/>
              <w:left w:val="nil"/>
              <w:bottom w:val="nil"/>
              <w:right w:val="nil"/>
            </w:tcBorders>
            <w:noWrap/>
          </w:tcPr>
          <w:p w14:paraId="74D693E6" w14:textId="29BB560F"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66F4E041" w14:textId="687733B8"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97.8</w:t>
            </w:r>
          </w:p>
        </w:tc>
        <w:tc>
          <w:tcPr>
            <w:tcW w:w="1890" w:type="dxa"/>
            <w:tcBorders>
              <w:top w:val="nil"/>
              <w:left w:val="nil"/>
              <w:bottom w:val="nil"/>
              <w:right w:val="nil"/>
            </w:tcBorders>
            <w:noWrap/>
          </w:tcPr>
          <w:p w14:paraId="5B4C07A3" w14:textId="0E8096B4"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18-37; 20.49; 3.4</w:t>
            </w:r>
          </w:p>
        </w:tc>
        <w:tc>
          <w:tcPr>
            <w:tcW w:w="1260" w:type="dxa"/>
            <w:tcBorders>
              <w:top w:val="nil"/>
              <w:left w:val="nil"/>
              <w:bottom w:val="nil"/>
              <w:right w:val="nil"/>
            </w:tcBorders>
            <w:noWrap/>
          </w:tcPr>
          <w:p w14:paraId="0ECDD2E2" w14:textId="36794C2E"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18:69:0</w:t>
            </w:r>
          </w:p>
        </w:tc>
        <w:tc>
          <w:tcPr>
            <w:tcW w:w="1080" w:type="dxa"/>
            <w:tcBorders>
              <w:top w:val="nil"/>
              <w:left w:val="nil"/>
              <w:bottom w:val="nil"/>
              <w:right w:val="nil"/>
            </w:tcBorders>
            <w:noWrap/>
          </w:tcPr>
          <w:p w14:paraId="091FD357" w14:textId="48B79CF5" w:rsidR="00B548E2" w:rsidRPr="00687F61" w:rsidRDefault="00B548E2" w:rsidP="00B548E2">
            <w:pPr>
              <w:spacing w:after="0" w:line="240" w:lineRule="auto"/>
              <w:ind w:firstLine="0"/>
              <w:rPr>
                <w:rFonts w:eastAsia="Times New Roman" w:cs="Times New Roman"/>
                <w:sz w:val="22"/>
                <w:szCs w:val="22"/>
                <w:lang w:val="en-AU" w:eastAsia="zh-CN"/>
              </w:rPr>
            </w:pPr>
            <w:r w:rsidRPr="00687F61">
              <w:rPr>
                <w:sz w:val="22"/>
                <w:szCs w:val="22"/>
              </w:rPr>
              <w:t>0.002</w:t>
            </w:r>
          </w:p>
        </w:tc>
        <w:tc>
          <w:tcPr>
            <w:tcW w:w="1350" w:type="dxa"/>
            <w:tcBorders>
              <w:top w:val="nil"/>
              <w:left w:val="nil"/>
              <w:bottom w:val="nil"/>
              <w:right w:val="nil"/>
            </w:tcBorders>
            <w:noWrap/>
          </w:tcPr>
          <w:p w14:paraId="24FB5CAA" w14:textId="64A15C95"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0.18 (0.31)</w:t>
            </w:r>
          </w:p>
        </w:tc>
        <w:tc>
          <w:tcPr>
            <w:tcW w:w="1530" w:type="dxa"/>
            <w:tcBorders>
              <w:top w:val="nil"/>
              <w:left w:val="nil"/>
              <w:bottom w:val="nil"/>
              <w:right w:val="nil"/>
            </w:tcBorders>
            <w:noWrap/>
          </w:tcPr>
          <w:p w14:paraId="5A1EB81A" w14:textId="40C5DB60"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0.3</w:t>
            </w:r>
            <w:r w:rsidR="00687F61">
              <w:rPr>
                <w:sz w:val="22"/>
                <w:szCs w:val="22"/>
              </w:rPr>
              <w:t>0</w:t>
            </w:r>
            <w:r w:rsidRPr="00687F61">
              <w:rPr>
                <w:sz w:val="22"/>
                <w:szCs w:val="22"/>
              </w:rPr>
              <w:t xml:space="preserve"> (0.31)</w:t>
            </w:r>
          </w:p>
        </w:tc>
        <w:tc>
          <w:tcPr>
            <w:tcW w:w="1350" w:type="dxa"/>
            <w:tcBorders>
              <w:top w:val="nil"/>
              <w:left w:val="nil"/>
              <w:bottom w:val="nil"/>
              <w:right w:val="nil"/>
            </w:tcBorders>
            <w:noWrap/>
          </w:tcPr>
          <w:p w14:paraId="6789AF2F" w14:textId="1193AE39"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0.11 (0.34)</w:t>
            </w:r>
          </w:p>
        </w:tc>
        <w:tc>
          <w:tcPr>
            <w:tcW w:w="1530" w:type="dxa"/>
            <w:tcBorders>
              <w:top w:val="nil"/>
              <w:left w:val="nil"/>
              <w:bottom w:val="nil"/>
              <w:right w:val="nil"/>
            </w:tcBorders>
            <w:noWrap/>
          </w:tcPr>
          <w:p w14:paraId="281293F0" w14:textId="41040E41"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0.33 (0.34)</w:t>
            </w:r>
          </w:p>
        </w:tc>
      </w:tr>
      <w:tr w:rsidR="00B548E2" w:rsidRPr="00687F61" w14:paraId="62C341DF" w14:textId="77777777" w:rsidTr="00701C78">
        <w:trPr>
          <w:trHeight w:val="300"/>
        </w:trPr>
        <w:tc>
          <w:tcPr>
            <w:tcW w:w="2610" w:type="dxa"/>
            <w:tcBorders>
              <w:top w:val="nil"/>
              <w:left w:val="nil"/>
              <w:bottom w:val="nil"/>
              <w:right w:val="nil"/>
            </w:tcBorders>
            <w:noWrap/>
          </w:tcPr>
          <w:p w14:paraId="135128B6" w14:textId="471D0583"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Gregori-Labarta &amp; Dobkin</w:t>
            </w:r>
          </w:p>
        </w:tc>
        <w:tc>
          <w:tcPr>
            <w:tcW w:w="1350" w:type="dxa"/>
            <w:tcBorders>
              <w:top w:val="nil"/>
              <w:left w:val="nil"/>
              <w:bottom w:val="nil"/>
              <w:right w:val="nil"/>
            </w:tcBorders>
            <w:noWrap/>
          </w:tcPr>
          <w:p w14:paraId="2B938F15" w14:textId="488E6823"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56E4DE9C" w14:textId="53D0CE44"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253CF98A" w14:textId="06322F9D"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18-42; 20.81; 2.7</w:t>
            </w:r>
          </w:p>
        </w:tc>
        <w:tc>
          <w:tcPr>
            <w:tcW w:w="1260" w:type="dxa"/>
            <w:tcBorders>
              <w:top w:val="nil"/>
              <w:left w:val="nil"/>
              <w:bottom w:val="nil"/>
              <w:right w:val="nil"/>
            </w:tcBorders>
            <w:noWrap/>
          </w:tcPr>
          <w:p w14:paraId="2F3DE811" w14:textId="04C5B60E"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16:84:1</w:t>
            </w:r>
          </w:p>
        </w:tc>
        <w:tc>
          <w:tcPr>
            <w:tcW w:w="1080" w:type="dxa"/>
            <w:tcBorders>
              <w:top w:val="nil"/>
              <w:left w:val="nil"/>
              <w:bottom w:val="nil"/>
              <w:right w:val="nil"/>
            </w:tcBorders>
            <w:noWrap/>
          </w:tcPr>
          <w:p w14:paraId="74FCB235" w14:textId="4DC37932" w:rsidR="00B548E2" w:rsidRPr="00687F61" w:rsidRDefault="00687F61" w:rsidP="00B548E2">
            <w:pPr>
              <w:spacing w:after="0" w:line="240" w:lineRule="auto"/>
              <w:ind w:firstLine="0"/>
              <w:rPr>
                <w:rFonts w:eastAsia="Times New Roman" w:cs="Times New Roman"/>
                <w:sz w:val="22"/>
                <w:szCs w:val="22"/>
                <w:lang w:val="en-AU" w:eastAsia="zh-CN"/>
              </w:rPr>
            </w:pPr>
            <w:r>
              <w:rPr>
                <w:sz w:val="22"/>
                <w:szCs w:val="22"/>
              </w:rPr>
              <w:t>&lt; 0.001</w:t>
            </w:r>
          </w:p>
        </w:tc>
        <w:tc>
          <w:tcPr>
            <w:tcW w:w="1350" w:type="dxa"/>
            <w:tcBorders>
              <w:top w:val="nil"/>
              <w:left w:val="nil"/>
              <w:bottom w:val="nil"/>
              <w:right w:val="nil"/>
            </w:tcBorders>
            <w:noWrap/>
          </w:tcPr>
          <w:p w14:paraId="1D4D99E3" w14:textId="2696A76D"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0.20 (0.30)</w:t>
            </w:r>
          </w:p>
        </w:tc>
        <w:tc>
          <w:tcPr>
            <w:tcW w:w="1530" w:type="dxa"/>
            <w:tcBorders>
              <w:top w:val="nil"/>
              <w:left w:val="nil"/>
              <w:bottom w:val="nil"/>
              <w:right w:val="nil"/>
            </w:tcBorders>
            <w:noWrap/>
          </w:tcPr>
          <w:p w14:paraId="45154C0B" w14:textId="28389083"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0.36 (0.30)</w:t>
            </w:r>
          </w:p>
        </w:tc>
        <w:tc>
          <w:tcPr>
            <w:tcW w:w="1350" w:type="dxa"/>
            <w:tcBorders>
              <w:top w:val="nil"/>
              <w:left w:val="nil"/>
              <w:bottom w:val="nil"/>
              <w:right w:val="nil"/>
            </w:tcBorders>
            <w:noWrap/>
          </w:tcPr>
          <w:p w14:paraId="5D130CC6" w14:textId="6B39C87B"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0.13 (0.34)</w:t>
            </w:r>
          </w:p>
        </w:tc>
        <w:tc>
          <w:tcPr>
            <w:tcW w:w="1530" w:type="dxa"/>
            <w:tcBorders>
              <w:top w:val="nil"/>
              <w:left w:val="nil"/>
              <w:bottom w:val="nil"/>
              <w:right w:val="nil"/>
            </w:tcBorders>
            <w:noWrap/>
          </w:tcPr>
          <w:p w14:paraId="3EDDEC69" w14:textId="7A379269" w:rsidR="00B548E2" w:rsidRPr="00687F61" w:rsidRDefault="00B548E2" w:rsidP="00B548E2">
            <w:pPr>
              <w:spacing w:after="0" w:line="240" w:lineRule="auto"/>
              <w:ind w:firstLine="0"/>
              <w:rPr>
                <w:rFonts w:eastAsia="Times New Roman" w:cs="Times New Roman"/>
                <w:color w:val="000000"/>
                <w:sz w:val="22"/>
                <w:szCs w:val="22"/>
                <w:lang w:val="en-AU" w:eastAsia="zh-CN"/>
              </w:rPr>
            </w:pPr>
            <w:r w:rsidRPr="00687F61">
              <w:rPr>
                <w:sz w:val="22"/>
                <w:szCs w:val="22"/>
              </w:rPr>
              <w:t>0.30 (0.34)</w:t>
            </w:r>
          </w:p>
        </w:tc>
      </w:tr>
      <w:tr w:rsidR="00687F61" w:rsidRPr="00687F61" w14:paraId="03F5D895" w14:textId="77777777" w:rsidTr="00701C78">
        <w:trPr>
          <w:trHeight w:val="300"/>
        </w:trPr>
        <w:tc>
          <w:tcPr>
            <w:tcW w:w="2610" w:type="dxa"/>
            <w:tcBorders>
              <w:top w:val="nil"/>
              <w:left w:val="nil"/>
              <w:bottom w:val="nil"/>
              <w:right w:val="nil"/>
            </w:tcBorders>
            <w:noWrap/>
          </w:tcPr>
          <w:p w14:paraId="77C2FE05" w14:textId="57DA835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Hagger et al.</w:t>
            </w:r>
          </w:p>
        </w:tc>
        <w:tc>
          <w:tcPr>
            <w:tcW w:w="1350" w:type="dxa"/>
            <w:tcBorders>
              <w:top w:val="nil"/>
              <w:left w:val="nil"/>
              <w:bottom w:val="nil"/>
              <w:right w:val="nil"/>
            </w:tcBorders>
            <w:noWrap/>
          </w:tcPr>
          <w:p w14:paraId="0E98093E" w14:textId="3212311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79A75A13" w14:textId="44F21FF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97.7</w:t>
            </w:r>
          </w:p>
        </w:tc>
        <w:tc>
          <w:tcPr>
            <w:tcW w:w="1890" w:type="dxa"/>
            <w:tcBorders>
              <w:top w:val="nil"/>
              <w:left w:val="nil"/>
              <w:bottom w:val="nil"/>
              <w:right w:val="nil"/>
            </w:tcBorders>
            <w:noWrap/>
          </w:tcPr>
          <w:p w14:paraId="243780D7" w14:textId="6DA586A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18-29; 20.12; 1.65</w:t>
            </w:r>
          </w:p>
        </w:tc>
        <w:tc>
          <w:tcPr>
            <w:tcW w:w="1260" w:type="dxa"/>
            <w:tcBorders>
              <w:top w:val="nil"/>
              <w:left w:val="nil"/>
              <w:bottom w:val="nil"/>
              <w:right w:val="nil"/>
            </w:tcBorders>
            <w:noWrap/>
          </w:tcPr>
          <w:p w14:paraId="00568E5A" w14:textId="2B3F3C1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12:72:0</w:t>
            </w:r>
          </w:p>
        </w:tc>
        <w:tc>
          <w:tcPr>
            <w:tcW w:w="1080" w:type="dxa"/>
            <w:tcBorders>
              <w:top w:val="nil"/>
              <w:left w:val="nil"/>
              <w:bottom w:val="nil"/>
              <w:right w:val="nil"/>
            </w:tcBorders>
            <w:noWrap/>
          </w:tcPr>
          <w:p w14:paraId="139FC8CC" w14:textId="49CE885E" w:rsidR="00687F61" w:rsidRPr="00687F61" w:rsidRDefault="00687F61" w:rsidP="00687F61">
            <w:pPr>
              <w:spacing w:after="0" w:line="240" w:lineRule="auto"/>
              <w:ind w:firstLine="0"/>
              <w:rPr>
                <w:rFonts w:eastAsia="Times New Roman" w:cs="Times New Roman"/>
                <w:sz w:val="22"/>
                <w:szCs w:val="22"/>
                <w:lang w:val="en-AU" w:eastAsia="zh-CN"/>
              </w:rPr>
            </w:pPr>
            <w:r>
              <w:rPr>
                <w:sz w:val="22"/>
                <w:szCs w:val="22"/>
              </w:rPr>
              <w:t>&lt; 0.001</w:t>
            </w:r>
          </w:p>
        </w:tc>
        <w:tc>
          <w:tcPr>
            <w:tcW w:w="1350" w:type="dxa"/>
            <w:tcBorders>
              <w:top w:val="nil"/>
              <w:left w:val="nil"/>
              <w:bottom w:val="nil"/>
              <w:right w:val="nil"/>
            </w:tcBorders>
            <w:noWrap/>
          </w:tcPr>
          <w:p w14:paraId="73E6F321" w14:textId="463D857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w:t>
            </w:r>
            <w:r>
              <w:rPr>
                <w:sz w:val="22"/>
                <w:szCs w:val="22"/>
              </w:rPr>
              <w:t>0</w:t>
            </w:r>
            <w:r w:rsidRPr="00687F61">
              <w:rPr>
                <w:sz w:val="22"/>
                <w:szCs w:val="22"/>
              </w:rPr>
              <w:t xml:space="preserve"> (0.35)</w:t>
            </w:r>
          </w:p>
        </w:tc>
        <w:tc>
          <w:tcPr>
            <w:tcW w:w="1530" w:type="dxa"/>
            <w:tcBorders>
              <w:top w:val="nil"/>
              <w:left w:val="nil"/>
              <w:bottom w:val="nil"/>
              <w:right w:val="nil"/>
            </w:tcBorders>
            <w:noWrap/>
          </w:tcPr>
          <w:p w14:paraId="7E0A29F5" w14:textId="1D45C18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0.36 (0.35)</w:t>
            </w:r>
          </w:p>
        </w:tc>
        <w:tc>
          <w:tcPr>
            <w:tcW w:w="1350" w:type="dxa"/>
            <w:tcBorders>
              <w:top w:val="nil"/>
              <w:left w:val="nil"/>
              <w:bottom w:val="nil"/>
              <w:right w:val="nil"/>
            </w:tcBorders>
            <w:noWrap/>
          </w:tcPr>
          <w:p w14:paraId="66F8A0DA" w14:textId="45EE5D4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0.05 (0.37)</w:t>
            </w:r>
          </w:p>
        </w:tc>
        <w:tc>
          <w:tcPr>
            <w:tcW w:w="1530" w:type="dxa"/>
            <w:tcBorders>
              <w:top w:val="nil"/>
              <w:left w:val="nil"/>
              <w:bottom w:val="nil"/>
              <w:right w:val="nil"/>
            </w:tcBorders>
            <w:noWrap/>
          </w:tcPr>
          <w:p w14:paraId="6B3FA6FB" w14:textId="3D82E50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0.33 (0.37)</w:t>
            </w:r>
          </w:p>
        </w:tc>
      </w:tr>
      <w:tr w:rsidR="00687F61" w:rsidRPr="00687F61" w14:paraId="2611C809" w14:textId="77777777" w:rsidTr="00701C78">
        <w:trPr>
          <w:trHeight w:val="300"/>
        </w:trPr>
        <w:tc>
          <w:tcPr>
            <w:tcW w:w="2610" w:type="dxa"/>
            <w:tcBorders>
              <w:top w:val="nil"/>
              <w:left w:val="nil"/>
              <w:bottom w:val="nil"/>
              <w:right w:val="nil"/>
            </w:tcBorders>
            <w:noWrap/>
          </w:tcPr>
          <w:p w14:paraId="0982871A" w14:textId="321865A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Hawk</w:t>
            </w:r>
          </w:p>
        </w:tc>
        <w:tc>
          <w:tcPr>
            <w:tcW w:w="1350" w:type="dxa"/>
            <w:tcBorders>
              <w:top w:val="nil"/>
              <w:left w:val="nil"/>
              <w:bottom w:val="nil"/>
              <w:right w:val="nil"/>
            </w:tcBorders>
            <w:noWrap/>
          </w:tcPr>
          <w:p w14:paraId="6F85A20C" w14:textId="4682607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74A689A3" w14:textId="182E46B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89</w:t>
            </w:r>
          </w:p>
        </w:tc>
        <w:tc>
          <w:tcPr>
            <w:tcW w:w="1890" w:type="dxa"/>
            <w:tcBorders>
              <w:top w:val="nil"/>
              <w:left w:val="nil"/>
              <w:bottom w:val="nil"/>
              <w:right w:val="nil"/>
            </w:tcBorders>
            <w:noWrap/>
          </w:tcPr>
          <w:p w14:paraId="33FB25FB" w14:textId="5310403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18-35; 22.02; 3.44</w:t>
            </w:r>
          </w:p>
        </w:tc>
        <w:tc>
          <w:tcPr>
            <w:tcW w:w="1260" w:type="dxa"/>
            <w:tcBorders>
              <w:top w:val="nil"/>
              <w:left w:val="nil"/>
              <w:bottom w:val="nil"/>
              <w:right w:val="nil"/>
            </w:tcBorders>
            <w:noWrap/>
          </w:tcPr>
          <w:p w14:paraId="44ECDA16" w14:textId="1738F22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55:19:7</w:t>
            </w:r>
          </w:p>
        </w:tc>
        <w:tc>
          <w:tcPr>
            <w:tcW w:w="1080" w:type="dxa"/>
            <w:tcBorders>
              <w:top w:val="nil"/>
              <w:left w:val="nil"/>
              <w:bottom w:val="nil"/>
              <w:right w:val="nil"/>
            </w:tcBorders>
            <w:noWrap/>
          </w:tcPr>
          <w:p w14:paraId="4D7757E8" w14:textId="54048B7B"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0.008</w:t>
            </w:r>
          </w:p>
        </w:tc>
        <w:tc>
          <w:tcPr>
            <w:tcW w:w="1350" w:type="dxa"/>
            <w:tcBorders>
              <w:top w:val="nil"/>
              <w:left w:val="nil"/>
              <w:bottom w:val="nil"/>
              <w:right w:val="nil"/>
            </w:tcBorders>
            <w:noWrap/>
          </w:tcPr>
          <w:p w14:paraId="767437EB" w14:textId="20BD389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0.15 (0.36)</w:t>
            </w:r>
          </w:p>
        </w:tc>
        <w:tc>
          <w:tcPr>
            <w:tcW w:w="1530" w:type="dxa"/>
            <w:tcBorders>
              <w:top w:val="nil"/>
              <w:left w:val="nil"/>
              <w:bottom w:val="nil"/>
              <w:right w:val="nil"/>
            </w:tcBorders>
            <w:noWrap/>
          </w:tcPr>
          <w:p w14:paraId="63922E00" w14:textId="6FD545D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0.27 (0.36)</w:t>
            </w:r>
          </w:p>
        </w:tc>
        <w:tc>
          <w:tcPr>
            <w:tcW w:w="1350" w:type="dxa"/>
            <w:tcBorders>
              <w:top w:val="nil"/>
              <w:left w:val="nil"/>
              <w:bottom w:val="nil"/>
              <w:right w:val="nil"/>
            </w:tcBorders>
            <w:noWrap/>
          </w:tcPr>
          <w:p w14:paraId="79FBAB1C" w14:textId="74020F4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w:t>
            </w:r>
            <w:r>
              <w:rPr>
                <w:sz w:val="22"/>
                <w:szCs w:val="22"/>
              </w:rPr>
              <w:t>0</w:t>
            </w:r>
            <w:r w:rsidRPr="00687F61">
              <w:rPr>
                <w:sz w:val="22"/>
                <w:szCs w:val="22"/>
              </w:rPr>
              <w:t xml:space="preserve"> (0.28)</w:t>
            </w:r>
          </w:p>
        </w:tc>
        <w:tc>
          <w:tcPr>
            <w:tcW w:w="1530" w:type="dxa"/>
            <w:tcBorders>
              <w:top w:val="nil"/>
              <w:left w:val="nil"/>
              <w:bottom w:val="nil"/>
              <w:right w:val="nil"/>
            </w:tcBorders>
            <w:noWrap/>
          </w:tcPr>
          <w:p w14:paraId="46E04DB4" w14:textId="75DE7B9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0.16 (0.28)</w:t>
            </w:r>
          </w:p>
        </w:tc>
      </w:tr>
      <w:tr w:rsidR="00687F61" w:rsidRPr="00687F61" w14:paraId="68003F1C" w14:textId="77777777" w:rsidTr="00701C78">
        <w:trPr>
          <w:trHeight w:val="300"/>
        </w:trPr>
        <w:tc>
          <w:tcPr>
            <w:tcW w:w="2610" w:type="dxa"/>
            <w:tcBorders>
              <w:top w:val="nil"/>
              <w:left w:val="nil"/>
              <w:bottom w:val="nil"/>
              <w:right w:val="nil"/>
            </w:tcBorders>
            <w:noWrap/>
          </w:tcPr>
          <w:p w14:paraId="1333CC5A" w14:textId="54106DD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Hirt et al.</w:t>
            </w:r>
          </w:p>
        </w:tc>
        <w:tc>
          <w:tcPr>
            <w:tcW w:w="1350" w:type="dxa"/>
            <w:tcBorders>
              <w:top w:val="nil"/>
              <w:left w:val="nil"/>
              <w:bottom w:val="nil"/>
              <w:right w:val="nil"/>
            </w:tcBorders>
            <w:noWrap/>
          </w:tcPr>
          <w:p w14:paraId="45334C52" w14:textId="309D11F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5C03C565" w14:textId="434C582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93.6</w:t>
            </w:r>
          </w:p>
        </w:tc>
        <w:tc>
          <w:tcPr>
            <w:tcW w:w="1890" w:type="dxa"/>
            <w:tcBorders>
              <w:top w:val="nil"/>
              <w:left w:val="nil"/>
              <w:bottom w:val="nil"/>
              <w:right w:val="nil"/>
            </w:tcBorders>
            <w:noWrap/>
          </w:tcPr>
          <w:p w14:paraId="17B8AB34" w14:textId="1549481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18-27; 18.97; 1.58</w:t>
            </w:r>
          </w:p>
        </w:tc>
        <w:tc>
          <w:tcPr>
            <w:tcW w:w="1260" w:type="dxa"/>
            <w:tcBorders>
              <w:top w:val="nil"/>
              <w:left w:val="nil"/>
              <w:bottom w:val="nil"/>
              <w:right w:val="nil"/>
            </w:tcBorders>
            <w:noWrap/>
          </w:tcPr>
          <w:p w14:paraId="228CB8DE" w14:textId="33ED5D0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23:64:1</w:t>
            </w:r>
          </w:p>
        </w:tc>
        <w:tc>
          <w:tcPr>
            <w:tcW w:w="1080" w:type="dxa"/>
            <w:tcBorders>
              <w:top w:val="nil"/>
              <w:left w:val="nil"/>
              <w:bottom w:val="nil"/>
              <w:right w:val="nil"/>
            </w:tcBorders>
            <w:noWrap/>
          </w:tcPr>
          <w:p w14:paraId="0B9CE15C" w14:textId="24CDF345"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0.068</w:t>
            </w:r>
          </w:p>
        </w:tc>
        <w:tc>
          <w:tcPr>
            <w:tcW w:w="1350" w:type="dxa"/>
            <w:tcBorders>
              <w:top w:val="nil"/>
              <w:left w:val="nil"/>
              <w:bottom w:val="nil"/>
              <w:right w:val="nil"/>
            </w:tcBorders>
            <w:noWrap/>
          </w:tcPr>
          <w:p w14:paraId="1C7E4F8E" w14:textId="1F2DBB1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0.16 (0.37)</w:t>
            </w:r>
          </w:p>
        </w:tc>
        <w:tc>
          <w:tcPr>
            <w:tcW w:w="1530" w:type="dxa"/>
            <w:tcBorders>
              <w:top w:val="nil"/>
              <w:left w:val="nil"/>
              <w:bottom w:val="nil"/>
              <w:right w:val="nil"/>
            </w:tcBorders>
            <w:noWrap/>
          </w:tcPr>
          <w:p w14:paraId="34BEB8DA" w14:textId="40C8B10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0.25 (0.37)</w:t>
            </w:r>
          </w:p>
        </w:tc>
        <w:tc>
          <w:tcPr>
            <w:tcW w:w="1350" w:type="dxa"/>
            <w:tcBorders>
              <w:top w:val="nil"/>
              <w:left w:val="nil"/>
              <w:bottom w:val="nil"/>
              <w:right w:val="nil"/>
            </w:tcBorders>
            <w:noWrap/>
          </w:tcPr>
          <w:p w14:paraId="13C65ADD" w14:textId="364412C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w:t>
            </w:r>
            <w:r>
              <w:rPr>
                <w:sz w:val="22"/>
                <w:szCs w:val="22"/>
              </w:rPr>
              <w:t>0</w:t>
            </w:r>
            <w:r w:rsidRPr="00687F61">
              <w:rPr>
                <w:sz w:val="22"/>
                <w:szCs w:val="22"/>
              </w:rPr>
              <w:t xml:space="preserve"> (0.35)</w:t>
            </w:r>
          </w:p>
        </w:tc>
        <w:tc>
          <w:tcPr>
            <w:tcW w:w="1530" w:type="dxa"/>
            <w:tcBorders>
              <w:top w:val="nil"/>
              <w:left w:val="nil"/>
              <w:bottom w:val="nil"/>
              <w:right w:val="nil"/>
            </w:tcBorders>
            <w:noWrap/>
          </w:tcPr>
          <w:p w14:paraId="3B9897B1" w14:textId="2686668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0.34 (0.35)</w:t>
            </w:r>
          </w:p>
        </w:tc>
      </w:tr>
      <w:tr w:rsidR="00687F61" w:rsidRPr="00687F61" w14:paraId="690A3C64" w14:textId="77777777" w:rsidTr="00701C78">
        <w:trPr>
          <w:trHeight w:val="300"/>
        </w:trPr>
        <w:tc>
          <w:tcPr>
            <w:tcW w:w="2610" w:type="dxa"/>
            <w:tcBorders>
              <w:top w:val="nil"/>
              <w:left w:val="nil"/>
              <w:bottom w:val="nil"/>
              <w:right w:val="nil"/>
            </w:tcBorders>
            <w:noWrap/>
          </w:tcPr>
          <w:p w14:paraId="6C81FEE5" w14:textId="44FEC5D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Huss</w:t>
            </w:r>
            <w:ins w:id="2" w:author="Hussey, Ian (PSY)" w:date="2025-09-05T09:47:00Z" w16du:dateUtc="2025-09-05T08:47:00Z">
              <w:r w:rsidR="007A6419">
                <w:rPr>
                  <w:sz w:val="22"/>
                  <w:szCs w:val="22"/>
                </w:rPr>
                <w:t>e</w:t>
              </w:r>
            </w:ins>
            <w:r w:rsidRPr="00687F61">
              <w:rPr>
                <w:sz w:val="22"/>
                <w:szCs w:val="22"/>
              </w:rPr>
              <w:t>y et al.</w:t>
            </w:r>
          </w:p>
        </w:tc>
        <w:tc>
          <w:tcPr>
            <w:tcW w:w="1350" w:type="dxa"/>
            <w:tcBorders>
              <w:top w:val="nil"/>
              <w:left w:val="nil"/>
              <w:bottom w:val="nil"/>
              <w:right w:val="nil"/>
            </w:tcBorders>
            <w:noWrap/>
          </w:tcPr>
          <w:p w14:paraId="521C7C58" w14:textId="373ED27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Switzerland</w:t>
            </w:r>
          </w:p>
        </w:tc>
        <w:tc>
          <w:tcPr>
            <w:tcW w:w="990" w:type="dxa"/>
            <w:tcBorders>
              <w:top w:val="nil"/>
              <w:left w:val="nil"/>
              <w:bottom w:val="nil"/>
              <w:right w:val="nil"/>
            </w:tcBorders>
            <w:noWrap/>
          </w:tcPr>
          <w:p w14:paraId="29DB1E34" w14:textId="604A0B7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56226963" w14:textId="2874CDA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18-52; 22.9; 5.1</w:t>
            </w:r>
          </w:p>
        </w:tc>
        <w:tc>
          <w:tcPr>
            <w:tcW w:w="1260" w:type="dxa"/>
            <w:tcBorders>
              <w:top w:val="nil"/>
              <w:left w:val="nil"/>
              <w:bottom w:val="nil"/>
              <w:right w:val="nil"/>
            </w:tcBorders>
            <w:noWrap/>
          </w:tcPr>
          <w:p w14:paraId="0131D329" w14:textId="29A2FB0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22:58:0</w:t>
            </w:r>
          </w:p>
        </w:tc>
        <w:tc>
          <w:tcPr>
            <w:tcW w:w="1080" w:type="dxa"/>
            <w:tcBorders>
              <w:top w:val="nil"/>
              <w:left w:val="nil"/>
              <w:bottom w:val="nil"/>
              <w:right w:val="nil"/>
            </w:tcBorders>
            <w:noWrap/>
          </w:tcPr>
          <w:p w14:paraId="6F7E775A" w14:textId="0E9DC3DE" w:rsidR="00687F61" w:rsidRPr="00687F61" w:rsidRDefault="00687F61" w:rsidP="00687F61">
            <w:pPr>
              <w:spacing w:after="0" w:line="240" w:lineRule="auto"/>
              <w:ind w:firstLine="0"/>
              <w:rPr>
                <w:rFonts w:eastAsia="Times New Roman" w:cs="Times New Roman"/>
                <w:sz w:val="22"/>
                <w:szCs w:val="22"/>
                <w:lang w:val="en-AU" w:eastAsia="zh-CN"/>
              </w:rPr>
            </w:pPr>
            <w:r>
              <w:rPr>
                <w:sz w:val="22"/>
                <w:szCs w:val="22"/>
              </w:rPr>
              <w:t>&lt; 0.001</w:t>
            </w:r>
          </w:p>
        </w:tc>
        <w:tc>
          <w:tcPr>
            <w:tcW w:w="1350" w:type="dxa"/>
            <w:tcBorders>
              <w:top w:val="nil"/>
              <w:left w:val="nil"/>
              <w:bottom w:val="nil"/>
              <w:right w:val="nil"/>
            </w:tcBorders>
            <w:noWrap/>
          </w:tcPr>
          <w:p w14:paraId="61B59F05" w14:textId="6F326D2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0.16 (0.34)</w:t>
            </w:r>
          </w:p>
        </w:tc>
        <w:tc>
          <w:tcPr>
            <w:tcW w:w="1530" w:type="dxa"/>
            <w:tcBorders>
              <w:top w:val="nil"/>
              <w:left w:val="nil"/>
              <w:bottom w:val="nil"/>
              <w:right w:val="nil"/>
            </w:tcBorders>
            <w:noWrap/>
          </w:tcPr>
          <w:p w14:paraId="0FA27AC8" w14:textId="291BEEA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w:t>
            </w:r>
            <w:r>
              <w:rPr>
                <w:sz w:val="22"/>
                <w:szCs w:val="22"/>
              </w:rPr>
              <w:t>0</w:t>
            </w:r>
            <w:r w:rsidRPr="00687F61">
              <w:rPr>
                <w:sz w:val="22"/>
                <w:szCs w:val="22"/>
              </w:rPr>
              <w:t xml:space="preserve"> (0.34)</w:t>
            </w:r>
          </w:p>
        </w:tc>
        <w:tc>
          <w:tcPr>
            <w:tcW w:w="1350" w:type="dxa"/>
            <w:tcBorders>
              <w:top w:val="nil"/>
              <w:left w:val="nil"/>
              <w:bottom w:val="nil"/>
              <w:right w:val="nil"/>
            </w:tcBorders>
            <w:noWrap/>
          </w:tcPr>
          <w:p w14:paraId="674CF6B6" w14:textId="2C3878A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w:t>
            </w:r>
            <w:r>
              <w:rPr>
                <w:sz w:val="22"/>
                <w:szCs w:val="22"/>
              </w:rPr>
              <w:t>0</w:t>
            </w:r>
            <w:r w:rsidRPr="00687F61">
              <w:rPr>
                <w:sz w:val="22"/>
                <w:szCs w:val="22"/>
              </w:rPr>
              <w:t xml:space="preserve"> (0.32)</w:t>
            </w:r>
          </w:p>
        </w:tc>
        <w:tc>
          <w:tcPr>
            <w:tcW w:w="1530" w:type="dxa"/>
            <w:tcBorders>
              <w:top w:val="nil"/>
              <w:left w:val="nil"/>
              <w:bottom w:val="nil"/>
              <w:right w:val="nil"/>
            </w:tcBorders>
            <w:noWrap/>
          </w:tcPr>
          <w:p w14:paraId="0EA19CD4" w14:textId="62CDCB6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0.25 (0.32)</w:t>
            </w:r>
          </w:p>
        </w:tc>
      </w:tr>
      <w:tr w:rsidR="00687F61" w:rsidRPr="00687F61" w14:paraId="1813A7C6" w14:textId="77777777" w:rsidTr="00701C78">
        <w:trPr>
          <w:trHeight w:val="300"/>
        </w:trPr>
        <w:tc>
          <w:tcPr>
            <w:tcW w:w="2610" w:type="dxa"/>
            <w:tcBorders>
              <w:top w:val="nil"/>
              <w:left w:val="nil"/>
              <w:bottom w:val="nil"/>
              <w:right w:val="nil"/>
            </w:tcBorders>
            <w:noWrap/>
          </w:tcPr>
          <w:p w14:paraId="48BBBE31" w14:textId="6DE449F8" w:rsidR="00687F61" w:rsidRPr="00687F61" w:rsidRDefault="00687F61" w:rsidP="00687F61">
            <w:pPr>
              <w:spacing w:after="0" w:line="240" w:lineRule="auto"/>
              <w:ind w:firstLine="0"/>
              <w:rPr>
                <w:rFonts w:eastAsia="Times New Roman" w:cs="Times New Roman"/>
                <w:color w:val="000000"/>
                <w:sz w:val="22"/>
                <w:szCs w:val="22"/>
                <w:lang w:val="en-AU" w:eastAsia="zh-CN"/>
              </w:rPr>
            </w:pPr>
            <w:proofErr w:type="spellStart"/>
            <w:r w:rsidRPr="00687F61">
              <w:rPr>
                <w:sz w:val="22"/>
                <w:szCs w:val="22"/>
              </w:rPr>
              <w:t>Hüffmeier</w:t>
            </w:r>
            <w:proofErr w:type="spellEnd"/>
            <w:r w:rsidRPr="00687F61">
              <w:rPr>
                <w:sz w:val="22"/>
                <w:szCs w:val="22"/>
              </w:rPr>
              <w:t xml:space="preserve"> et al.</w:t>
            </w:r>
          </w:p>
        </w:tc>
        <w:tc>
          <w:tcPr>
            <w:tcW w:w="1350" w:type="dxa"/>
            <w:tcBorders>
              <w:top w:val="nil"/>
              <w:left w:val="nil"/>
              <w:bottom w:val="nil"/>
              <w:right w:val="nil"/>
            </w:tcBorders>
            <w:noWrap/>
          </w:tcPr>
          <w:p w14:paraId="657C2CEC" w14:textId="221CD86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Germany</w:t>
            </w:r>
          </w:p>
        </w:tc>
        <w:tc>
          <w:tcPr>
            <w:tcW w:w="990" w:type="dxa"/>
            <w:tcBorders>
              <w:top w:val="nil"/>
              <w:left w:val="nil"/>
              <w:bottom w:val="nil"/>
              <w:right w:val="nil"/>
            </w:tcBorders>
            <w:noWrap/>
          </w:tcPr>
          <w:p w14:paraId="67D452BE" w14:textId="10014FE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57772A46" w14:textId="2B3F78E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18-32; 22.11; 3.32</w:t>
            </w:r>
          </w:p>
        </w:tc>
        <w:tc>
          <w:tcPr>
            <w:tcW w:w="1260" w:type="dxa"/>
            <w:tcBorders>
              <w:top w:val="nil"/>
              <w:left w:val="nil"/>
              <w:bottom w:val="nil"/>
              <w:right w:val="nil"/>
            </w:tcBorders>
            <w:noWrap/>
          </w:tcPr>
          <w:p w14:paraId="119DA4D0" w14:textId="09C7253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13:67:0</w:t>
            </w:r>
          </w:p>
        </w:tc>
        <w:tc>
          <w:tcPr>
            <w:tcW w:w="1080" w:type="dxa"/>
            <w:tcBorders>
              <w:top w:val="nil"/>
              <w:left w:val="nil"/>
              <w:bottom w:val="nil"/>
              <w:right w:val="nil"/>
            </w:tcBorders>
            <w:noWrap/>
          </w:tcPr>
          <w:p w14:paraId="67C869D2" w14:textId="5AF5CFC5"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0.006</w:t>
            </w:r>
          </w:p>
        </w:tc>
        <w:tc>
          <w:tcPr>
            <w:tcW w:w="1350" w:type="dxa"/>
            <w:tcBorders>
              <w:top w:val="nil"/>
              <w:left w:val="nil"/>
              <w:bottom w:val="nil"/>
              <w:right w:val="nil"/>
            </w:tcBorders>
            <w:noWrap/>
          </w:tcPr>
          <w:p w14:paraId="0E908837" w14:textId="1BCED60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0.94 (0.08)</w:t>
            </w:r>
          </w:p>
        </w:tc>
        <w:tc>
          <w:tcPr>
            <w:tcW w:w="1530" w:type="dxa"/>
            <w:tcBorders>
              <w:top w:val="nil"/>
              <w:left w:val="nil"/>
              <w:bottom w:val="nil"/>
              <w:right w:val="nil"/>
            </w:tcBorders>
            <w:noWrap/>
          </w:tcPr>
          <w:p w14:paraId="59C6612C" w14:textId="3F6BC29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0.99 (0.08)</w:t>
            </w:r>
          </w:p>
        </w:tc>
        <w:tc>
          <w:tcPr>
            <w:tcW w:w="1350" w:type="dxa"/>
            <w:tcBorders>
              <w:top w:val="nil"/>
              <w:left w:val="nil"/>
              <w:bottom w:val="nil"/>
              <w:right w:val="nil"/>
            </w:tcBorders>
            <w:noWrap/>
          </w:tcPr>
          <w:p w14:paraId="2A8AC1DB" w14:textId="7C37477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0.96 (0.13)</w:t>
            </w:r>
          </w:p>
        </w:tc>
        <w:tc>
          <w:tcPr>
            <w:tcW w:w="1530" w:type="dxa"/>
            <w:tcBorders>
              <w:top w:val="nil"/>
              <w:left w:val="nil"/>
              <w:bottom w:val="nil"/>
              <w:right w:val="nil"/>
            </w:tcBorders>
            <w:noWrap/>
          </w:tcPr>
          <w:p w14:paraId="283BC57A" w14:textId="3F157BB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0.96 (0.13)</w:t>
            </w:r>
          </w:p>
        </w:tc>
      </w:tr>
      <w:tr w:rsidR="00687F61" w:rsidRPr="00687F61" w14:paraId="68AA34D0" w14:textId="77777777" w:rsidTr="00701C78">
        <w:trPr>
          <w:trHeight w:val="300"/>
        </w:trPr>
        <w:tc>
          <w:tcPr>
            <w:tcW w:w="2610" w:type="dxa"/>
            <w:tcBorders>
              <w:top w:val="nil"/>
              <w:left w:val="nil"/>
              <w:bottom w:val="nil"/>
              <w:right w:val="nil"/>
            </w:tcBorders>
            <w:noWrap/>
          </w:tcPr>
          <w:p w14:paraId="45181139" w14:textId="148A3002" w:rsidR="00687F61" w:rsidRPr="00687F61" w:rsidRDefault="00687F61" w:rsidP="00687F61">
            <w:pPr>
              <w:spacing w:after="0" w:line="240" w:lineRule="auto"/>
              <w:ind w:firstLine="0"/>
              <w:rPr>
                <w:rFonts w:eastAsia="Times New Roman" w:cs="Times New Roman"/>
                <w:color w:val="000000"/>
                <w:sz w:val="22"/>
                <w:szCs w:val="22"/>
                <w:lang w:val="en-AU" w:eastAsia="zh-CN"/>
              </w:rPr>
            </w:pPr>
            <w:proofErr w:type="spellStart"/>
            <w:r w:rsidRPr="00687F61">
              <w:rPr>
                <w:sz w:val="22"/>
                <w:szCs w:val="22"/>
              </w:rPr>
              <w:t>Isloi</w:t>
            </w:r>
            <w:proofErr w:type="spellEnd"/>
            <w:r w:rsidRPr="00687F61">
              <w:rPr>
                <w:sz w:val="22"/>
                <w:szCs w:val="22"/>
              </w:rPr>
              <w:t xml:space="preserve"> et al.</w:t>
            </w:r>
          </w:p>
        </w:tc>
        <w:tc>
          <w:tcPr>
            <w:tcW w:w="1350" w:type="dxa"/>
            <w:tcBorders>
              <w:top w:val="nil"/>
              <w:left w:val="nil"/>
              <w:bottom w:val="nil"/>
              <w:right w:val="nil"/>
            </w:tcBorders>
            <w:noWrap/>
          </w:tcPr>
          <w:p w14:paraId="47599DAF" w14:textId="54F0B33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Romania</w:t>
            </w:r>
          </w:p>
        </w:tc>
        <w:tc>
          <w:tcPr>
            <w:tcW w:w="990" w:type="dxa"/>
            <w:tcBorders>
              <w:top w:val="nil"/>
              <w:left w:val="nil"/>
              <w:bottom w:val="nil"/>
              <w:right w:val="nil"/>
            </w:tcBorders>
            <w:noWrap/>
          </w:tcPr>
          <w:p w14:paraId="54032494" w14:textId="0501745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99</w:t>
            </w:r>
          </w:p>
        </w:tc>
        <w:tc>
          <w:tcPr>
            <w:tcW w:w="1890" w:type="dxa"/>
            <w:tcBorders>
              <w:top w:val="nil"/>
              <w:left w:val="nil"/>
              <w:bottom w:val="nil"/>
              <w:right w:val="nil"/>
            </w:tcBorders>
            <w:noWrap/>
          </w:tcPr>
          <w:p w14:paraId="179F3216" w14:textId="72AD3EC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19-40; 21.27; 4.12</w:t>
            </w:r>
          </w:p>
        </w:tc>
        <w:tc>
          <w:tcPr>
            <w:tcW w:w="1260" w:type="dxa"/>
            <w:tcBorders>
              <w:top w:val="nil"/>
              <w:left w:val="nil"/>
              <w:bottom w:val="nil"/>
              <w:right w:val="nil"/>
            </w:tcBorders>
            <w:noWrap/>
          </w:tcPr>
          <w:p w14:paraId="5151342F" w14:textId="61DFCAF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9:95:0</w:t>
            </w:r>
          </w:p>
        </w:tc>
        <w:tc>
          <w:tcPr>
            <w:tcW w:w="1080" w:type="dxa"/>
            <w:tcBorders>
              <w:top w:val="nil"/>
              <w:left w:val="nil"/>
              <w:bottom w:val="nil"/>
              <w:right w:val="nil"/>
            </w:tcBorders>
            <w:noWrap/>
          </w:tcPr>
          <w:p w14:paraId="334BBFC6" w14:textId="53A1D502"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0.001</w:t>
            </w:r>
          </w:p>
        </w:tc>
        <w:tc>
          <w:tcPr>
            <w:tcW w:w="1350" w:type="dxa"/>
            <w:tcBorders>
              <w:top w:val="nil"/>
              <w:left w:val="nil"/>
              <w:bottom w:val="nil"/>
              <w:right w:val="nil"/>
            </w:tcBorders>
            <w:noWrap/>
          </w:tcPr>
          <w:p w14:paraId="7C08DA74" w14:textId="7274109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0.12 (0.32)</w:t>
            </w:r>
          </w:p>
        </w:tc>
        <w:tc>
          <w:tcPr>
            <w:tcW w:w="1530" w:type="dxa"/>
            <w:tcBorders>
              <w:top w:val="nil"/>
              <w:left w:val="nil"/>
              <w:bottom w:val="nil"/>
              <w:right w:val="nil"/>
            </w:tcBorders>
            <w:noWrap/>
          </w:tcPr>
          <w:p w14:paraId="7AB197F0" w14:textId="68658AF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0.23 (0.32)</w:t>
            </w:r>
          </w:p>
        </w:tc>
        <w:tc>
          <w:tcPr>
            <w:tcW w:w="1350" w:type="dxa"/>
            <w:tcBorders>
              <w:top w:val="nil"/>
              <w:left w:val="nil"/>
              <w:bottom w:val="nil"/>
              <w:right w:val="nil"/>
            </w:tcBorders>
            <w:noWrap/>
          </w:tcPr>
          <w:p w14:paraId="0A1EBF83" w14:textId="7BC5D1B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0.12 (0.3</w:t>
            </w:r>
            <w:r>
              <w:rPr>
                <w:sz w:val="22"/>
                <w:szCs w:val="22"/>
              </w:rPr>
              <w:t>0</w:t>
            </w:r>
            <w:r w:rsidRPr="00687F61">
              <w:rPr>
                <w:sz w:val="22"/>
                <w:szCs w:val="22"/>
              </w:rPr>
              <w:t>)</w:t>
            </w:r>
          </w:p>
        </w:tc>
        <w:tc>
          <w:tcPr>
            <w:tcW w:w="1530" w:type="dxa"/>
            <w:tcBorders>
              <w:top w:val="nil"/>
              <w:left w:val="nil"/>
              <w:bottom w:val="nil"/>
              <w:right w:val="nil"/>
            </w:tcBorders>
            <w:noWrap/>
          </w:tcPr>
          <w:p w14:paraId="58A5B8AA" w14:textId="4925FDE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0.25 (0.30)</w:t>
            </w:r>
          </w:p>
        </w:tc>
      </w:tr>
      <w:tr w:rsidR="00687F61" w:rsidRPr="00687F61" w14:paraId="036CBD7E" w14:textId="77777777" w:rsidTr="00701C78">
        <w:trPr>
          <w:trHeight w:val="300"/>
        </w:trPr>
        <w:tc>
          <w:tcPr>
            <w:tcW w:w="2610" w:type="dxa"/>
            <w:tcBorders>
              <w:top w:val="nil"/>
              <w:left w:val="nil"/>
              <w:bottom w:val="nil"/>
              <w:right w:val="nil"/>
            </w:tcBorders>
            <w:noWrap/>
          </w:tcPr>
          <w:p w14:paraId="64B8EE58" w14:textId="5582969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Kim et al.</w:t>
            </w:r>
          </w:p>
        </w:tc>
        <w:tc>
          <w:tcPr>
            <w:tcW w:w="1350" w:type="dxa"/>
            <w:tcBorders>
              <w:top w:val="nil"/>
              <w:left w:val="nil"/>
              <w:bottom w:val="nil"/>
              <w:right w:val="nil"/>
            </w:tcBorders>
            <w:noWrap/>
          </w:tcPr>
          <w:p w14:paraId="259C9D8E" w14:textId="584936B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04552688" w14:textId="3F1E74D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94.4</w:t>
            </w:r>
          </w:p>
        </w:tc>
        <w:tc>
          <w:tcPr>
            <w:tcW w:w="1890" w:type="dxa"/>
            <w:tcBorders>
              <w:top w:val="nil"/>
              <w:left w:val="nil"/>
              <w:bottom w:val="nil"/>
              <w:right w:val="nil"/>
            </w:tcBorders>
            <w:noWrap/>
          </w:tcPr>
          <w:p w14:paraId="51B3EFFE" w14:textId="527274F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18-29; 20.31; 2.29</w:t>
            </w:r>
          </w:p>
        </w:tc>
        <w:tc>
          <w:tcPr>
            <w:tcW w:w="1260" w:type="dxa"/>
            <w:tcBorders>
              <w:top w:val="nil"/>
              <w:left w:val="nil"/>
              <w:bottom w:val="nil"/>
              <w:right w:val="nil"/>
            </w:tcBorders>
            <w:noWrap/>
          </w:tcPr>
          <w:p w14:paraId="7F0AD323" w14:textId="296326F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36:44:5</w:t>
            </w:r>
          </w:p>
        </w:tc>
        <w:tc>
          <w:tcPr>
            <w:tcW w:w="1080" w:type="dxa"/>
            <w:tcBorders>
              <w:top w:val="nil"/>
              <w:left w:val="nil"/>
              <w:bottom w:val="nil"/>
              <w:right w:val="nil"/>
            </w:tcBorders>
            <w:noWrap/>
          </w:tcPr>
          <w:p w14:paraId="5D52ED2F" w14:textId="4DF5DCFC"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0.001</w:t>
            </w:r>
          </w:p>
        </w:tc>
        <w:tc>
          <w:tcPr>
            <w:tcW w:w="1350" w:type="dxa"/>
            <w:tcBorders>
              <w:top w:val="nil"/>
              <w:left w:val="nil"/>
              <w:bottom w:val="nil"/>
              <w:right w:val="nil"/>
            </w:tcBorders>
            <w:noWrap/>
          </w:tcPr>
          <w:p w14:paraId="51620D7F" w14:textId="5EDD7A2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0.14 (0.37)</w:t>
            </w:r>
          </w:p>
        </w:tc>
        <w:tc>
          <w:tcPr>
            <w:tcW w:w="1530" w:type="dxa"/>
            <w:tcBorders>
              <w:top w:val="nil"/>
              <w:left w:val="nil"/>
              <w:bottom w:val="nil"/>
              <w:right w:val="nil"/>
            </w:tcBorders>
            <w:noWrap/>
          </w:tcPr>
          <w:p w14:paraId="39ACB0C8" w14:textId="2E98EF6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0.34 (0.37)</w:t>
            </w:r>
          </w:p>
        </w:tc>
        <w:tc>
          <w:tcPr>
            <w:tcW w:w="1350" w:type="dxa"/>
            <w:tcBorders>
              <w:top w:val="nil"/>
              <w:left w:val="nil"/>
              <w:bottom w:val="nil"/>
              <w:right w:val="nil"/>
            </w:tcBorders>
            <w:noWrap/>
          </w:tcPr>
          <w:p w14:paraId="3106B4DC" w14:textId="7344897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0.15 (0.33)</w:t>
            </w:r>
          </w:p>
        </w:tc>
        <w:tc>
          <w:tcPr>
            <w:tcW w:w="1530" w:type="dxa"/>
            <w:tcBorders>
              <w:top w:val="nil"/>
              <w:left w:val="nil"/>
              <w:bottom w:val="nil"/>
              <w:right w:val="nil"/>
            </w:tcBorders>
            <w:noWrap/>
          </w:tcPr>
          <w:p w14:paraId="69552B58" w14:textId="6B8FDA8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0.37 (0.33)</w:t>
            </w:r>
          </w:p>
        </w:tc>
      </w:tr>
      <w:tr w:rsidR="00687F61" w:rsidRPr="00687F61" w14:paraId="555537C8" w14:textId="77777777" w:rsidTr="00701C78">
        <w:trPr>
          <w:trHeight w:val="300"/>
        </w:trPr>
        <w:tc>
          <w:tcPr>
            <w:tcW w:w="2610" w:type="dxa"/>
            <w:tcBorders>
              <w:top w:val="nil"/>
              <w:left w:val="nil"/>
              <w:bottom w:val="nil"/>
              <w:right w:val="nil"/>
            </w:tcBorders>
            <w:noWrap/>
          </w:tcPr>
          <w:p w14:paraId="7DAE3B2C" w14:textId="169180D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Kroker et al.</w:t>
            </w:r>
          </w:p>
        </w:tc>
        <w:tc>
          <w:tcPr>
            <w:tcW w:w="1350" w:type="dxa"/>
            <w:tcBorders>
              <w:top w:val="nil"/>
              <w:left w:val="nil"/>
              <w:bottom w:val="nil"/>
              <w:right w:val="nil"/>
            </w:tcBorders>
            <w:noWrap/>
          </w:tcPr>
          <w:p w14:paraId="2021143A" w14:textId="2778A7E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Belgium</w:t>
            </w:r>
          </w:p>
        </w:tc>
        <w:tc>
          <w:tcPr>
            <w:tcW w:w="990" w:type="dxa"/>
            <w:tcBorders>
              <w:top w:val="nil"/>
              <w:left w:val="nil"/>
              <w:bottom w:val="nil"/>
              <w:right w:val="nil"/>
            </w:tcBorders>
            <w:noWrap/>
          </w:tcPr>
          <w:p w14:paraId="3011B7AF" w14:textId="05FD0EA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32C07A69" w14:textId="6FDABEF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18-57; 24.82; 8.79</w:t>
            </w:r>
          </w:p>
        </w:tc>
        <w:tc>
          <w:tcPr>
            <w:tcW w:w="1260" w:type="dxa"/>
            <w:tcBorders>
              <w:top w:val="nil"/>
              <w:left w:val="nil"/>
              <w:bottom w:val="nil"/>
              <w:right w:val="nil"/>
            </w:tcBorders>
            <w:noWrap/>
          </w:tcPr>
          <w:p w14:paraId="1D24CCB6" w14:textId="6E11E05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19:21:0</w:t>
            </w:r>
          </w:p>
        </w:tc>
        <w:tc>
          <w:tcPr>
            <w:tcW w:w="1080" w:type="dxa"/>
            <w:tcBorders>
              <w:top w:val="nil"/>
              <w:left w:val="nil"/>
              <w:bottom w:val="nil"/>
              <w:right w:val="nil"/>
            </w:tcBorders>
            <w:noWrap/>
          </w:tcPr>
          <w:p w14:paraId="27CE2F4C" w14:textId="3C80B9AD"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0.008</w:t>
            </w:r>
          </w:p>
        </w:tc>
        <w:tc>
          <w:tcPr>
            <w:tcW w:w="1350" w:type="dxa"/>
            <w:tcBorders>
              <w:top w:val="nil"/>
              <w:left w:val="nil"/>
              <w:bottom w:val="nil"/>
              <w:right w:val="nil"/>
            </w:tcBorders>
            <w:noWrap/>
          </w:tcPr>
          <w:p w14:paraId="2BF92D89" w14:textId="76E5249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0.5</w:t>
            </w:r>
            <w:r>
              <w:rPr>
                <w:sz w:val="22"/>
                <w:szCs w:val="22"/>
              </w:rPr>
              <w:t>0</w:t>
            </w:r>
            <w:r w:rsidRPr="00687F61">
              <w:rPr>
                <w:sz w:val="22"/>
                <w:szCs w:val="22"/>
              </w:rPr>
              <w:t xml:space="preserve"> (0.53)</w:t>
            </w:r>
          </w:p>
        </w:tc>
        <w:tc>
          <w:tcPr>
            <w:tcW w:w="1530" w:type="dxa"/>
            <w:tcBorders>
              <w:top w:val="nil"/>
              <w:left w:val="nil"/>
              <w:bottom w:val="nil"/>
              <w:right w:val="nil"/>
            </w:tcBorders>
            <w:noWrap/>
          </w:tcPr>
          <w:p w14:paraId="115499B8" w14:textId="427D17E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0.4</w:t>
            </w:r>
            <w:r>
              <w:rPr>
                <w:sz w:val="22"/>
                <w:szCs w:val="22"/>
              </w:rPr>
              <w:t>0</w:t>
            </w:r>
            <w:r w:rsidRPr="00687F61">
              <w:rPr>
                <w:sz w:val="22"/>
                <w:szCs w:val="22"/>
              </w:rPr>
              <w:t xml:space="preserve"> (0.53)</w:t>
            </w:r>
          </w:p>
        </w:tc>
        <w:tc>
          <w:tcPr>
            <w:tcW w:w="1350" w:type="dxa"/>
            <w:tcBorders>
              <w:top w:val="nil"/>
              <w:left w:val="nil"/>
              <w:bottom w:val="nil"/>
              <w:right w:val="nil"/>
            </w:tcBorders>
            <w:noWrap/>
          </w:tcPr>
          <w:p w14:paraId="7599DD1D" w14:textId="78BC0E6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0.22 (0.3</w:t>
            </w:r>
            <w:r>
              <w:rPr>
                <w:sz w:val="22"/>
                <w:szCs w:val="22"/>
              </w:rPr>
              <w:t>0</w:t>
            </w:r>
            <w:r w:rsidRPr="00687F61">
              <w:rPr>
                <w:sz w:val="22"/>
                <w:szCs w:val="22"/>
              </w:rPr>
              <w:t>)</w:t>
            </w:r>
          </w:p>
        </w:tc>
        <w:tc>
          <w:tcPr>
            <w:tcW w:w="1530" w:type="dxa"/>
            <w:tcBorders>
              <w:top w:val="nil"/>
              <w:left w:val="nil"/>
              <w:bottom w:val="nil"/>
              <w:right w:val="nil"/>
            </w:tcBorders>
            <w:noWrap/>
          </w:tcPr>
          <w:p w14:paraId="2AC4A75C" w14:textId="153DA8F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0.38 (0.3</w:t>
            </w:r>
            <w:r>
              <w:rPr>
                <w:sz w:val="22"/>
                <w:szCs w:val="22"/>
              </w:rPr>
              <w:t>0</w:t>
            </w:r>
            <w:r w:rsidRPr="00687F61">
              <w:rPr>
                <w:sz w:val="22"/>
                <w:szCs w:val="22"/>
              </w:rPr>
              <w:t>)</w:t>
            </w:r>
          </w:p>
        </w:tc>
      </w:tr>
      <w:tr w:rsidR="00687F61" w:rsidRPr="00687F61" w14:paraId="1A762D4D" w14:textId="77777777" w:rsidTr="00701C78">
        <w:trPr>
          <w:trHeight w:val="300"/>
        </w:trPr>
        <w:tc>
          <w:tcPr>
            <w:tcW w:w="2610" w:type="dxa"/>
            <w:tcBorders>
              <w:top w:val="nil"/>
              <w:left w:val="nil"/>
              <w:bottom w:val="nil"/>
              <w:right w:val="nil"/>
            </w:tcBorders>
            <w:noWrap/>
          </w:tcPr>
          <w:p w14:paraId="4149D8CF" w14:textId="1F917A9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Ku</w:t>
            </w:r>
          </w:p>
        </w:tc>
        <w:tc>
          <w:tcPr>
            <w:tcW w:w="1350" w:type="dxa"/>
            <w:tcBorders>
              <w:top w:val="nil"/>
              <w:left w:val="nil"/>
              <w:bottom w:val="nil"/>
              <w:right w:val="nil"/>
            </w:tcBorders>
            <w:noWrap/>
          </w:tcPr>
          <w:p w14:paraId="490F5F48" w14:textId="452B784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China</w:t>
            </w:r>
          </w:p>
        </w:tc>
        <w:tc>
          <w:tcPr>
            <w:tcW w:w="990" w:type="dxa"/>
            <w:tcBorders>
              <w:top w:val="nil"/>
              <w:left w:val="nil"/>
              <w:bottom w:val="nil"/>
              <w:right w:val="nil"/>
            </w:tcBorders>
            <w:noWrap/>
          </w:tcPr>
          <w:p w14:paraId="6DC71E14" w14:textId="4FE2FB9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95.8</w:t>
            </w:r>
          </w:p>
        </w:tc>
        <w:tc>
          <w:tcPr>
            <w:tcW w:w="1890" w:type="dxa"/>
            <w:tcBorders>
              <w:top w:val="nil"/>
              <w:left w:val="nil"/>
              <w:bottom w:val="nil"/>
              <w:right w:val="nil"/>
            </w:tcBorders>
            <w:noWrap/>
          </w:tcPr>
          <w:p w14:paraId="0AD9C5B4" w14:textId="2D8FA9B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18-34; 19.95; 2.53</w:t>
            </w:r>
          </w:p>
        </w:tc>
        <w:tc>
          <w:tcPr>
            <w:tcW w:w="1260" w:type="dxa"/>
            <w:tcBorders>
              <w:top w:val="nil"/>
              <w:left w:val="nil"/>
              <w:bottom w:val="nil"/>
              <w:right w:val="nil"/>
            </w:tcBorders>
            <w:noWrap/>
          </w:tcPr>
          <w:p w14:paraId="5F82352C" w14:textId="7C2D6C0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23:69:0</w:t>
            </w:r>
          </w:p>
        </w:tc>
        <w:tc>
          <w:tcPr>
            <w:tcW w:w="1080" w:type="dxa"/>
            <w:tcBorders>
              <w:top w:val="nil"/>
              <w:left w:val="nil"/>
              <w:bottom w:val="nil"/>
              <w:right w:val="nil"/>
            </w:tcBorders>
            <w:noWrap/>
          </w:tcPr>
          <w:p w14:paraId="213ECE53" w14:textId="178270EB"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0.026</w:t>
            </w:r>
          </w:p>
        </w:tc>
        <w:tc>
          <w:tcPr>
            <w:tcW w:w="1350" w:type="dxa"/>
            <w:tcBorders>
              <w:top w:val="nil"/>
              <w:left w:val="nil"/>
              <w:bottom w:val="nil"/>
              <w:right w:val="nil"/>
            </w:tcBorders>
            <w:noWrap/>
          </w:tcPr>
          <w:p w14:paraId="017E0ADE" w14:textId="6EDD954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0.04 (0.36)</w:t>
            </w:r>
          </w:p>
        </w:tc>
        <w:tc>
          <w:tcPr>
            <w:tcW w:w="1530" w:type="dxa"/>
            <w:tcBorders>
              <w:top w:val="nil"/>
              <w:left w:val="nil"/>
              <w:bottom w:val="nil"/>
              <w:right w:val="nil"/>
            </w:tcBorders>
            <w:noWrap/>
          </w:tcPr>
          <w:p w14:paraId="5B73896A" w14:textId="510AF12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0.28 (0.36)</w:t>
            </w:r>
          </w:p>
        </w:tc>
        <w:tc>
          <w:tcPr>
            <w:tcW w:w="1350" w:type="dxa"/>
            <w:tcBorders>
              <w:top w:val="nil"/>
              <w:left w:val="nil"/>
              <w:bottom w:val="nil"/>
              <w:right w:val="nil"/>
            </w:tcBorders>
            <w:noWrap/>
          </w:tcPr>
          <w:p w14:paraId="7A6B8C22" w14:textId="0304F3D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0.08 (0.3</w:t>
            </w:r>
            <w:r>
              <w:rPr>
                <w:sz w:val="22"/>
                <w:szCs w:val="22"/>
              </w:rPr>
              <w:t>0</w:t>
            </w:r>
            <w:r w:rsidRPr="00687F61">
              <w:rPr>
                <w:sz w:val="22"/>
                <w:szCs w:val="22"/>
              </w:rPr>
              <w:t>)</w:t>
            </w:r>
          </w:p>
        </w:tc>
        <w:tc>
          <w:tcPr>
            <w:tcW w:w="1530" w:type="dxa"/>
            <w:tcBorders>
              <w:top w:val="nil"/>
              <w:left w:val="nil"/>
              <w:bottom w:val="nil"/>
              <w:right w:val="nil"/>
            </w:tcBorders>
            <w:noWrap/>
          </w:tcPr>
          <w:p w14:paraId="0AEBFDD9" w14:textId="38135F9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0.18 (0.3</w:t>
            </w:r>
            <w:r>
              <w:rPr>
                <w:sz w:val="22"/>
                <w:szCs w:val="22"/>
              </w:rPr>
              <w:t>0</w:t>
            </w:r>
            <w:r w:rsidRPr="00687F61">
              <w:rPr>
                <w:sz w:val="22"/>
                <w:szCs w:val="22"/>
              </w:rPr>
              <w:t>)</w:t>
            </w:r>
          </w:p>
        </w:tc>
      </w:tr>
      <w:tr w:rsidR="00687F61" w:rsidRPr="00687F61" w14:paraId="625A6388" w14:textId="77777777" w:rsidTr="00701C78">
        <w:trPr>
          <w:trHeight w:val="300"/>
        </w:trPr>
        <w:tc>
          <w:tcPr>
            <w:tcW w:w="2610" w:type="dxa"/>
            <w:tcBorders>
              <w:top w:val="nil"/>
              <w:left w:val="nil"/>
              <w:bottom w:val="nil"/>
              <w:right w:val="nil"/>
            </w:tcBorders>
            <w:noWrap/>
          </w:tcPr>
          <w:p w14:paraId="42B490AE" w14:textId="79BA844F" w:rsidR="00687F61" w:rsidRPr="00687F61" w:rsidRDefault="00687F61" w:rsidP="00687F61">
            <w:pPr>
              <w:spacing w:after="0" w:line="240" w:lineRule="auto"/>
              <w:ind w:firstLine="0"/>
              <w:rPr>
                <w:rFonts w:eastAsia="Times New Roman" w:cs="Times New Roman"/>
                <w:color w:val="000000"/>
                <w:sz w:val="22"/>
                <w:szCs w:val="22"/>
                <w:lang w:val="en-AU" w:eastAsia="zh-CN"/>
              </w:rPr>
            </w:pPr>
            <w:proofErr w:type="spellStart"/>
            <w:r w:rsidRPr="00687F61">
              <w:rPr>
                <w:sz w:val="22"/>
                <w:szCs w:val="22"/>
              </w:rPr>
              <w:t>Kumalasari</w:t>
            </w:r>
            <w:proofErr w:type="spellEnd"/>
            <w:r w:rsidRPr="00687F61">
              <w:rPr>
                <w:sz w:val="22"/>
                <w:szCs w:val="22"/>
              </w:rPr>
              <w:t xml:space="preserve"> &amp; Novita</w:t>
            </w:r>
          </w:p>
        </w:tc>
        <w:tc>
          <w:tcPr>
            <w:tcW w:w="1350" w:type="dxa"/>
            <w:tcBorders>
              <w:top w:val="nil"/>
              <w:left w:val="nil"/>
              <w:bottom w:val="nil"/>
              <w:right w:val="nil"/>
            </w:tcBorders>
            <w:noWrap/>
          </w:tcPr>
          <w:p w14:paraId="241F3569" w14:textId="67A21D4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Indonesia</w:t>
            </w:r>
          </w:p>
        </w:tc>
        <w:tc>
          <w:tcPr>
            <w:tcW w:w="990" w:type="dxa"/>
            <w:tcBorders>
              <w:top w:val="nil"/>
              <w:left w:val="nil"/>
              <w:bottom w:val="nil"/>
              <w:right w:val="nil"/>
            </w:tcBorders>
            <w:noWrap/>
          </w:tcPr>
          <w:p w14:paraId="5C50BA96" w14:textId="2C21D9F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99.2</w:t>
            </w:r>
          </w:p>
        </w:tc>
        <w:tc>
          <w:tcPr>
            <w:tcW w:w="1890" w:type="dxa"/>
            <w:tcBorders>
              <w:top w:val="nil"/>
              <w:left w:val="nil"/>
              <w:bottom w:val="nil"/>
              <w:right w:val="nil"/>
            </w:tcBorders>
            <w:noWrap/>
          </w:tcPr>
          <w:p w14:paraId="2012E43C" w14:textId="525C792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17-26; 20.28; 1.47</w:t>
            </w:r>
          </w:p>
        </w:tc>
        <w:tc>
          <w:tcPr>
            <w:tcW w:w="1260" w:type="dxa"/>
            <w:tcBorders>
              <w:top w:val="nil"/>
              <w:left w:val="nil"/>
              <w:bottom w:val="nil"/>
              <w:right w:val="nil"/>
            </w:tcBorders>
            <w:noWrap/>
          </w:tcPr>
          <w:p w14:paraId="0FCAA02D" w14:textId="2C7312A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17:105:0</w:t>
            </w:r>
          </w:p>
        </w:tc>
        <w:tc>
          <w:tcPr>
            <w:tcW w:w="1080" w:type="dxa"/>
            <w:tcBorders>
              <w:top w:val="nil"/>
              <w:left w:val="nil"/>
              <w:bottom w:val="nil"/>
              <w:right w:val="nil"/>
            </w:tcBorders>
            <w:noWrap/>
          </w:tcPr>
          <w:p w14:paraId="6B6F91AC" w14:textId="579DF61B"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0.003</w:t>
            </w:r>
          </w:p>
        </w:tc>
        <w:tc>
          <w:tcPr>
            <w:tcW w:w="1350" w:type="dxa"/>
            <w:tcBorders>
              <w:top w:val="nil"/>
              <w:left w:val="nil"/>
              <w:bottom w:val="nil"/>
              <w:right w:val="nil"/>
            </w:tcBorders>
            <w:noWrap/>
          </w:tcPr>
          <w:p w14:paraId="32345D96" w14:textId="69F2FA8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0.12 (0.36)</w:t>
            </w:r>
          </w:p>
        </w:tc>
        <w:tc>
          <w:tcPr>
            <w:tcW w:w="1530" w:type="dxa"/>
            <w:tcBorders>
              <w:top w:val="nil"/>
              <w:left w:val="nil"/>
              <w:bottom w:val="nil"/>
              <w:right w:val="nil"/>
            </w:tcBorders>
            <w:noWrap/>
          </w:tcPr>
          <w:p w14:paraId="1DF6FEC3" w14:textId="16B1B6A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0.34 (0.36)</w:t>
            </w:r>
          </w:p>
        </w:tc>
        <w:tc>
          <w:tcPr>
            <w:tcW w:w="1350" w:type="dxa"/>
            <w:tcBorders>
              <w:top w:val="nil"/>
              <w:left w:val="nil"/>
              <w:bottom w:val="nil"/>
              <w:right w:val="nil"/>
            </w:tcBorders>
            <w:noWrap/>
          </w:tcPr>
          <w:p w14:paraId="27984C51" w14:textId="4D2F511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0.09 (0.31)</w:t>
            </w:r>
          </w:p>
        </w:tc>
        <w:tc>
          <w:tcPr>
            <w:tcW w:w="1530" w:type="dxa"/>
            <w:tcBorders>
              <w:top w:val="nil"/>
              <w:left w:val="nil"/>
              <w:bottom w:val="nil"/>
              <w:right w:val="nil"/>
            </w:tcBorders>
            <w:noWrap/>
          </w:tcPr>
          <w:p w14:paraId="18B49239" w14:textId="5D14736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0.29 (0.31)</w:t>
            </w:r>
          </w:p>
        </w:tc>
      </w:tr>
      <w:tr w:rsidR="00687F61" w:rsidRPr="00687F61" w14:paraId="01C76258" w14:textId="77777777" w:rsidTr="00701C78">
        <w:trPr>
          <w:trHeight w:val="300"/>
        </w:trPr>
        <w:tc>
          <w:tcPr>
            <w:tcW w:w="2610" w:type="dxa"/>
            <w:tcBorders>
              <w:top w:val="nil"/>
              <w:left w:val="nil"/>
              <w:bottom w:val="nil"/>
              <w:right w:val="nil"/>
            </w:tcBorders>
            <w:noWrap/>
          </w:tcPr>
          <w:p w14:paraId="40A9358B" w14:textId="37E2AB6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Levy &amp; Ngyuen</w:t>
            </w:r>
          </w:p>
        </w:tc>
        <w:tc>
          <w:tcPr>
            <w:tcW w:w="1350" w:type="dxa"/>
            <w:tcBorders>
              <w:top w:val="nil"/>
              <w:left w:val="nil"/>
              <w:bottom w:val="nil"/>
              <w:right w:val="nil"/>
            </w:tcBorders>
            <w:noWrap/>
          </w:tcPr>
          <w:p w14:paraId="3677E6DE" w14:textId="7628351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30E0B687" w14:textId="7CE3825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99</w:t>
            </w:r>
          </w:p>
        </w:tc>
        <w:tc>
          <w:tcPr>
            <w:tcW w:w="1890" w:type="dxa"/>
            <w:tcBorders>
              <w:top w:val="nil"/>
              <w:left w:val="nil"/>
              <w:bottom w:val="nil"/>
              <w:right w:val="nil"/>
            </w:tcBorders>
            <w:noWrap/>
          </w:tcPr>
          <w:p w14:paraId="37C737C1" w14:textId="58ED7BC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17-27; 19.11; 1.4</w:t>
            </w:r>
          </w:p>
        </w:tc>
        <w:tc>
          <w:tcPr>
            <w:tcW w:w="1260" w:type="dxa"/>
            <w:tcBorders>
              <w:top w:val="nil"/>
              <w:left w:val="nil"/>
              <w:bottom w:val="nil"/>
              <w:right w:val="nil"/>
            </w:tcBorders>
            <w:noWrap/>
          </w:tcPr>
          <w:p w14:paraId="70B2B15D" w14:textId="2140751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20:74:3</w:t>
            </w:r>
          </w:p>
        </w:tc>
        <w:tc>
          <w:tcPr>
            <w:tcW w:w="1080" w:type="dxa"/>
            <w:tcBorders>
              <w:top w:val="nil"/>
              <w:left w:val="nil"/>
              <w:bottom w:val="nil"/>
              <w:right w:val="nil"/>
            </w:tcBorders>
            <w:noWrap/>
          </w:tcPr>
          <w:p w14:paraId="124B3D37" w14:textId="24D2FEB6"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0.005</w:t>
            </w:r>
          </w:p>
        </w:tc>
        <w:tc>
          <w:tcPr>
            <w:tcW w:w="1350" w:type="dxa"/>
            <w:tcBorders>
              <w:top w:val="nil"/>
              <w:left w:val="nil"/>
              <w:bottom w:val="nil"/>
              <w:right w:val="nil"/>
            </w:tcBorders>
            <w:noWrap/>
          </w:tcPr>
          <w:p w14:paraId="6B782757" w14:textId="1C3574B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0.14 (0.29)</w:t>
            </w:r>
          </w:p>
        </w:tc>
        <w:tc>
          <w:tcPr>
            <w:tcW w:w="1530" w:type="dxa"/>
            <w:tcBorders>
              <w:top w:val="nil"/>
              <w:left w:val="nil"/>
              <w:bottom w:val="nil"/>
              <w:right w:val="nil"/>
            </w:tcBorders>
            <w:noWrap/>
          </w:tcPr>
          <w:p w14:paraId="7B8A35EE" w14:textId="0D02270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0.25 (0.29)</w:t>
            </w:r>
          </w:p>
        </w:tc>
        <w:tc>
          <w:tcPr>
            <w:tcW w:w="1350" w:type="dxa"/>
            <w:tcBorders>
              <w:top w:val="nil"/>
              <w:left w:val="nil"/>
              <w:bottom w:val="nil"/>
              <w:right w:val="nil"/>
            </w:tcBorders>
            <w:noWrap/>
          </w:tcPr>
          <w:p w14:paraId="0043D916" w14:textId="03F960F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w:t>
            </w:r>
            <w:r>
              <w:rPr>
                <w:sz w:val="22"/>
                <w:szCs w:val="22"/>
              </w:rPr>
              <w:t>0</w:t>
            </w:r>
            <w:r w:rsidRPr="00687F61">
              <w:rPr>
                <w:sz w:val="22"/>
                <w:szCs w:val="22"/>
              </w:rPr>
              <w:t xml:space="preserve"> (0.31)</w:t>
            </w:r>
          </w:p>
        </w:tc>
        <w:tc>
          <w:tcPr>
            <w:tcW w:w="1530" w:type="dxa"/>
            <w:tcBorders>
              <w:top w:val="nil"/>
              <w:left w:val="nil"/>
              <w:bottom w:val="nil"/>
              <w:right w:val="nil"/>
            </w:tcBorders>
            <w:noWrap/>
          </w:tcPr>
          <w:p w14:paraId="45EBCA94" w14:textId="62CCF89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0.28 (0.31)</w:t>
            </w:r>
          </w:p>
        </w:tc>
      </w:tr>
      <w:tr w:rsidR="00687F61" w:rsidRPr="00687F61" w14:paraId="467A4717" w14:textId="77777777" w:rsidTr="00701C78">
        <w:trPr>
          <w:trHeight w:val="300"/>
        </w:trPr>
        <w:tc>
          <w:tcPr>
            <w:tcW w:w="2610" w:type="dxa"/>
            <w:tcBorders>
              <w:top w:val="nil"/>
              <w:left w:val="nil"/>
              <w:bottom w:val="nil"/>
              <w:right w:val="nil"/>
            </w:tcBorders>
            <w:noWrap/>
          </w:tcPr>
          <w:p w14:paraId="59146BE9" w14:textId="1328A5F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Lin et al.</w:t>
            </w:r>
          </w:p>
        </w:tc>
        <w:tc>
          <w:tcPr>
            <w:tcW w:w="1350" w:type="dxa"/>
            <w:tcBorders>
              <w:top w:val="nil"/>
              <w:left w:val="nil"/>
              <w:bottom w:val="nil"/>
              <w:right w:val="nil"/>
            </w:tcBorders>
            <w:noWrap/>
          </w:tcPr>
          <w:p w14:paraId="7F7CAE59" w14:textId="6BFEAB5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China</w:t>
            </w:r>
          </w:p>
        </w:tc>
        <w:tc>
          <w:tcPr>
            <w:tcW w:w="990" w:type="dxa"/>
            <w:tcBorders>
              <w:top w:val="nil"/>
              <w:left w:val="nil"/>
              <w:bottom w:val="nil"/>
              <w:right w:val="nil"/>
            </w:tcBorders>
            <w:noWrap/>
          </w:tcPr>
          <w:p w14:paraId="6D3981F8" w14:textId="15C5488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97.5</w:t>
            </w:r>
          </w:p>
        </w:tc>
        <w:tc>
          <w:tcPr>
            <w:tcW w:w="1890" w:type="dxa"/>
            <w:tcBorders>
              <w:top w:val="nil"/>
              <w:left w:val="nil"/>
              <w:bottom w:val="nil"/>
              <w:right w:val="nil"/>
            </w:tcBorders>
            <w:noWrap/>
          </w:tcPr>
          <w:p w14:paraId="523BE7D3" w14:textId="6977329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18-24; 19.89; 1.43</w:t>
            </w:r>
          </w:p>
        </w:tc>
        <w:tc>
          <w:tcPr>
            <w:tcW w:w="1260" w:type="dxa"/>
            <w:tcBorders>
              <w:top w:val="nil"/>
              <w:left w:val="nil"/>
              <w:bottom w:val="nil"/>
              <w:right w:val="nil"/>
            </w:tcBorders>
            <w:noWrap/>
          </w:tcPr>
          <w:p w14:paraId="5F3976AC" w14:textId="548D60A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19:59:0</w:t>
            </w:r>
          </w:p>
        </w:tc>
        <w:tc>
          <w:tcPr>
            <w:tcW w:w="1080" w:type="dxa"/>
            <w:tcBorders>
              <w:top w:val="nil"/>
              <w:left w:val="nil"/>
              <w:bottom w:val="nil"/>
              <w:right w:val="nil"/>
            </w:tcBorders>
            <w:noWrap/>
          </w:tcPr>
          <w:p w14:paraId="3A8A8957" w14:textId="1EF6B2EC" w:rsidR="00687F61" w:rsidRPr="00687F61" w:rsidRDefault="00687F61" w:rsidP="00687F61">
            <w:pPr>
              <w:spacing w:after="0" w:line="240" w:lineRule="auto"/>
              <w:ind w:firstLine="0"/>
              <w:rPr>
                <w:rFonts w:eastAsia="Times New Roman" w:cs="Times New Roman"/>
                <w:sz w:val="22"/>
                <w:szCs w:val="22"/>
                <w:lang w:val="en-AU" w:eastAsia="zh-CN"/>
              </w:rPr>
            </w:pPr>
            <w:r>
              <w:rPr>
                <w:sz w:val="22"/>
                <w:szCs w:val="22"/>
              </w:rPr>
              <w:t>&lt; 0.001</w:t>
            </w:r>
          </w:p>
        </w:tc>
        <w:tc>
          <w:tcPr>
            <w:tcW w:w="1350" w:type="dxa"/>
            <w:tcBorders>
              <w:top w:val="nil"/>
              <w:left w:val="nil"/>
              <w:bottom w:val="nil"/>
              <w:right w:val="nil"/>
            </w:tcBorders>
            <w:noWrap/>
          </w:tcPr>
          <w:p w14:paraId="6FC394D0" w14:textId="4154AE2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0.08 (0.21)</w:t>
            </w:r>
          </w:p>
        </w:tc>
        <w:tc>
          <w:tcPr>
            <w:tcW w:w="1530" w:type="dxa"/>
            <w:tcBorders>
              <w:top w:val="nil"/>
              <w:left w:val="nil"/>
              <w:bottom w:val="nil"/>
              <w:right w:val="nil"/>
            </w:tcBorders>
            <w:noWrap/>
          </w:tcPr>
          <w:p w14:paraId="3D30D0F8" w14:textId="7479AC6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0.11 (0.21)</w:t>
            </w:r>
          </w:p>
        </w:tc>
        <w:tc>
          <w:tcPr>
            <w:tcW w:w="1350" w:type="dxa"/>
            <w:tcBorders>
              <w:top w:val="nil"/>
              <w:left w:val="nil"/>
              <w:bottom w:val="nil"/>
              <w:right w:val="nil"/>
            </w:tcBorders>
            <w:noWrap/>
          </w:tcPr>
          <w:p w14:paraId="14CD9908" w14:textId="382F000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0.13 (0.24)</w:t>
            </w:r>
          </w:p>
        </w:tc>
        <w:tc>
          <w:tcPr>
            <w:tcW w:w="1530" w:type="dxa"/>
            <w:tcBorders>
              <w:top w:val="nil"/>
              <w:left w:val="nil"/>
              <w:bottom w:val="nil"/>
              <w:right w:val="nil"/>
            </w:tcBorders>
            <w:noWrap/>
          </w:tcPr>
          <w:p w14:paraId="2E7480B4" w14:textId="5491117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0.11 (0.24)</w:t>
            </w:r>
          </w:p>
        </w:tc>
      </w:tr>
      <w:tr w:rsidR="00687F61" w:rsidRPr="00687F61" w14:paraId="3F585A38" w14:textId="77777777" w:rsidTr="00701C78">
        <w:trPr>
          <w:trHeight w:val="300"/>
        </w:trPr>
        <w:tc>
          <w:tcPr>
            <w:tcW w:w="2610" w:type="dxa"/>
            <w:tcBorders>
              <w:top w:val="nil"/>
              <w:left w:val="nil"/>
              <w:bottom w:val="nil"/>
              <w:right w:val="nil"/>
            </w:tcBorders>
            <w:noWrap/>
          </w:tcPr>
          <w:p w14:paraId="5C06250E" w14:textId="24120C7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Linden &amp; Vail</w:t>
            </w:r>
          </w:p>
        </w:tc>
        <w:tc>
          <w:tcPr>
            <w:tcW w:w="1350" w:type="dxa"/>
            <w:tcBorders>
              <w:top w:val="nil"/>
              <w:left w:val="nil"/>
              <w:bottom w:val="nil"/>
              <w:right w:val="nil"/>
            </w:tcBorders>
            <w:noWrap/>
          </w:tcPr>
          <w:p w14:paraId="72C872E8" w14:textId="728E230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0EED32E8" w14:textId="640032C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96.5</w:t>
            </w:r>
          </w:p>
        </w:tc>
        <w:tc>
          <w:tcPr>
            <w:tcW w:w="1890" w:type="dxa"/>
            <w:tcBorders>
              <w:top w:val="nil"/>
              <w:left w:val="nil"/>
              <w:bottom w:val="nil"/>
              <w:right w:val="nil"/>
            </w:tcBorders>
            <w:noWrap/>
          </w:tcPr>
          <w:p w14:paraId="3CC6B53D" w14:textId="315D37A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17-51; 20.6; 4.88</w:t>
            </w:r>
          </w:p>
        </w:tc>
        <w:tc>
          <w:tcPr>
            <w:tcW w:w="1260" w:type="dxa"/>
            <w:tcBorders>
              <w:top w:val="nil"/>
              <w:left w:val="nil"/>
              <w:bottom w:val="nil"/>
              <w:right w:val="nil"/>
            </w:tcBorders>
            <w:noWrap/>
          </w:tcPr>
          <w:p w14:paraId="2E23BF86" w14:textId="0F2D06A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27:56:0</w:t>
            </w:r>
          </w:p>
        </w:tc>
        <w:tc>
          <w:tcPr>
            <w:tcW w:w="1080" w:type="dxa"/>
            <w:tcBorders>
              <w:top w:val="nil"/>
              <w:left w:val="nil"/>
              <w:bottom w:val="nil"/>
              <w:right w:val="nil"/>
            </w:tcBorders>
            <w:noWrap/>
          </w:tcPr>
          <w:p w14:paraId="2C7753C5" w14:textId="5921310C"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0.001</w:t>
            </w:r>
          </w:p>
        </w:tc>
        <w:tc>
          <w:tcPr>
            <w:tcW w:w="1350" w:type="dxa"/>
            <w:tcBorders>
              <w:top w:val="nil"/>
              <w:left w:val="nil"/>
              <w:bottom w:val="nil"/>
              <w:right w:val="nil"/>
            </w:tcBorders>
            <w:noWrap/>
          </w:tcPr>
          <w:p w14:paraId="78D5691B" w14:textId="2ACDD49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0.14 (0.31)</w:t>
            </w:r>
          </w:p>
        </w:tc>
        <w:tc>
          <w:tcPr>
            <w:tcW w:w="1530" w:type="dxa"/>
            <w:tcBorders>
              <w:top w:val="nil"/>
              <w:left w:val="nil"/>
              <w:bottom w:val="nil"/>
              <w:right w:val="nil"/>
            </w:tcBorders>
            <w:noWrap/>
          </w:tcPr>
          <w:p w14:paraId="2E2E2805" w14:textId="79C1B34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0.26 (0.31)</w:t>
            </w:r>
          </w:p>
        </w:tc>
        <w:tc>
          <w:tcPr>
            <w:tcW w:w="1350" w:type="dxa"/>
            <w:tcBorders>
              <w:top w:val="nil"/>
              <w:left w:val="nil"/>
              <w:bottom w:val="nil"/>
              <w:right w:val="nil"/>
            </w:tcBorders>
            <w:noWrap/>
          </w:tcPr>
          <w:p w14:paraId="3BC2215B" w14:textId="041F1FE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0.08 (0.31)</w:t>
            </w:r>
          </w:p>
        </w:tc>
        <w:tc>
          <w:tcPr>
            <w:tcW w:w="1530" w:type="dxa"/>
            <w:tcBorders>
              <w:top w:val="nil"/>
              <w:left w:val="nil"/>
              <w:bottom w:val="nil"/>
              <w:right w:val="nil"/>
            </w:tcBorders>
            <w:noWrap/>
          </w:tcPr>
          <w:p w14:paraId="21867C39" w14:textId="73A5E15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0.24 (0.31)</w:t>
            </w:r>
          </w:p>
        </w:tc>
      </w:tr>
      <w:tr w:rsidR="00687F61" w:rsidRPr="00687F61" w14:paraId="269A3372" w14:textId="77777777" w:rsidTr="00701C78">
        <w:trPr>
          <w:trHeight w:val="300"/>
        </w:trPr>
        <w:tc>
          <w:tcPr>
            <w:tcW w:w="2610" w:type="dxa"/>
            <w:tcBorders>
              <w:top w:val="nil"/>
              <w:left w:val="nil"/>
              <w:bottom w:val="nil"/>
              <w:right w:val="nil"/>
            </w:tcBorders>
            <w:noWrap/>
          </w:tcPr>
          <w:p w14:paraId="3B89E312" w14:textId="66BE816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Lopez et al.</w:t>
            </w:r>
          </w:p>
        </w:tc>
        <w:tc>
          <w:tcPr>
            <w:tcW w:w="1350" w:type="dxa"/>
            <w:tcBorders>
              <w:top w:val="nil"/>
              <w:left w:val="nil"/>
              <w:bottom w:val="nil"/>
              <w:right w:val="nil"/>
            </w:tcBorders>
            <w:noWrap/>
          </w:tcPr>
          <w:p w14:paraId="33D90361" w14:textId="100FE44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276371E9" w14:textId="66AFBB7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93.2</w:t>
            </w:r>
          </w:p>
        </w:tc>
        <w:tc>
          <w:tcPr>
            <w:tcW w:w="1890" w:type="dxa"/>
            <w:tcBorders>
              <w:top w:val="nil"/>
              <w:left w:val="nil"/>
              <w:bottom w:val="nil"/>
              <w:right w:val="nil"/>
            </w:tcBorders>
            <w:noWrap/>
          </w:tcPr>
          <w:p w14:paraId="2D15D109" w14:textId="0DE635A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17-36; 19.77; 2.34</w:t>
            </w:r>
          </w:p>
        </w:tc>
        <w:tc>
          <w:tcPr>
            <w:tcW w:w="1260" w:type="dxa"/>
            <w:tcBorders>
              <w:top w:val="nil"/>
              <w:left w:val="nil"/>
              <w:bottom w:val="nil"/>
              <w:right w:val="nil"/>
            </w:tcBorders>
            <w:noWrap/>
          </w:tcPr>
          <w:p w14:paraId="3901147F" w14:textId="2D95AEC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36:43:3</w:t>
            </w:r>
          </w:p>
        </w:tc>
        <w:tc>
          <w:tcPr>
            <w:tcW w:w="1080" w:type="dxa"/>
            <w:tcBorders>
              <w:top w:val="nil"/>
              <w:left w:val="nil"/>
              <w:bottom w:val="nil"/>
              <w:right w:val="nil"/>
            </w:tcBorders>
            <w:noWrap/>
          </w:tcPr>
          <w:p w14:paraId="797C17E3" w14:textId="23918441"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0.02</w:t>
            </w:r>
            <w:r>
              <w:rPr>
                <w:sz w:val="22"/>
                <w:szCs w:val="22"/>
              </w:rPr>
              <w:t>0</w:t>
            </w:r>
          </w:p>
        </w:tc>
        <w:tc>
          <w:tcPr>
            <w:tcW w:w="1350" w:type="dxa"/>
            <w:tcBorders>
              <w:top w:val="nil"/>
              <w:left w:val="nil"/>
              <w:bottom w:val="nil"/>
              <w:right w:val="nil"/>
            </w:tcBorders>
            <w:noWrap/>
          </w:tcPr>
          <w:p w14:paraId="28AD51CF" w14:textId="7870F40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0.12 (0.3</w:t>
            </w:r>
            <w:r>
              <w:rPr>
                <w:sz w:val="22"/>
                <w:szCs w:val="22"/>
              </w:rPr>
              <w:t>0</w:t>
            </w:r>
            <w:r w:rsidRPr="00687F61">
              <w:rPr>
                <w:sz w:val="22"/>
                <w:szCs w:val="22"/>
              </w:rPr>
              <w:t>)</w:t>
            </w:r>
          </w:p>
        </w:tc>
        <w:tc>
          <w:tcPr>
            <w:tcW w:w="1530" w:type="dxa"/>
            <w:tcBorders>
              <w:top w:val="nil"/>
              <w:left w:val="nil"/>
              <w:bottom w:val="nil"/>
              <w:right w:val="nil"/>
            </w:tcBorders>
            <w:noWrap/>
          </w:tcPr>
          <w:p w14:paraId="1C282CDF" w14:textId="22F72C2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w:t>
            </w:r>
            <w:r>
              <w:rPr>
                <w:sz w:val="22"/>
                <w:szCs w:val="22"/>
              </w:rPr>
              <w:t>0</w:t>
            </w:r>
            <w:r w:rsidRPr="00687F61">
              <w:rPr>
                <w:sz w:val="22"/>
                <w:szCs w:val="22"/>
              </w:rPr>
              <w:t xml:space="preserve"> (0.3</w:t>
            </w:r>
            <w:r>
              <w:rPr>
                <w:sz w:val="22"/>
                <w:szCs w:val="22"/>
              </w:rPr>
              <w:t>0</w:t>
            </w:r>
            <w:r w:rsidRPr="00687F61">
              <w:rPr>
                <w:sz w:val="22"/>
                <w:szCs w:val="22"/>
              </w:rPr>
              <w:t>)</w:t>
            </w:r>
          </w:p>
        </w:tc>
        <w:tc>
          <w:tcPr>
            <w:tcW w:w="1350" w:type="dxa"/>
            <w:tcBorders>
              <w:top w:val="nil"/>
              <w:left w:val="nil"/>
              <w:bottom w:val="nil"/>
              <w:right w:val="nil"/>
            </w:tcBorders>
            <w:noWrap/>
          </w:tcPr>
          <w:p w14:paraId="4C4E231B" w14:textId="72F802A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0.13 (0.28)</w:t>
            </w:r>
          </w:p>
        </w:tc>
        <w:tc>
          <w:tcPr>
            <w:tcW w:w="1530" w:type="dxa"/>
            <w:tcBorders>
              <w:top w:val="nil"/>
              <w:left w:val="nil"/>
              <w:bottom w:val="nil"/>
              <w:right w:val="nil"/>
            </w:tcBorders>
            <w:noWrap/>
          </w:tcPr>
          <w:p w14:paraId="6CA59035" w14:textId="55D9D29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0.24 (0.28)</w:t>
            </w:r>
          </w:p>
        </w:tc>
      </w:tr>
      <w:tr w:rsidR="00687F61" w:rsidRPr="00687F61" w14:paraId="2E0E61CE" w14:textId="77777777" w:rsidTr="00701C78">
        <w:trPr>
          <w:trHeight w:val="300"/>
        </w:trPr>
        <w:tc>
          <w:tcPr>
            <w:tcW w:w="2610" w:type="dxa"/>
            <w:tcBorders>
              <w:top w:val="nil"/>
              <w:left w:val="nil"/>
              <w:bottom w:val="nil"/>
              <w:right w:val="nil"/>
            </w:tcBorders>
            <w:noWrap/>
          </w:tcPr>
          <w:p w14:paraId="04B46F5D" w14:textId="1735859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Ma-Kellams &amp; Lim</w:t>
            </w:r>
          </w:p>
        </w:tc>
        <w:tc>
          <w:tcPr>
            <w:tcW w:w="1350" w:type="dxa"/>
            <w:tcBorders>
              <w:top w:val="nil"/>
              <w:left w:val="nil"/>
              <w:bottom w:val="nil"/>
              <w:right w:val="nil"/>
            </w:tcBorders>
            <w:noWrap/>
          </w:tcPr>
          <w:p w14:paraId="1920F930" w14:textId="0E26FE6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210454F8" w14:textId="1D48C80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72.2</w:t>
            </w:r>
          </w:p>
        </w:tc>
        <w:tc>
          <w:tcPr>
            <w:tcW w:w="1890" w:type="dxa"/>
            <w:tcBorders>
              <w:top w:val="nil"/>
              <w:left w:val="nil"/>
              <w:bottom w:val="nil"/>
              <w:right w:val="nil"/>
            </w:tcBorders>
            <w:noWrap/>
          </w:tcPr>
          <w:p w14:paraId="3E3C8037" w14:textId="6EA0B3B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17-22; 18.7; 1.03</w:t>
            </w:r>
          </w:p>
        </w:tc>
        <w:tc>
          <w:tcPr>
            <w:tcW w:w="1260" w:type="dxa"/>
            <w:tcBorders>
              <w:top w:val="nil"/>
              <w:left w:val="nil"/>
              <w:bottom w:val="nil"/>
              <w:right w:val="nil"/>
            </w:tcBorders>
            <w:noWrap/>
          </w:tcPr>
          <w:p w14:paraId="320F9AD1" w14:textId="567D798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16:53:1</w:t>
            </w:r>
          </w:p>
        </w:tc>
        <w:tc>
          <w:tcPr>
            <w:tcW w:w="1080" w:type="dxa"/>
            <w:tcBorders>
              <w:top w:val="nil"/>
              <w:left w:val="nil"/>
              <w:bottom w:val="nil"/>
              <w:right w:val="nil"/>
            </w:tcBorders>
            <w:noWrap/>
          </w:tcPr>
          <w:p w14:paraId="1BB31FCA" w14:textId="3406A835"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0.004</w:t>
            </w:r>
          </w:p>
        </w:tc>
        <w:tc>
          <w:tcPr>
            <w:tcW w:w="1350" w:type="dxa"/>
            <w:tcBorders>
              <w:top w:val="nil"/>
              <w:left w:val="nil"/>
              <w:bottom w:val="nil"/>
              <w:right w:val="nil"/>
            </w:tcBorders>
            <w:noWrap/>
          </w:tcPr>
          <w:p w14:paraId="41D75662" w14:textId="1FDA55B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0.24 (0.34)</w:t>
            </w:r>
          </w:p>
        </w:tc>
        <w:tc>
          <w:tcPr>
            <w:tcW w:w="1530" w:type="dxa"/>
            <w:tcBorders>
              <w:top w:val="nil"/>
              <w:left w:val="nil"/>
              <w:bottom w:val="nil"/>
              <w:right w:val="nil"/>
            </w:tcBorders>
            <w:noWrap/>
          </w:tcPr>
          <w:p w14:paraId="7D19CACF" w14:textId="294DF1F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0.39 (0.34)</w:t>
            </w:r>
          </w:p>
        </w:tc>
        <w:tc>
          <w:tcPr>
            <w:tcW w:w="1350" w:type="dxa"/>
            <w:tcBorders>
              <w:top w:val="nil"/>
              <w:left w:val="nil"/>
              <w:bottom w:val="nil"/>
              <w:right w:val="nil"/>
            </w:tcBorders>
            <w:noWrap/>
          </w:tcPr>
          <w:p w14:paraId="618665E7" w14:textId="2744E1B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0.27 (0.36)</w:t>
            </w:r>
          </w:p>
        </w:tc>
        <w:tc>
          <w:tcPr>
            <w:tcW w:w="1530" w:type="dxa"/>
            <w:tcBorders>
              <w:top w:val="nil"/>
              <w:left w:val="nil"/>
              <w:bottom w:val="nil"/>
              <w:right w:val="nil"/>
            </w:tcBorders>
            <w:noWrap/>
          </w:tcPr>
          <w:p w14:paraId="7C002EBF" w14:textId="037259E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0.33 (0.36)</w:t>
            </w:r>
          </w:p>
        </w:tc>
      </w:tr>
      <w:tr w:rsidR="00687F61" w:rsidRPr="00687F61" w14:paraId="1FBFFB80" w14:textId="77777777" w:rsidTr="00701C78">
        <w:trPr>
          <w:trHeight w:val="300"/>
        </w:trPr>
        <w:tc>
          <w:tcPr>
            <w:tcW w:w="2610" w:type="dxa"/>
            <w:tcBorders>
              <w:top w:val="nil"/>
              <w:left w:val="nil"/>
              <w:bottom w:val="nil"/>
              <w:right w:val="nil"/>
            </w:tcBorders>
            <w:noWrap/>
          </w:tcPr>
          <w:p w14:paraId="78CADE98" w14:textId="7AE2E2B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lastRenderedPageBreak/>
              <w:t>Mammarella et al.</w:t>
            </w:r>
          </w:p>
        </w:tc>
        <w:tc>
          <w:tcPr>
            <w:tcW w:w="1350" w:type="dxa"/>
            <w:tcBorders>
              <w:top w:val="nil"/>
              <w:left w:val="nil"/>
              <w:bottom w:val="nil"/>
              <w:right w:val="nil"/>
            </w:tcBorders>
            <w:noWrap/>
          </w:tcPr>
          <w:p w14:paraId="19CA675B" w14:textId="2074E83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Italy</w:t>
            </w:r>
          </w:p>
        </w:tc>
        <w:tc>
          <w:tcPr>
            <w:tcW w:w="990" w:type="dxa"/>
            <w:tcBorders>
              <w:top w:val="nil"/>
              <w:left w:val="nil"/>
              <w:bottom w:val="nil"/>
              <w:right w:val="nil"/>
            </w:tcBorders>
            <w:noWrap/>
          </w:tcPr>
          <w:p w14:paraId="04EBC489" w14:textId="7A06624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94.5</w:t>
            </w:r>
          </w:p>
        </w:tc>
        <w:tc>
          <w:tcPr>
            <w:tcW w:w="1890" w:type="dxa"/>
            <w:tcBorders>
              <w:top w:val="nil"/>
              <w:left w:val="nil"/>
              <w:bottom w:val="nil"/>
              <w:right w:val="nil"/>
            </w:tcBorders>
            <w:noWrap/>
          </w:tcPr>
          <w:p w14:paraId="63DF7144" w14:textId="1B718DB1"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18-58; 26.05; 9.68</w:t>
            </w:r>
          </w:p>
        </w:tc>
        <w:tc>
          <w:tcPr>
            <w:tcW w:w="1260" w:type="dxa"/>
            <w:tcBorders>
              <w:top w:val="nil"/>
              <w:left w:val="nil"/>
              <w:bottom w:val="nil"/>
              <w:right w:val="nil"/>
            </w:tcBorders>
            <w:noWrap/>
          </w:tcPr>
          <w:p w14:paraId="0E093212" w14:textId="62E2C1F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22:64:0</w:t>
            </w:r>
          </w:p>
        </w:tc>
        <w:tc>
          <w:tcPr>
            <w:tcW w:w="1080" w:type="dxa"/>
            <w:tcBorders>
              <w:top w:val="nil"/>
              <w:left w:val="nil"/>
              <w:bottom w:val="nil"/>
              <w:right w:val="nil"/>
            </w:tcBorders>
            <w:noWrap/>
          </w:tcPr>
          <w:p w14:paraId="11D29364" w14:textId="1E237780"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0.046</w:t>
            </w:r>
          </w:p>
        </w:tc>
        <w:tc>
          <w:tcPr>
            <w:tcW w:w="1350" w:type="dxa"/>
            <w:tcBorders>
              <w:top w:val="nil"/>
              <w:left w:val="nil"/>
              <w:bottom w:val="nil"/>
              <w:right w:val="nil"/>
            </w:tcBorders>
            <w:noWrap/>
          </w:tcPr>
          <w:p w14:paraId="566D154E" w14:textId="6104418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0.19 (0.3</w:t>
            </w:r>
            <w:r>
              <w:rPr>
                <w:sz w:val="22"/>
                <w:szCs w:val="22"/>
              </w:rPr>
              <w:t>0</w:t>
            </w:r>
            <w:r w:rsidRPr="00687F61">
              <w:rPr>
                <w:sz w:val="22"/>
                <w:szCs w:val="22"/>
              </w:rPr>
              <w:t>)</w:t>
            </w:r>
          </w:p>
        </w:tc>
        <w:tc>
          <w:tcPr>
            <w:tcW w:w="1530" w:type="dxa"/>
            <w:tcBorders>
              <w:top w:val="nil"/>
              <w:left w:val="nil"/>
              <w:bottom w:val="nil"/>
              <w:right w:val="nil"/>
            </w:tcBorders>
            <w:noWrap/>
          </w:tcPr>
          <w:p w14:paraId="31D73118" w14:textId="3078FDC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0.26 (0.3</w:t>
            </w:r>
            <w:r>
              <w:rPr>
                <w:sz w:val="22"/>
                <w:szCs w:val="22"/>
              </w:rPr>
              <w:t>0</w:t>
            </w:r>
            <w:r w:rsidRPr="00687F61">
              <w:rPr>
                <w:sz w:val="22"/>
                <w:szCs w:val="22"/>
              </w:rPr>
              <w:t>)</w:t>
            </w:r>
          </w:p>
        </w:tc>
        <w:tc>
          <w:tcPr>
            <w:tcW w:w="1350" w:type="dxa"/>
            <w:tcBorders>
              <w:top w:val="nil"/>
              <w:left w:val="nil"/>
              <w:bottom w:val="nil"/>
              <w:right w:val="nil"/>
            </w:tcBorders>
            <w:noWrap/>
          </w:tcPr>
          <w:p w14:paraId="278344CE" w14:textId="4E1877B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0.11 (0.32)</w:t>
            </w:r>
          </w:p>
        </w:tc>
        <w:tc>
          <w:tcPr>
            <w:tcW w:w="1530" w:type="dxa"/>
            <w:tcBorders>
              <w:top w:val="nil"/>
              <w:left w:val="nil"/>
              <w:bottom w:val="nil"/>
              <w:right w:val="nil"/>
            </w:tcBorders>
            <w:noWrap/>
          </w:tcPr>
          <w:p w14:paraId="71F35991" w14:textId="097D1B4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0.23 (0.32)</w:t>
            </w:r>
          </w:p>
        </w:tc>
      </w:tr>
      <w:tr w:rsidR="00687F61" w:rsidRPr="00687F61" w14:paraId="02A7B495" w14:textId="77777777" w:rsidTr="00701C78">
        <w:trPr>
          <w:trHeight w:val="300"/>
        </w:trPr>
        <w:tc>
          <w:tcPr>
            <w:tcW w:w="2610" w:type="dxa"/>
            <w:tcBorders>
              <w:top w:val="nil"/>
              <w:left w:val="nil"/>
              <w:bottom w:val="nil"/>
              <w:right w:val="nil"/>
            </w:tcBorders>
            <w:noWrap/>
          </w:tcPr>
          <w:p w14:paraId="23201FAA" w14:textId="03794E8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Moskowitz</w:t>
            </w:r>
          </w:p>
        </w:tc>
        <w:tc>
          <w:tcPr>
            <w:tcW w:w="1350" w:type="dxa"/>
            <w:tcBorders>
              <w:top w:val="nil"/>
              <w:left w:val="nil"/>
              <w:bottom w:val="nil"/>
              <w:right w:val="nil"/>
            </w:tcBorders>
            <w:noWrap/>
          </w:tcPr>
          <w:p w14:paraId="226B7F25" w14:textId="7A727C0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10F985BC" w14:textId="24554C1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92.7</w:t>
            </w:r>
          </w:p>
        </w:tc>
        <w:tc>
          <w:tcPr>
            <w:tcW w:w="1890" w:type="dxa"/>
            <w:tcBorders>
              <w:top w:val="nil"/>
              <w:left w:val="nil"/>
              <w:bottom w:val="nil"/>
              <w:right w:val="nil"/>
            </w:tcBorders>
            <w:noWrap/>
          </w:tcPr>
          <w:p w14:paraId="4F8C4839" w14:textId="06DC99B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18-22; 19.32; 1</w:t>
            </w:r>
          </w:p>
        </w:tc>
        <w:tc>
          <w:tcPr>
            <w:tcW w:w="1260" w:type="dxa"/>
            <w:tcBorders>
              <w:top w:val="nil"/>
              <w:left w:val="nil"/>
              <w:bottom w:val="nil"/>
              <w:right w:val="nil"/>
            </w:tcBorders>
            <w:noWrap/>
          </w:tcPr>
          <w:p w14:paraId="53BBA51F" w14:textId="6C521FC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47:27:2</w:t>
            </w:r>
          </w:p>
        </w:tc>
        <w:tc>
          <w:tcPr>
            <w:tcW w:w="1080" w:type="dxa"/>
            <w:tcBorders>
              <w:top w:val="nil"/>
              <w:left w:val="nil"/>
              <w:bottom w:val="nil"/>
              <w:right w:val="nil"/>
            </w:tcBorders>
            <w:noWrap/>
          </w:tcPr>
          <w:p w14:paraId="60BA7E1C" w14:textId="22601B66"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0.029</w:t>
            </w:r>
          </w:p>
        </w:tc>
        <w:tc>
          <w:tcPr>
            <w:tcW w:w="1350" w:type="dxa"/>
            <w:tcBorders>
              <w:top w:val="nil"/>
              <w:left w:val="nil"/>
              <w:bottom w:val="nil"/>
              <w:right w:val="nil"/>
            </w:tcBorders>
            <w:noWrap/>
          </w:tcPr>
          <w:p w14:paraId="6D84EEEE" w14:textId="536C219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0.16 (0.3</w:t>
            </w:r>
            <w:r>
              <w:rPr>
                <w:sz w:val="22"/>
                <w:szCs w:val="22"/>
              </w:rPr>
              <w:t>0</w:t>
            </w:r>
            <w:r w:rsidRPr="00687F61">
              <w:rPr>
                <w:sz w:val="22"/>
                <w:szCs w:val="22"/>
              </w:rPr>
              <w:t>)</w:t>
            </w:r>
          </w:p>
        </w:tc>
        <w:tc>
          <w:tcPr>
            <w:tcW w:w="1530" w:type="dxa"/>
            <w:tcBorders>
              <w:top w:val="nil"/>
              <w:left w:val="nil"/>
              <w:bottom w:val="nil"/>
              <w:right w:val="nil"/>
            </w:tcBorders>
            <w:noWrap/>
          </w:tcPr>
          <w:p w14:paraId="1FCF1CD8" w14:textId="5BF36ED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0.24 (0.3</w:t>
            </w:r>
            <w:r>
              <w:rPr>
                <w:sz w:val="22"/>
                <w:szCs w:val="22"/>
              </w:rPr>
              <w:t>0</w:t>
            </w:r>
            <w:r w:rsidRPr="00687F61">
              <w:rPr>
                <w:sz w:val="22"/>
                <w:szCs w:val="22"/>
              </w:rPr>
              <w:t>)</w:t>
            </w:r>
          </w:p>
        </w:tc>
        <w:tc>
          <w:tcPr>
            <w:tcW w:w="1350" w:type="dxa"/>
            <w:tcBorders>
              <w:top w:val="nil"/>
              <w:left w:val="nil"/>
              <w:bottom w:val="nil"/>
              <w:right w:val="nil"/>
            </w:tcBorders>
            <w:noWrap/>
          </w:tcPr>
          <w:p w14:paraId="67925206" w14:textId="1FFED00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 (0.34)</w:t>
            </w:r>
          </w:p>
        </w:tc>
        <w:tc>
          <w:tcPr>
            <w:tcW w:w="1530" w:type="dxa"/>
            <w:tcBorders>
              <w:top w:val="nil"/>
              <w:left w:val="nil"/>
              <w:bottom w:val="nil"/>
              <w:right w:val="nil"/>
            </w:tcBorders>
            <w:noWrap/>
          </w:tcPr>
          <w:p w14:paraId="73619BEC" w14:textId="79221E3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0.28 (0.34)</w:t>
            </w:r>
          </w:p>
        </w:tc>
      </w:tr>
      <w:tr w:rsidR="00687F61" w:rsidRPr="00687F61" w14:paraId="1E89F919" w14:textId="77777777" w:rsidTr="00701C78">
        <w:trPr>
          <w:trHeight w:val="300"/>
        </w:trPr>
        <w:tc>
          <w:tcPr>
            <w:tcW w:w="2610" w:type="dxa"/>
            <w:tcBorders>
              <w:top w:val="nil"/>
              <w:left w:val="nil"/>
              <w:bottom w:val="nil"/>
              <w:right w:val="nil"/>
            </w:tcBorders>
            <w:noWrap/>
          </w:tcPr>
          <w:p w14:paraId="76C777BD" w14:textId="346DC5F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Pasti et al.</w:t>
            </w:r>
          </w:p>
        </w:tc>
        <w:tc>
          <w:tcPr>
            <w:tcW w:w="1350" w:type="dxa"/>
            <w:tcBorders>
              <w:top w:val="nil"/>
              <w:left w:val="nil"/>
              <w:bottom w:val="nil"/>
              <w:right w:val="nil"/>
            </w:tcBorders>
            <w:noWrap/>
          </w:tcPr>
          <w:p w14:paraId="5D499608" w14:textId="7CD7C43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Italy</w:t>
            </w:r>
          </w:p>
        </w:tc>
        <w:tc>
          <w:tcPr>
            <w:tcW w:w="990" w:type="dxa"/>
            <w:tcBorders>
              <w:top w:val="nil"/>
              <w:left w:val="nil"/>
              <w:bottom w:val="nil"/>
              <w:right w:val="nil"/>
            </w:tcBorders>
            <w:noWrap/>
          </w:tcPr>
          <w:p w14:paraId="6B0D91F0" w14:textId="53ACFA0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98</w:t>
            </w:r>
          </w:p>
        </w:tc>
        <w:tc>
          <w:tcPr>
            <w:tcW w:w="1890" w:type="dxa"/>
            <w:tcBorders>
              <w:top w:val="nil"/>
              <w:left w:val="nil"/>
              <w:bottom w:val="nil"/>
              <w:right w:val="nil"/>
            </w:tcBorders>
            <w:noWrap/>
          </w:tcPr>
          <w:p w14:paraId="02A486A6" w14:textId="5CE4CF1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18-36; 24.24; 4.59</w:t>
            </w:r>
          </w:p>
        </w:tc>
        <w:tc>
          <w:tcPr>
            <w:tcW w:w="1260" w:type="dxa"/>
            <w:tcBorders>
              <w:top w:val="nil"/>
              <w:left w:val="nil"/>
              <w:bottom w:val="nil"/>
              <w:right w:val="nil"/>
            </w:tcBorders>
            <w:noWrap/>
          </w:tcPr>
          <w:p w14:paraId="7CCE357D" w14:textId="4D22733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34:64:0</w:t>
            </w:r>
          </w:p>
        </w:tc>
        <w:tc>
          <w:tcPr>
            <w:tcW w:w="1080" w:type="dxa"/>
            <w:tcBorders>
              <w:top w:val="nil"/>
              <w:left w:val="nil"/>
              <w:bottom w:val="nil"/>
              <w:right w:val="nil"/>
            </w:tcBorders>
            <w:noWrap/>
          </w:tcPr>
          <w:p w14:paraId="0DE6FC8B" w14:textId="0E672947"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0.002</w:t>
            </w:r>
          </w:p>
        </w:tc>
        <w:tc>
          <w:tcPr>
            <w:tcW w:w="1350" w:type="dxa"/>
            <w:tcBorders>
              <w:top w:val="nil"/>
              <w:left w:val="nil"/>
              <w:bottom w:val="nil"/>
              <w:right w:val="nil"/>
            </w:tcBorders>
            <w:noWrap/>
          </w:tcPr>
          <w:p w14:paraId="71731BE9" w14:textId="7BCDD18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0.24 (0.35)</w:t>
            </w:r>
          </w:p>
        </w:tc>
        <w:tc>
          <w:tcPr>
            <w:tcW w:w="1530" w:type="dxa"/>
            <w:tcBorders>
              <w:top w:val="nil"/>
              <w:left w:val="nil"/>
              <w:bottom w:val="nil"/>
              <w:right w:val="nil"/>
            </w:tcBorders>
            <w:noWrap/>
          </w:tcPr>
          <w:p w14:paraId="6802BB6B" w14:textId="287B882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0.38 (0.35)</w:t>
            </w:r>
          </w:p>
        </w:tc>
        <w:tc>
          <w:tcPr>
            <w:tcW w:w="1350" w:type="dxa"/>
            <w:tcBorders>
              <w:top w:val="nil"/>
              <w:left w:val="nil"/>
              <w:bottom w:val="nil"/>
              <w:right w:val="nil"/>
            </w:tcBorders>
            <w:noWrap/>
          </w:tcPr>
          <w:p w14:paraId="4BDCE8CA" w14:textId="4D44ED5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0.14 (0.34)</w:t>
            </w:r>
          </w:p>
        </w:tc>
        <w:tc>
          <w:tcPr>
            <w:tcW w:w="1530" w:type="dxa"/>
            <w:tcBorders>
              <w:top w:val="nil"/>
              <w:left w:val="nil"/>
              <w:bottom w:val="nil"/>
              <w:right w:val="nil"/>
            </w:tcBorders>
            <w:noWrap/>
          </w:tcPr>
          <w:p w14:paraId="74DB5CF4" w14:textId="1809FC8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0.29 (0.34)</w:t>
            </w:r>
          </w:p>
        </w:tc>
      </w:tr>
      <w:tr w:rsidR="00687F61" w:rsidRPr="00687F61" w14:paraId="40E718BF" w14:textId="77777777" w:rsidTr="00701C78">
        <w:trPr>
          <w:trHeight w:val="300"/>
        </w:trPr>
        <w:tc>
          <w:tcPr>
            <w:tcW w:w="2610" w:type="dxa"/>
            <w:tcBorders>
              <w:top w:val="nil"/>
              <w:left w:val="nil"/>
              <w:bottom w:val="nil"/>
              <w:right w:val="nil"/>
            </w:tcBorders>
            <w:noWrap/>
          </w:tcPr>
          <w:p w14:paraId="2E2602AF" w14:textId="15E4BBD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Prada et al.</w:t>
            </w:r>
          </w:p>
        </w:tc>
        <w:tc>
          <w:tcPr>
            <w:tcW w:w="1350" w:type="dxa"/>
            <w:tcBorders>
              <w:top w:val="nil"/>
              <w:left w:val="nil"/>
              <w:bottom w:val="nil"/>
              <w:right w:val="nil"/>
            </w:tcBorders>
            <w:noWrap/>
          </w:tcPr>
          <w:p w14:paraId="0341BBCF" w14:textId="351CA46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Portugal</w:t>
            </w:r>
          </w:p>
        </w:tc>
        <w:tc>
          <w:tcPr>
            <w:tcW w:w="990" w:type="dxa"/>
            <w:tcBorders>
              <w:top w:val="nil"/>
              <w:left w:val="nil"/>
              <w:bottom w:val="nil"/>
              <w:right w:val="nil"/>
            </w:tcBorders>
            <w:noWrap/>
          </w:tcPr>
          <w:p w14:paraId="0BCEAB93" w14:textId="730AE98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1298E2CD" w14:textId="46208EB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18-73; 23.7; 8.9</w:t>
            </w:r>
          </w:p>
        </w:tc>
        <w:tc>
          <w:tcPr>
            <w:tcW w:w="1260" w:type="dxa"/>
            <w:tcBorders>
              <w:top w:val="nil"/>
              <w:left w:val="nil"/>
              <w:bottom w:val="nil"/>
              <w:right w:val="nil"/>
            </w:tcBorders>
            <w:noWrap/>
          </w:tcPr>
          <w:p w14:paraId="0E418604" w14:textId="31E0D5B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18:61:1</w:t>
            </w:r>
          </w:p>
        </w:tc>
        <w:tc>
          <w:tcPr>
            <w:tcW w:w="1080" w:type="dxa"/>
            <w:tcBorders>
              <w:top w:val="nil"/>
              <w:left w:val="nil"/>
              <w:bottom w:val="nil"/>
              <w:right w:val="nil"/>
            </w:tcBorders>
            <w:noWrap/>
          </w:tcPr>
          <w:p w14:paraId="02BF10D9" w14:textId="483A01BB" w:rsidR="00687F61" w:rsidRPr="00687F61" w:rsidRDefault="00687F61" w:rsidP="00687F61">
            <w:pPr>
              <w:spacing w:after="0" w:line="240" w:lineRule="auto"/>
              <w:ind w:firstLine="0"/>
              <w:rPr>
                <w:rFonts w:eastAsia="Times New Roman" w:cs="Times New Roman"/>
                <w:sz w:val="22"/>
                <w:szCs w:val="22"/>
                <w:lang w:val="en-AU" w:eastAsia="zh-CN"/>
              </w:rPr>
            </w:pPr>
            <w:r>
              <w:rPr>
                <w:sz w:val="22"/>
                <w:szCs w:val="22"/>
              </w:rPr>
              <w:t>&lt; 0.001</w:t>
            </w:r>
          </w:p>
        </w:tc>
        <w:tc>
          <w:tcPr>
            <w:tcW w:w="1350" w:type="dxa"/>
            <w:tcBorders>
              <w:top w:val="nil"/>
              <w:left w:val="nil"/>
              <w:bottom w:val="nil"/>
              <w:right w:val="nil"/>
            </w:tcBorders>
            <w:noWrap/>
          </w:tcPr>
          <w:p w14:paraId="76F6184D" w14:textId="6985A78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0.21 (0.32)</w:t>
            </w:r>
          </w:p>
        </w:tc>
        <w:tc>
          <w:tcPr>
            <w:tcW w:w="1530" w:type="dxa"/>
            <w:tcBorders>
              <w:top w:val="nil"/>
              <w:left w:val="nil"/>
              <w:bottom w:val="nil"/>
              <w:right w:val="nil"/>
            </w:tcBorders>
            <w:noWrap/>
          </w:tcPr>
          <w:p w14:paraId="5A0F44C3" w14:textId="6DDBF14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0.25 (0.32)</w:t>
            </w:r>
          </w:p>
        </w:tc>
        <w:tc>
          <w:tcPr>
            <w:tcW w:w="1350" w:type="dxa"/>
            <w:tcBorders>
              <w:top w:val="nil"/>
              <w:left w:val="nil"/>
              <w:bottom w:val="nil"/>
              <w:right w:val="nil"/>
            </w:tcBorders>
            <w:noWrap/>
          </w:tcPr>
          <w:p w14:paraId="16CDCCAD" w14:textId="569E105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0.22 (0.34)</w:t>
            </w:r>
          </w:p>
        </w:tc>
        <w:tc>
          <w:tcPr>
            <w:tcW w:w="1530" w:type="dxa"/>
            <w:tcBorders>
              <w:top w:val="nil"/>
              <w:left w:val="nil"/>
              <w:bottom w:val="nil"/>
              <w:right w:val="nil"/>
            </w:tcBorders>
            <w:noWrap/>
          </w:tcPr>
          <w:p w14:paraId="7031C889" w14:textId="59BA049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w:t>
            </w:r>
            <w:r>
              <w:rPr>
                <w:sz w:val="22"/>
                <w:szCs w:val="22"/>
              </w:rPr>
              <w:t>0</w:t>
            </w:r>
            <w:r w:rsidRPr="00687F61">
              <w:rPr>
                <w:sz w:val="22"/>
                <w:szCs w:val="22"/>
              </w:rPr>
              <w:t xml:space="preserve"> (0.34)</w:t>
            </w:r>
          </w:p>
        </w:tc>
      </w:tr>
      <w:tr w:rsidR="00687F61" w:rsidRPr="00687F61" w14:paraId="1128BACB" w14:textId="77777777" w:rsidTr="00701C78">
        <w:trPr>
          <w:trHeight w:val="300"/>
        </w:trPr>
        <w:tc>
          <w:tcPr>
            <w:tcW w:w="2610" w:type="dxa"/>
            <w:tcBorders>
              <w:top w:val="nil"/>
              <w:left w:val="nil"/>
              <w:bottom w:val="nil"/>
              <w:right w:val="nil"/>
            </w:tcBorders>
            <w:noWrap/>
          </w:tcPr>
          <w:p w14:paraId="7CAD1D4B" w14:textId="37DCAD3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Quek et al.</w:t>
            </w:r>
          </w:p>
        </w:tc>
        <w:tc>
          <w:tcPr>
            <w:tcW w:w="1350" w:type="dxa"/>
            <w:tcBorders>
              <w:top w:val="nil"/>
              <w:left w:val="nil"/>
              <w:bottom w:val="nil"/>
              <w:right w:val="nil"/>
            </w:tcBorders>
            <w:noWrap/>
          </w:tcPr>
          <w:p w14:paraId="1849B225" w14:textId="6C84ADB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Singapore</w:t>
            </w:r>
          </w:p>
        </w:tc>
        <w:tc>
          <w:tcPr>
            <w:tcW w:w="990" w:type="dxa"/>
            <w:tcBorders>
              <w:top w:val="nil"/>
              <w:left w:val="nil"/>
              <w:bottom w:val="nil"/>
              <w:right w:val="nil"/>
            </w:tcBorders>
            <w:noWrap/>
          </w:tcPr>
          <w:p w14:paraId="5E43FE7F" w14:textId="5E7110A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71872BCB" w14:textId="4D1C22B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19-44; 21.35; 3.26</w:t>
            </w:r>
          </w:p>
        </w:tc>
        <w:tc>
          <w:tcPr>
            <w:tcW w:w="1260" w:type="dxa"/>
            <w:tcBorders>
              <w:top w:val="nil"/>
              <w:left w:val="nil"/>
              <w:bottom w:val="nil"/>
              <w:right w:val="nil"/>
            </w:tcBorders>
            <w:noWrap/>
          </w:tcPr>
          <w:p w14:paraId="69A80CE5" w14:textId="060736F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23:58:0</w:t>
            </w:r>
          </w:p>
        </w:tc>
        <w:tc>
          <w:tcPr>
            <w:tcW w:w="1080" w:type="dxa"/>
            <w:tcBorders>
              <w:top w:val="nil"/>
              <w:left w:val="nil"/>
              <w:bottom w:val="nil"/>
              <w:right w:val="nil"/>
            </w:tcBorders>
            <w:noWrap/>
          </w:tcPr>
          <w:p w14:paraId="6F039AA9" w14:textId="3E72667A"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0.008</w:t>
            </w:r>
          </w:p>
        </w:tc>
        <w:tc>
          <w:tcPr>
            <w:tcW w:w="1350" w:type="dxa"/>
            <w:tcBorders>
              <w:top w:val="nil"/>
              <w:left w:val="nil"/>
              <w:bottom w:val="nil"/>
              <w:right w:val="nil"/>
            </w:tcBorders>
            <w:noWrap/>
          </w:tcPr>
          <w:p w14:paraId="78512DB1" w14:textId="2C493E2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0.11 (0.35)</w:t>
            </w:r>
          </w:p>
        </w:tc>
        <w:tc>
          <w:tcPr>
            <w:tcW w:w="1530" w:type="dxa"/>
            <w:tcBorders>
              <w:top w:val="nil"/>
              <w:left w:val="nil"/>
              <w:bottom w:val="nil"/>
              <w:right w:val="nil"/>
            </w:tcBorders>
            <w:noWrap/>
          </w:tcPr>
          <w:p w14:paraId="5D52D982" w14:textId="5D13919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0.28 (0.35)</w:t>
            </w:r>
          </w:p>
        </w:tc>
        <w:tc>
          <w:tcPr>
            <w:tcW w:w="1350" w:type="dxa"/>
            <w:tcBorders>
              <w:top w:val="nil"/>
              <w:left w:val="nil"/>
              <w:bottom w:val="nil"/>
              <w:right w:val="nil"/>
            </w:tcBorders>
            <w:noWrap/>
          </w:tcPr>
          <w:p w14:paraId="4E6F33F5" w14:textId="76138F2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w:t>
            </w:r>
            <w:r>
              <w:rPr>
                <w:sz w:val="22"/>
                <w:szCs w:val="22"/>
              </w:rPr>
              <w:t>0</w:t>
            </w:r>
            <w:r w:rsidRPr="00687F61">
              <w:rPr>
                <w:sz w:val="22"/>
                <w:szCs w:val="22"/>
              </w:rPr>
              <w:t xml:space="preserve"> (0.34)</w:t>
            </w:r>
          </w:p>
        </w:tc>
        <w:tc>
          <w:tcPr>
            <w:tcW w:w="1530" w:type="dxa"/>
            <w:tcBorders>
              <w:top w:val="nil"/>
              <w:left w:val="nil"/>
              <w:bottom w:val="nil"/>
              <w:right w:val="nil"/>
            </w:tcBorders>
            <w:noWrap/>
          </w:tcPr>
          <w:p w14:paraId="1B290EC7" w14:textId="2585AFC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0.27 (0.34)</w:t>
            </w:r>
          </w:p>
        </w:tc>
      </w:tr>
      <w:tr w:rsidR="00687F61" w:rsidRPr="00687F61" w14:paraId="6F77A72B" w14:textId="77777777" w:rsidTr="00701C78">
        <w:trPr>
          <w:trHeight w:val="300"/>
        </w:trPr>
        <w:tc>
          <w:tcPr>
            <w:tcW w:w="2610" w:type="dxa"/>
            <w:tcBorders>
              <w:top w:val="nil"/>
              <w:left w:val="nil"/>
              <w:bottom w:val="nil"/>
              <w:right w:val="nil"/>
            </w:tcBorders>
            <w:noWrap/>
          </w:tcPr>
          <w:p w14:paraId="6292B0B2" w14:textId="7EAA1B9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Saraiva &amp; Gomes</w:t>
            </w:r>
          </w:p>
        </w:tc>
        <w:tc>
          <w:tcPr>
            <w:tcW w:w="1350" w:type="dxa"/>
            <w:tcBorders>
              <w:top w:val="nil"/>
              <w:left w:val="nil"/>
              <w:bottom w:val="nil"/>
              <w:right w:val="nil"/>
            </w:tcBorders>
            <w:noWrap/>
          </w:tcPr>
          <w:p w14:paraId="30918A49" w14:textId="74302A0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Portugal</w:t>
            </w:r>
          </w:p>
        </w:tc>
        <w:tc>
          <w:tcPr>
            <w:tcW w:w="990" w:type="dxa"/>
            <w:tcBorders>
              <w:top w:val="nil"/>
              <w:left w:val="nil"/>
              <w:bottom w:val="nil"/>
              <w:right w:val="nil"/>
            </w:tcBorders>
            <w:noWrap/>
          </w:tcPr>
          <w:p w14:paraId="5A72E264" w14:textId="3DA3BE6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0464084C" w14:textId="36C0B25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18-56; 21.95; 6.07</w:t>
            </w:r>
          </w:p>
        </w:tc>
        <w:tc>
          <w:tcPr>
            <w:tcW w:w="1260" w:type="dxa"/>
            <w:tcBorders>
              <w:top w:val="nil"/>
              <w:left w:val="nil"/>
              <w:bottom w:val="nil"/>
              <w:right w:val="nil"/>
            </w:tcBorders>
            <w:noWrap/>
          </w:tcPr>
          <w:p w14:paraId="0C9F09A7" w14:textId="3DFAAD3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20:67:1</w:t>
            </w:r>
          </w:p>
        </w:tc>
        <w:tc>
          <w:tcPr>
            <w:tcW w:w="1080" w:type="dxa"/>
            <w:tcBorders>
              <w:top w:val="nil"/>
              <w:left w:val="nil"/>
              <w:bottom w:val="nil"/>
              <w:right w:val="nil"/>
            </w:tcBorders>
            <w:noWrap/>
          </w:tcPr>
          <w:p w14:paraId="4C420E6E" w14:textId="565791CF"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0.009</w:t>
            </w:r>
          </w:p>
        </w:tc>
        <w:tc>
          <w:tcPr>
            <w:tcW w:w="1350" w:type="dxa"/>
            <w:tcBorders>
              <w:top w:val="nil"/>
              <w:left w:val="nil"/>
              <w:bottom w:val="nil"/>
              <w:right w:val="nil"/>
            </w:tcBorders>
            <w:noWrap/>
          </w:tcPr>
          <w:p w14:paraId="1D3065BC" w14:textId="20E57F4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0.26 (0.32)</w:t>
            </w:r>
          </w:p>
        </w:tc>
        <w:tc>
          <w:tcPr>
            <w:tcW w:w="1530" w:type="dxa"/>
            <w:tcBorders>
              <w:top w:val="nil"/>
              <w:left w:val="nil"/>
              <w:bottom w:val="nil"/>
              <w:right w:val="nil"/>
            </w:tcBorders>
            <w:noWrap/>
          </w:tcPr>
          <w:p w14:paraId="64BB939E" w14:textId="60800FB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0.35 (0.32)</w:t>
            </w:r>
          </w:p>
        </w:tc>
        <w:tc>
          <w:tcPr>
            <w:tcW w:w="1350" w:type="dxa"/>
            <w:tcBorders>
              <w:top w:val="nil"/>
              <w:left w:val="nil"/>
              <w:bottom w:val="nil"/>
              <w:right w:val="nil"/>
            </w:tcBorders>
            <w:noWrap/>
          </w:tcPr>
          <w:p w14:paraId="0B1B08B1" w14:textId="7DBB9D5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0.15 (0.29)</w:t>
            </w:r>
          </w:p>
        </w:tc>
        <w:tc>
          <w:tcPr>
            <w:tcW w:w="1530" w:type="dxa"/>
            <w:tcBorders>
              <w:top w:val="nil"/>
              <w:left w:val="nil"/>
              <w:bottom w:val="nil"/>
              <w:right w:val="nil"/>
            </w:tcBorders>
            <w:noWrap/>
          </w:tcPr>
          <w:p w14:paraId="27291E2F" w14:textId="4860BEB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0.31 (0.29)</w:t>
            </w:r>
          </w:p>
        </w:tc>
      </w:tr>
      <w:tr w:rsidR="00687F61" w:rsidRPr="00687F61" w14:paraId="7AD114E1" w14:textId="77777777" w:rsidTr="00701C78">
        <w:trPr>
          <w:trHeight w:val="300"/>
        </w:trPr>
        <w:tc>
          <w:tcPr>
            <w:tcW w:w="2610" w:type="dxa"/>
            <w:tcBorders>
              <w:top w:val="nil"/>
              <w:left w:val="nil"/>
              <w:bottom w:val="nil"/>
              <w:right w:val="nil"/>
            </w:tcBorders>
            <w:noWrap/>
          </w:tcPr>
          <w:p w14:paraId="5C55225E" w14:textId="49C7576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Schütz et al.</w:t>
            </w:r>
          </w:p>
        </w:tc>
        <w:tc>
          <w:tcPr>
            <w:tcW w:w="1350" w:type="dxa"/>
            <w:tcBorders>
              <w:top w:val="nil"/>
              <w:left w:val="nil"/>
              <w:bottom w:val="nil"/>
              <w:right w:val="nil"/>
            </w:tcBorders>
            <w:noWrap/>
          </w:tcPr>
          <w:p w14:paraId="491452D4" w14:textId="3C42B41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Germany</w:t>
            </w:r>
          </w:p>
        </w:tc>
        <w:tc>
          <w:tcPr>
            <w:tcW w:w="990" w:type="dxa"/>
            <w:tcBorders>
              <w:top w:val="nil"/>
              <w:left w:val="nil"/>
              <w:bottom w:val="nil"/>
              <w:right w:val="nil"/>
            </w:tcBorders>
            <w:noWrap/>
          </w:tcPr>
          <w:p w14:paraId="2BBA7153" w14:textId="0F8C20F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83.3</w:t>
            </w:r>
          </w:p>
        </w:tc>
        <w:tc>
          <w:tcPr>
            <w:tcW w:w="1890" w:type="dxa"/>
            <w:tcBorders>
              <w:top w:val="nil"/>
              <w:left w:val="nil"/>
              <w:bottom w:val="nil"/>
              <w:right w:val="nil"/>
            </w:tcBorders>
            <w:noWrap/>
          </w:tcPr>
          <w:p w14:paraId="2A9A3C9E" w14:textId="08D0AC5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18-60; 22.49; 5.35</w:t>
            </w:r>
          </w:p>
        </w:tc>
        <w:tc>
          <w:tcPr>
            <w:tcW w:w="1260" w:type="dxa"/>
            <w:tcBorders>
              <w:top w:val="nil"/>
              <w:left w:val="nil"/>
              <w:bottom w:val="nil"/>
              <w:right w:val="nil"/>
            </w:tcBorders>
            <w:noWrap/>
          </w:tcPr>
          <w:p w14:paraId="7A144D77" w14:textId="14072BF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17:67:1</w:t>
            </w:r>
          </w:p>
        </w:tc>
        <w:tc>
          <w:tcPr>
            <w:tcW w:w="1080" w:type="dxa"/>
            <w:tcBorders>
              <w:top w:val="nil"/>
              <w:left w:val="nil"/>
              <w:bottom w:val="nil"/>
              <w:right w:val="nil"/>
            </w:tcBorders>
            <w:noWrap/>
          </w:tcPr>
          <w:p w14:paraId="77ECC6C9" w14:textId="26F41D92"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0.024</w:t>
            </w:r>
          </w:p>
        </w:tc>
        <w:tc>
          <w:tcPr>
            <w:tcW w:w="1350" w:type="dxa"/>
            <w:tcBorders>
              <w:top w:val="nil"/>
              <w:left w:val="nil"/>
              <w:bottom w:val="nil"/>
              <w:right w:val="nil"/>
            </w:tcBorders>
            <w:noWrap/>
          </w:tcPr>
          <w:p w14:paraId="51931743" w14:textId="0F4E0DF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0.11 (0.27)</w:t>
            </w:r>
          </w:p>
        </w:tc>
        <w:tc>
          <w:tcPr>
            <w:tcW w:w="1530" w:type="dxa"/>
            <w:tcBorders>
              <w:top w:val="nil"/>
              <w:left w:val="nil"/>
              <w:bottom w:val="nil"/>
              <w:right w:val="nil"/>
            </w:tcBorders>
            <w:noWrap/>
          </w:tcPr>
          <w:p w14:paraId="12F04421" w14:textId="5DFA519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0.23 (0.27)</w:t>
            </w:r>
          </w:p>
        </w:tc>
        <w:tc>
          <w:tcPr>
            <w:tcW w:w="1350" w:type="dxa"/>
            <w:tcBorders>
              <w:top w:val="nil"/>
              <w:left w:val="nil"/>
              <w:bottom w:val="nil"/>
              <w:right w:val="nil"/>
            </w:tcBorders>
            <w:noWrap/>
          </w:tcPr>
          <w:p w14:paraId="267250D9" w14:textId="2B6FE75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0.06 (0.28)</w:t>
            </w:r>
          </w:p>
        </w:tc>
        <w:tc>
          <w:tcPr>
            <w:tcW w:w="1530" w:type="dxa"/>
            <w:tcBorders>
              <w:top w:val="nil"/>
              <w:left w:val="nil"/>
              <w:bottom w:val="nil"/>
              <w:right w:val="nil"/>
            </w:tcBorders>
            <w:noWrap/>
          </w:tcPr>
          <w:p w14:paraId="0A946AC7" w14:textId="50EB83D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0.25 (0.28)</w:t>
            </w:r>
          </w:p>
        </w:tc>
      </w:tr>
      <w:tr w:rsidR="00687F61" w:rsidRPr="00687F61" w14:paraId="322924FA" w14:textId="77777777" w:rsidTr="00701C78">
        <w:trPr>
          <w:trHeight w:val="300"/>
        </w:trPr>
        <w:tc>
          <w:tcPr>
            <w:tcW w:w="2610" w:type="dxa"/>
            <w:tcBorders>
              <w:top w:val="nil"/>
              <w:left w:val="nil"/>
              <w:bottom w:val="nil"/>
              <w:right w:val="nil"/>
            </w:tcBorders>
            <w:noWrap/>
          </w:tcPr>
          <w:p w14:paraId="421AEB9B" w14:textId="5603E08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Toh et al.</w:t>
            </w:r>
          </w:p>
        </w:tc>
        <w:tc>
          <w:tcPr>
            <w:tcW w:w="1350" w:type="dxa"/>
            <w:tcBorders>
              <w:top w:val="nil"/>
              <w:left w:val="nil"/>
              <w:bottom w:val="nil"/>
              <w:right w:val="nil"/>
            </w:tcBorders>
            <w:noWrap/>
          </w:tcPr>
          <w:p w14:paraId="1DCD7A7E" w14:textId="7D3E37C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Singapore</w:t>
            </w:r>
          </w:p>
        </w:tc>
        <w:tc>
          <w:tcPr>
            <w:tcW w:w="990" w:type="dxa"/>
            <w:tcBorders>
              <w:top w:val="nil"/>
              <w:left w:val="nil"/>
              <w:bottom w:val="nil"/>
              <w:right w:val="nil"/>
            </w:tcBorders>
            <w:noWrap/>
          </w:tcPr>
          <w:p w14:paraId="6EE0FDCD" w14:textId="1758D11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97.6</w:t>
            </w:r>
          </w:p>
        </w:tc>
        <w:tc>
          <w:tcPr>
            <w:tcW w:w="1890" w:type="dxa"/>
            <w:tcBorders>
              <w:top w:val="nil"/>
              <w:left w:val="nil"/>
              <w:bottom w:val="nil"/>
              <w:right w:val="nil"/>
            </w:tcBorders>
            <w:noWrap/>
          </w:tcPr>
          <w:p w14:paraId="48758CFF" w14:textId="48641B1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18-25; 20.28; 1.57</w:t>
            </w:r>
          </w:p>
        </w:tc>
        <w:tc>
          <w:tcPr>
            <w:tcW w:w="1260" w:type="dxa"/>
            <w:tcBorders>
              <w:top w:val="nil"/>
              <w:left w:val="nil"/>
              <w:bottom w:val="nil"/>
              <w:right w:val="nil"/>
            </w:tcBorders>
            <w:noWrap/>
          </w:tcPr>
          <w:p w14:paraId="60AEDF49" w14:textId="35ED579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32:50:0</w:t>
            </w:r>
          </w:p>
        </w:tc>
        <w:tc>
          <w:tcPr>
            <w:tcW w:w="1080" w:type="dxa"/>
            <w:tcBorders>
              <w:top w:val="nil"/>
              <w:left w:val="nil"/>
              <w:bottom w:val="nil"/>
              <w:right w:val="nil"/>
            </w:tcBorders>
            <w:noWrap/>
          </w:tcPr>
          <w:p w14:paraId="2FB8ECC1" w14:textId="12C2B508"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0.031</w:t>
            </w:r>
          </w:p>
        </w:tc>
        <w:tc>
          <w:tcPr>
            <w:tcW w:w="1350" w:type="dxa"/>
            <w:tcBorders>
              <w:top w:val="nil"/>
              <w:left w:val="nil"/>
              <w:bottom w:val="nil"/>
              <w:right w:val="nil"/>
            </w:tcBorders>
            <w:noWrap/>
          </w:tcPr>
          <w:p w14:paraId="645F7DE7" w14:textId="69E9EA5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w:t>
            </w:r>
            <w:r>
              <w:rPr>
                <w:sz w:val="22"/>
                <w:szCs w:val="22"/>
              </w:rPr>
              <w:t>0</w:t>
            </w:r>
            <w:r w:rsidRPr="00687F61">
              <w:rPr>
                <w:sz w:val="22"/>
                <w:szCs w:val="22"/>
              </w:rPr>
              <w:t xml:space="preserve"> (0.32)</w:t>
            </w:r>
          </w:p>
        </w:tc>
        <w:tc>
          <w:tcPr>
            <w:tcW w:w="1530" w:type="dxa"/>
            <w:tcBorders>
              <w:top w:val="nil"/>
              <w:left w:val="nil"/>
              <w:bottom w:val="nil"/>
              <w:right w:val="nil"/>
            </w:tcBorders>
            <w:noWrap/>
          </w:tcPr>
          <w:p w14:paraId="3E6E064C" w14:textId="0808FE1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0.4</w:t>
            </w:r>
            <w:r>
              <w:rPr>
                <w:sz w:val="22"/>
                <w:szCs w:val="22"/>
              </w:rPr>
              <w:t>0</w:t>
            </w:r>
            <w:r w:rsidRPr="00687F61">
              <w:rPr>
                <w:sz w:val="22"/>
                <w:szCs w:val="22"/>
              </w:rPr>
              <w:t xml:space="preserve"> (0.32)</w:t>
            </w:r>
          </w:p>
        </w:tc>
        <w:tc>
          <w:tcPr>
            <w:tcW w:w="1350" w:type="dxa"/>
            <w:tcBorders>
              <w:top w:val="nil"/>
              <w:left w:val="nil"/>
              <w:bottom w:val="nil"/>
              <w:right w:val="nil"/>
            </w:tcBorders>
            <w:noWrap/>
          </w:tcPr>
          <w:p w14:paraId="1DF4635C" w14:textId="3B8E309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0.16 (0.35)</w:t>
            </w:r>
          </w:p>
        </w:tc>
        <w:tc>
          <w:tcPr>
            <w:tcW w:w="1530" w:type="dxa"/>
            <w:tcBorders>
              <w:top w:val="nil"/>
              <w:left w:val="nil"/>
              <w:bottom w:val="nil"/>
              <w:right w:val="nil"/>
            </w:tcBorders>
            <w:noWrap/>
          </w:tcPr>
          <w:p w14:paraId="43947A6B" w14:textId="23F21FF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w:t>
            </w:r>
            <w:r>
              <w:rPr>
                <w:sz w:val="22"/>
                <w:szCs w:val="22"/>
              </w:rPr>
              <w:t>0</w:t>
            </w:r>
            <w:r w:rsidRPr="00687F61">
              <w:rPr>
                <w:sz w:val="22"/>
                <w:szCs w:val="22"/>
              </w:rPr>
              <w:t xml:space="preserve"> (0.35)</w:t>
            </w:r>
          </w:p>
        </w:tc>
      </w:tr>
      <w:tr w:rsidR="00687F61" w:rsidRPr="00687F61" w14:paraId="503544D4" w14:textId="77777777" w:rsidTr="00701C78">
        <w:trPr>
          <w:trHeight w:val="300"/>
        </w:trPr>
        <w:tc>
          <w:tcPr>
            <w:tcW w:w="2610" w:type="dxa"/>
            <w:tcBorders>
              <w:top w:val="nil"/>
              <w:left w:val="nil"/>
              <w:bottom w:val="nil"/>
              <w:right w:val="nil"/>
            </w:tcBorders>
            <w:noWrap/>
          </w:tcPr>
          <w:p w14:paraId="6F7C56F2" w14:textId="50091B6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Wang et al.</w:t>
            </w:r>
          </w:p>
        </w:tc>
        <w:tc>
          <w:tcPr>
            <w:tcW w:w="1350" w:type="dxa"/>
            <w:tcBorders>
              <w:top w:val="nil"/>
              <w:left w:val="nil"/>
              <w:bottom w:val="nil"/>
              <w:right w:val="nil"/>
            </w:tcBorders>
            <w:noWrap/>
          </w:tcPr>
          <w:p w14:paraId="102070BC" w14:textId="6BA1DCD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China</w:t>
            </w:r>
          </w:p>
        </w:tc>
        <w:tc>
          <w:tcPr>
            <w:tcW w:w="990" w:type="dxa"/>
            <w:tcBorders>
              <w:top w:val="nil"/>
              <w:left w:val="nil"/>
              <w:bottom w:val="nil"/>
              <w:right w:val="nil"/>
            </w:tcBorders>
            <w:noWrap/>
          </w:tcPr>
          <w:p w14:paraId="4791A8A6" w14:textId="6E288A1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90.6</w:t>
            </w:r>
          </w:p>
        </w:tc>
        <w:tc>
          <w:tcPr>
            <w:tcW w:w="1890" w:type="dxa"/>
            <w:tcBorders>
              <w:top w:val="nil"/>
              <w:left w:val="nil"/>
              <w:bottom w:val="nil"/>
              <w:right w:val="nil"/>
            </w:tcBorders>
            <w:noWrap/>
          </w:tcPr>
          <w:p w14:paraId="39FFC5AB" w14:textId="2117275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10-21; 19.2; 1.21</w:t>
            </w:r>
          </w:p>
        </w:tc>
        <w:tc>
          <w:tcPr>
            <w:tcW w:w="1260" w:type="dxa"/>
            <w:tcBorders>
              <w:top w:val="nil"/>
              <w:left w:val="nil"/>
              <w:bottom w:val="nil"/>
              <w:right w:val="nil"/>
            </w:tcBorders>
            <w:noWrap/>
          </w:tcPr>
          <w:p w14:paraId="244EF109" w14:textId="0FEB2E1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23:64:0</w:t>
            </w:r>
          </w:p>
        </w:tc>
        <w:tc>
          <w:tcPr>
            <w:tcW w:w="1080" w:type="dxa"/>
            <w:tcBorders>
              <w:top w:val="nil"/>
              <w:left w:val="nil"/>
              <w:bottom w:val="nil"/>
              <w:right w:val="nil"/>
            </w:tcBorders>
            <w:noWrap/>
          </w:tcPr>
          <w:p w14:paraId="0381BDCA" w14:textId="0C984A4D"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0.02</w:t>
            </w:r>
            <w:r>
              <w:rPr>
                <w:sz w:val="22"/>
                <w:szCs w:val="22"/>
              </w:rPr>
              <w:t>0</w:t>
            </w:r>
          </w:p>
        </w:tc>
        <w:tc>
          <w:tcPr>
            <w:tcW w:w="1350" w:type="dxa"/>
            <w:tcBorders>
              <w:top w:val="nil"/>
              <w:left w:val="nil"/>
              <w:bottom w:val="nil"/>
              <w:right w:val="nil"/>
            </w:tcBorders>
            <w:noWrap/>
          </w:tcPr>
          <w:p w14:paraId="235AA7DB" w14:textId="568DF8F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0.16 (0.2</w:t>
            </w:r>
            <w:r>
              <w:rPr>
                <w:sz w:val="22"/>
                <w:szCs w:val="22"/>
              </w:rPr>
              <w:t>0</w:t>
            </w:r>
            <w:r w:rsidRPr="00687F61">
              <w:rPr>
                <w:sz w:val="22"/>
                <w:szCs w:val="22"/>
              </w:rPr>
              <w:t>)</w:t>
            </w:r>
          </w:p>
        </w:tc>
        <w:tc>
          <w:tcPr>
            <w:tcW w:w="1530" w:type="dxa"/>
            <w:tcBorders>
              <w:top w:val="nil"/>
              <w:left w:val="nil"/>
              <w:bottom w:val="nil"/>
              <w:right w:val="nil"/>
            </w:tcBorders>
            <w:noWrap/>
          </w:tcPr>
          <w:p w14:paraId="67E63C3F" w14:textId="4CB389A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w:t>
            </w:r>
            <w:r>
              <w:rPr>
                <w:sz w:val="22"/>
                <w:szCs w:val="22"/>
              </w:rPr>
              <w:t>0</w:t>
            </w:r>
            <w:r w:rsidRPr="00687F61">
              <w:rPr>
                <w:sz w:val="22"/>
                <w:szCs w:val="22"/>
              </w:rPr>
              <w:t xml:space="preserve"> (0.2</w:t>
            </w:r>
            <w:r>
              <w:rPr>
                <w:sz w:val="22"/>
                <w:szCs w:val="22"/>
              </w:rPr>
              <w:t>0</w:t>
            </w:r>
            <w:r w:rsidRPr="00687F61">
              <w:rPr>
                <w:sz w:val="22"/>
                <w:szCs w:val="22"/>
              </w:rPr>
              <w:t>)</w:t>
            </w:r>
          </w:p>
        </w:tc>
        <w:tc>
          <w:tcPr>
            <w:tcW w:w="1350" w:type="dxa"/>
            <w:tcBorders>
              <w:top w:val="nil"/>
              <w:left w:val="nil"/>
              <w:bottom w:val="nil"/>
              <w:right w:val="nil"/>
            </w:tcBorders>
            <w:noWrap/>
          </w:tcPr>
          <w:p w14:paraId="06A225DD" w14:textId="7ACCE77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0.07 (0.25)</w:t>
            </w:r>
          </w:p>
        </w:tc>
        <w:tc>
          <w:tcPr>
            <w:tcW w:w="1530" w:type="dxa"/>
            <w:tcBorders>
              <w:top w:val="nil"/>
              <w:left w:val="nil"/>
              <w:bottom w:val="nil"/>
              <w:right w:val="nil"/>
            </w:tcBorders>
            <w:noWrap/>
          </w:tcPr>
          <w:p w14:paraId="1593551F" w14:textId="1BEF514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0.14 (0.25)</w:t>
            </w:r>
          </w:p>
        </w:tc>
      </w:tr>
      <w:tr w:rsidR="00687F61" w:rsidRPr="00687F61" w14:paraId="18CC620F" w14:textId="77777777" w:rsidTr="00701C78">
        <w:trPr>
          <w:trHeight w:val="300"/>
        </w:trPr>
        <w:tc>
          <w:tcPr>
            <w:tcW w:w="2610" w:type="dxa"/>
            <w:tcBorders>
              <w:top w:val="nil"/>
              <w:left w:val="nil"/>
              <w:bottom w:val="nil"/>
              <w:right w:val="nil"/>
            </w:tcBorders>
            <w:noWrap/>
          </w:tcPr>
          <w:p w14:paraId="269E4632" w14:textId="6B427A92"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Wilkowski et al.</w:t>
            </w:r>
          </w:p>
        </w:tc>
        <w:tc>
          <w:tcPr>
            <w:tcW w:w="1350" w:type="dxa"/>
            <w:tcBorders>
              <w:top w:val="nil"/>
              <w:left w:val="nil"/>
              <w:bottom w:val="nil"/>
              <w:right w:val="nil"/>
            </w:tcBorders>
            <w:noWrap/>
          </w:tcPr>
          <w:p w14:paraId="20F7A317" w14:textId="729A23A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USA</w:t>
            </w:r>
          </w:p>
        </w:tc>
        <w:tc>
          <w:tcPr>
            <w:tcW w:w="990" w:type="dxa"/>
            <w:tcBorders>
              <w:top w:val="nil"/>
              <w:left w:val="nil"/>
              <w:bottom w:val="nil"/>
              <w:right w:val="nil"/>
            </w:tcBorders>
            <w:noWrap/>
          </w:tcPr>
          <w:p w14:paraId="5738624D" w14:textId="0079E8D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91.7</w:t>
            </w:r>
          </w:p>
        </w:tc>
        <w:tc>
          <w:tcPr>
            <w:tcW w:w="1890" w:type="dxa"/>
            <w:tcBorders>
              <w:top w:val="nil"/>
              <w:left w:val="nil"/>
              <w:bottom w:val="nil"/>
              <w:right w:val="nil"/>
            </w:tcBorders>
            <w:noWrap/>
          </w:tcPr>
          <w:p w14:paraId="291FFF9D" w14:textId="44210DF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18-44; 19.83; 3.51</w:t>
            </w:r>
          </w:p>
        </w:tc>
        <w:tc>
          <w:tcPr>
            <w:tcW w:w="1260" w:type="dxa"/>
            <w:tcBorders>
              <w:top w:val="nil"/>
              <w:left w:val="nil"/>
              <w:bottom w:val="nil"/>
              <w:right w:val="nil"/>
            </w:tcBorders>
            <w:noWrap/>
          </w:tcPr>
          <w:p w14:paraId="4B9DE321" w14:textId="556FE1E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23:132:0</w:t>
            </w:r>
          </w:p>
        </w:tc>
        <w:tc>
          <w:tcPr>
            <w:tcW w:w="1080" w:type="dxa"/>
            <w:tcBorders>
              <w:top w:val="nil"/>
              <w:left w:val="nil"/>
              <w:bottom w:val="nil"/>
              <w:right w:val="nil"/>
            </w:tcBorders>
            <w:noWrap/>
          </w:tcPr>
          <w:p w14:paraId="031F5291" w14:textId="2C5E0AB9"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0.022</w:t>
            </w:r>
          </w:p>
        </w:tc>
        <w:tc>
          <w:tcPr>
            <w:tcW w:w="1350" w:type="dxa"/>
            <w:tcBorders>
              <w:top w:val="nil"/>
              <w:left w:val="nil"/>
              <w:bottom w:val="nil"/>
              <w:right w:val="nil"/>
            </w:tcBorders>
            <w:noWrap/>
          </w:tcPr>
          <w:p w14:paraId="63AF3587" w14:textId="36EA29A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0.17 (0.36)</w:t>
            </w:r>
          </w:p>
        </w:tc>
        <w:tc>
          <w:tcPr>
            <w:tcW w:w="1530" w:type="dxa"/>
            <w:tcBorders>
              <w:top w:val="nil"/>
              <w:left w:val="nil"/>
              <w:bottom w:val="nil"/>
              <w:right w:val="nil"/>
            </w:tcBorders>
            <w:noWrap/>
          </w:tcPr>
          <w:p w14:paraId="53A5665E" w14:textId="1417F43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0.44 (0.36)</w:t>
            </w:r>
          </w:p>
        </w:tc>
        <w:tc>
          <w:tcPr>
            <w:tcW w:w="1350" w:type="dxa"/>
            <w:tcBorders>
              <w:top w:val="nil"/>
              <w:left w:val="nil"/>
              <w:bottom w:val="nil"/>
              <w:right w:val="nil"/>
            </w:tcBorders>
            <w:noWrap/>
          </w:tcPr>
          <w:p w14:paraId="0B550B54" w14:textId="0A9E72C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0.18 (0.35)</w:t>
            </w:r>
          </w:p>
        </w:tc>
        <w:tc>
          <w:tcPr>
            <w:tcW w:w="1530" w:type="dxa"/>
            <w:tcBorders>
              <w:top w:val="nil"/>
              <w:left w:val="nil"/>
              <w:bottom w:val="nil"/>
              <w:right w:val="nil"/>
            </w:tcBorders>
            <w:noWrap/>
          </w:tcPr>
          <w:p w14:paraId="58A04D90" w14:textId="3CC6C1E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w:t>
            </w:r>
            <w:r>
              <w:rPr>
                <w:sz w:val="22"/>
                <w:szCs w:val="22"/>
              </w:rPr>
              <w:t>0</w:t>
            </w:r>
            <w:r w:rsidRPr="00687F61">
              <w:rPr>
                <w:sz w:val="22"/>
                <w:szCs w:val="22"/>
              </w:rPr>
              <w:t xml:space="preserve"> (0.35)</w:t>
            </w:r>
          </w:p>
        </w:tc>
      </w:tr>
      <w:tr w:rsidR="00687F61" w:rsidRPr="00687F61" w14:paraId="7341C01D" w14:textId="77777777" w:rsidTr="00701C78">
        <w:trPr>
          <w:trHeight w:val="300"/>
        </w:trPr>
        <w:tc>
          <w:tcPr>
            <w:tcW w:w="2610" w:type="dxa"/>
            <w:tcBorders>
              <w:top w:val="nil"/>
              <w:left w:val="nil"/>
              <w:bottom w:val="nil"/>
              <w:right w:val="nil"/>
            </w:tcBorders>
            <w:noWrap/>
          </w:tcPr>
          <w:p w14:paraId="73DA9DA2" w14:textId="386F9C4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Wong et al.</w:t>
            </w:r>
          </w:p>
        </w:tc>
        <w:tc>
          <w:tcPr>
            <w:tcW w:w="1350" w:type="dxa"/>
            <w:tcBorders>
              <w:top w:val="nil"/>
              <w:left w:val="nil"/>
              <w:bottom w:val="nil"/>
              <w:right w:val="nil"/>
            </w:tcBorders>
            <w:noWrap/>
          </w:tcPr>
          <w:p w14:paraId="24DE34EF" w14:textId="1FE5763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Malaysia</w:t>
            </w:r>
          </w:p>
        </w:tc>
        <w:tc>
          <w:tcPr>
            <w:tcW w:w="990" w:type="dxa"/>
            <w:tcBorders>
              <w:top w:val="nil"/>
              <w:left w:val="nil"/>
              <w:bottom w:val="nil"/>
              <w:right w:val="nil"/>
            </w:tcBorders>
            <w:noWrap/>
          </w:tcPr>
          <w:p w14:paraId="7BA169A5" w14:textId="121F789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7A5EE150" w14:textId="436C957F"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18-27; 20.24; 1.71</w:t>
            </w:r>
          </w:p>
        </w:tc>
        <w:tc>
          <w:tcPr>
            <w:tcW w:w="1260" w:type="dxa"/>
            <w:tcBorders>
              <w:top w:val="nil"/>
              <w:left w:val="nil"/>
              <w:bottom w:val="nil"/>
              <w:right w:val="nil"/>
            </w:tcBorders>
            <w:noWrap/>
          </w:tcPr>
          <w:p w14:paraId="24F6BC5D" w14:textId="0FEF9D3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19:61:1</w:t>
            </w:r>
          </w:p>
        </w:tc>
        <w:tc>
          <w:tcPr>
            <w:tcW w:w="1080" w:type="dxa"/>
            <w:tcBorders>
              <w:top w:val="nil"/>
              <w:left w:val="nil"/>
              <w:bottom w:val="nil"/>
              <w:right w:val="nil"/>
            </w:tcBorders>
            <w:noWrap/>
          </w:tcPr>
          <w:p w14:paraId="28A510D5" w14:textId="739610C9"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0.001</w:t>
            </w:r>
          </w:p>
        </w:tc>
        <w:tc>
          <w:tcPr>
            <w:tcW w:w="1350" w:type="dxa"/>
            <w:tcBorders>
              <w:top w:val="nil"/>
              <w:left w:val="nil"/>
              <w:bottom w:val="nil"/>
              <w:right w:val="nil"/>
            </w:tcBorders>
            <w:noWrap/>
          </w:tcPr>
          <w:p w14:paraId="5F837512" w14:textId="5966E1C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0.22 (0.31)</w:t>
            </w:r>
          </w:p>
        </w:tc>
        <w:tc>
          <w:tcPr>
            <w:tcW w:w="1530" w:type="dxa"/>
            <w:tcBorders>
              <w:top w:val="nil"/>
              <w:left w:val="nil"/>
              <w:bottom w:val="nil"/>
              <w:right w:val="nil"/>
            </w:tcBorders>
            <w:noWrap/>
          </w:tcPr>
          <w:p w14:paraId="512F2E7F" w14:textId="3FDC16E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0.33 (0.31)</w:t>
            </w:r>
          </w:p>
        </w:tc>
        <w:tc>
          <w:tcPr>
            <w:tcW w:w="1350" w:type="dxa"/>
            <w:tcBorders>
              <w:top w:val="nil"/>
              <w:left w:val="nil"/>
              <w:bottom w:val="nil"/>
              <w:right w:val="nil"/>
            </w:tcBorders>
            <w:noWrap/>
          </w:tcPr>
          <w:p w14:paraId="1A179AC0" w14:textId="148A1DB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0.18 (0.29)</w:t>
            </w:r>
          </w:p>
        </w:tc>
        <w:tc>
          <w:tcPr>
            <w:tcW w:w="1530" w:type="dxa"/>
            <w:tcBorders>
              <w:top w:val="nil"/>
              <w:left w:val="nil"/>
              <w:bottom w:val="nil"/>
              <w:right w:val="nil"/>
            </w:tcBorders>
            <w:noWrap/>
          </w:tcPr>
          <w:p w14:paraId="16987EB6" w14:textId="1E06861B"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0.31 (0.29)</w:t>
            </w:r>
          </w:p>
        </w:tc>
      </w:tr>
      <w:tr w:rsidR="00687F61" w:rsidRPr="00687F61" w14:paraId="62D51204" w14:textId="77777777" w:rsidTr="00701C78">
        <w:trPr>
          <w:trHeight w:val="300"/>
        </w:trPr>
        <w:tc>
          <w:tcPr>
            <w:tcW w:w="2610" w:type="dxa"/>
            <w:tcBorders>
              <w:top w:val="nil"/>
              <w:left w:val="nil"/>
              <w:bottom w:val="nil"/>
              <w:right w:val="nil"/>
            </w:tcBorders>
            <w:noWrap/>
          </w:tcPr>
          <w:p w14:paraId="3C741AFC" w14:textId="4D9C784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Xu et al.</w:t>
            </w:r>
          </w:p>
        </w:tc>
        <w:tc>
          <w:tcPr>
            <w:tcW w:w="1350" w:type="dxa"/>
            <w:tcBorders>
              <w:top w:val="nil"/>
              <w:left w:val="nil"/>
              <w:bottom w:val="nil"/>
              <w:right w:val="nil"/>
            </w:tcBorders>
            <w:noWrap/>
          </w:tcPr>
          <w:p w14:paraId="4D3C1887" w14:textId="65D6FCC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China</w:t>
            </w:r>
          </w:p>
        </w:tc>
        <w:tc>
          <w:tcPr>
            <w:tcW w:w="990" w:type="dxa"/>
            <w:tcBorders>
              <w:top w:val="nil"/>
              <w:left w:val="nil"/>
              <w:bottom w:val="nil"/>
              <w:right w:val="nil"/>
            </w:tcBorders>
            <w:noWrap/>
          </w:tcPr>
          <w:p w14:paraId="1585CADD" w14:textId="7A524E5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92.6</w:t>
            </w:r>
          </w:p>
        </w:tc>
        <w:tc>
          <w:tcPr>
            <w:tcW w:w="1890" w:type="dxa"/>
            <w:tcBorders>
              <w:top w:val="nil"/>
              <w:left w:val="nil"/>
              <w:bottom w:val="nil"/>
              <w:right w:val="nil"/>
            </w:tcBorders>
            <w:noWrap/>
          </w:tcPr>
          <w:p w14:paraId="48C42F44" w14:textId="368A0CB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18-33; 21.64; 3.41</w:t>
            </w:r>
          </w:p>
        </w:tc>
        <w:tc>
          <w:tcPr>
            <w:tcW w:w="1260" w:type="dxa"/>
            <w:tcBorders>
              <w:top w:val="nil"/>
              <w:left w:val="nil"/>
              <w:bottom w:val="nil"/>
              <w:right w:val="nil"/>
            </w:tcBorders>
            <w:noWrap/>
          </w:tcPr>
          <w:p w14:paraId="29561946" w14:textId="46E7441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11:64:0</w:t>
            </w:r>
          </w:p>
        </w:tc>
        <w:tc>
          <w:tcPr>
            <w:tcW w:w="1080" w:type="dxa"/>
            <w:tcBorders>
              <w:top w:val="nil"/>
              <w:left w:val="nil"/>
              <w:bottom w:val="nil"/>
              <w:right w:val="nil"/>
            </w:tcBorders>
            <w:noWrap/>
          </w:tcPr>
          <w:p w14:paraId="6714568A" w14:textId="571D2A07" w:rsidR="00687F61" w:rsidRPr="00687F61" w:rsidRDefault="00687F61" w:rsidP="00687F61">
            <w:pPr>
              <w:spacing w:after="0" w:line="240" w:lineRule="auto"/>
              <w:ind w:firstLine="0"/>
              <w:rPr>
                <w:rFonts w:eastAsia="Times New Roman" w:cs="Times New Roman"/>
                <w:sz w:val="22"/>
                <w:szCs w:val="22"/>
                <w:lang w:val="en-AU" w:eastAsia="zh-CN"/>
              </w:rPr>
            </w:pPr>
            <w:r>
              <w:rPr>
                <w:sz w:val="22"/>
                <w:szCs w:val="22"/>
              </w:rPr>
              <w:t>&lt; 0.001</w:t>
            </w:r>
          </w:p>
        </w:tc>
        <w:tc>
          <w:tcPr>
            <w:tcW w:w="1350" w:type="dxa"/>
            <w:tcBorders>
              <w:top w:val="nil"/>
              <w:left w:val="nil"/>
              <w:bottom w:val="nil"/>
              <w:right w:val="nil"/>
            </w:tcBorders>
            <w:noWrap/>
          </w:tcPr>
          <w:p w14:paraId="1248CA3F" w14:textId="7FAF0B20"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0.18 (0.3</w:t>
            </w:r>
            <w:r>
              <w:rPr>
                <w:sz w:val="22"/>
                <w:szCs w:val="22"/>
              </w:rPr>
              <w:t>0</w:t>
            </w:r>
            <w:r w:rsidRPr="00687F61">
              <w:rPr>
                <w:sz w:val="22"/>
                <w:szCs w:val="22"/>
              </w:rPr>
              <w:t>)</w:t>
            </w:r>
          </w:p>
        </w:tc>
        <w:tc>
          <w:tcPr>
            <w:tcW w:w="1530" w:type="dxa"/>
            <w:tcBorders>
              <w:top w:val="nil"/>
              <w:left w:val="nil"/>
              <w:bottom w:val="nil"/>
              <w:right w:val="nil"/>
            </w:tcBorders>
            <w:noWrap/>
          </w:tcPr>
          <w:p w14:paraId="0D838BC3" w14:textId="571EB03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0.22 (0.3</w:t>
            </w:r>
            <w:r>
              <w:rPr>
                <w:sz w:val="22"/>
                <w:szCs w:val="22"/>
              </w:rPr>
              <w:t>0</w:t>
            </w:r>
            <w:r w:rsidRPr="00687F61">
              <w:rPr>
                <w:sz w:val="22"/>
                <w:szCs w:val="22"/>
              </w:rPr>
              <w:t>)</w:t>
            </w:r>
          </w:p>
        </w:tc>
        <w:tc>
          <w:tcPr>
            <w:tcW w:w="1350" w:type="dxa"/>
            <w:tcBorders>
              <w:top w:val="nil"/>
              <w:left w:val="nil"/>
              <w:bottom w:val="nil"/>
              <w:right w:val="nil"/>
            </w:tcBorders>
            <w:noWrap/>
          </w:tcPr>
          <w:p w14:paraId="0A956626" w14:textId="2639DD9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0.09 (0.32)</w:t>
            </w:r>
          </w:p>
        </w:tc>
        <w:tc>
          <w:tcPr>
            <w:tcW w:w="1530" w:type="dxa"/>
            <w:tcBorders>
              <w:top w:val="nil"/>
              <w:left w:val="nil"/>
              <w:bottom w:val="nil"/>
              <w:right w:val="nil"/>
            </w:tcBorders>
            <w:noWrap/>
          </w:tcPr>
          <w:p w14:paraId="207C7D06" w14:textId="5271E96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0.17 (0.32)</w:t>
            </w:r>
          </w:p>
        </w:tc>
      </w:tr>
      <w:tr w:rsidR="00687F61" w:rsidRPr="00687F61" w14:paraId="6D898BAB" w14:textId="77777777" w:rsidTr="00701C78">
        <w:trPr>
          <w:trHeight w:val="300"/>
        </w:trPr>
        <w:tc>
          <w:tcPr>
            <w:tcW w:w="2610" w:type="dxa"/>
            <w:tcBorders>
              <w:top w:val="nil"/>
              <w:left w:val="nil"/>
              <w:bottom w:val="nil"/>
              <w:right w:val="nil"/>
            </w:tcBorders>
            <w:noWrap/>
          </w:tcPr>
          <w:p w14:paraId="2320FE32" w14:textId="4BD47A47" w:rsidR="00687F61" w:rsidRPr="00687F61" w:rsidRDefault="00687F61" w:rsidP="00687F61">
            <w:pPr>
              <w:spacing w:after="0" w:line="240" w:lineRule="auto"/>
              <w:ind w:firstLine="0"/>
              <w:rPr>
                <w:rFonts w:eastAsia="Times New Roman" w:cs="Times New Roman"/>
                <w:color w:val="000000"/>
                <w:sz w:val="22"/>
                <w:szCs w:val="22"/>
                <w:lang w:val="en-AU" w:eastAsia="zh-CN"/>
              </w:rPr>
            </w:pPr>
            <w:proofErr w:type="spellStart"/>
            <w:r w:rsidRPr="00687F61">
              <w:rPr>
                <w:sz w:val="22"/>
                <w:szCs w:val="22"/>
              </w:rPr>
              <w:t>Yusainy</w:t>
            </w:r>
            <w:proofErr w:type="spellEnd"/>
            <w:r w:rsidRPr="00687F61">
              <w:rPr>
                <w:sz w:val="22"/>
                <w:szCs w:val="22"/>
              </w:rPr>
              <w:t xml:space="preserve"> et al.</w:t>
            </w:r>
          </w:p>
        </w:tc>
        <w:tc>
          <w:tcPr>
            <w:tcW w:w="1350" w:type="dxa"/>
            <w:tcBorders>
              <w:top w:val="nil"/>
              <w:left w:val="nil"/>
              <w:bottom w:val="nil"/>
              <w:right w:val="nil"/>
            </w:tcBorders>
            <w:noWrap/>
          </w:tcPr>
          <w:p w14:paraId="43C4765E" w14:textId="5EE1B75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Indonesia</w:t>
            </w:r>
          </w:p>
        </w:tc>
        <w:tc>
          <w:tcPr>
            <w:tcW w:w="990" w:type="dxa"/>
            <w:tcBorders>
              <w:top w:val="nil"/>
              <w:left w:val="nil"/>
              <w:bottom w:val="nil"/>
              <w:right w:val="nil"/>
            </w:tcBorders>
            <w:noWrap/>
          </w:tcPr>
          <w:p w14:paraId="62FDC272" w14:textId="045DB966"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83.5</w:t>
            </w:r>
          </w:p>
        </w:tc>
        <w:tc>
          <w:tcPr>
            <w:tcW w:w="1890" w:type="dxa"/>
            <w:tcBorders>
              <w:top w:val="nil"/>
              <w:left w:val="nil"/>
              <w:bottom w:val="nil"/>
              <w:right w:val="nil"/>
            </w:tcBorders>
            <w:noWrap/>
          </w:tcPr>
          <w:p w14:paraId="3C198880" w14:textId="43AAEB6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17-21; 18.08; 0.7</w:t>
            </w:r>
          </w:p>
        </w:tc>
        <w:tc>
          <w:tcPr>
            <w:tcW w:w="1260" w:type="dxa"/>
            <w:tcBorders>
              <w:top w:val="nil"/>
              <w:left w:val="nil"/>
              <w:bottom w:val="nil"/>
              <w:right w:val="nil"/>
            </w:tcBorders>
            <w:noWrap/>
          </w:tcPr>
          <w:p w14:paraId="3A965E5B" w14:textId="0A40BC5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26:126:0</w:t>
            </w:r>
          </w:p>
        </w:tc>
        <w:tc>
          <w:tcPr>
            <w:tcW w:w="1080" w:type="dxa"/>
            <w:tcBorders>
              <w:top w:val="nil"/>
              <w:left w:val="nil"/>
              <w:bottom w:val="nil"/>
              <w:right w:val="nil"/>
            </w:tcBorders>
            <w:noWrap/>
          </w:tcPr>
          <w:p w14:paraId="35AEAA51" w14:textId="208980F2"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0.015</w:t>
            </w:r>
          </w:p>
        </w:tc>
        <w:tc>
          <w:tcPr>
            <w:tcW w:w="1350" w:type="dxa"/>
            <w:tcBorders>
              <w:top w:val="nil"/>
              <w:left w:val="nil"/>
              <w:bottom w:val="nil"/>
              <w:right w:val="nil"/>
            </w:tcBorders>
            <w:noWrap/>
          </w:tcPr>
          <w:p w14:paraId="08C8B66D" w14:textId="470DE07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0.06 (0.3</w:t>
            </w:r>
            <w:r>
              <w:rPr>
                <w:sz w:val="22"/>
                <w:szCs w:val="22"/>
              </w:rPr>
              <w:t>0</w:t>
            </w:r>
            <w:r w:rsidRPr="00687F61">
              <w:rPr>
                <w:sz w:val="22"/>
                <w:szCs w:val="22"/>
              </w:rPr>
              <w:t>)</w:t>
            </w:r>
          </w:p>
        </w:tc>
        <w:tc>
          <w:tcPr>
            <w:tcW w:w="1530" w:type="dxa"/>
            <w:tcBorders>
              <w:top w:val="nil"/>
              <w:left w:val="nil"/>
              <w:bottom w:val="nil"/>
              <w:right w:val="nil"/>
            </w:tcBorders>
            <w:noWrap/>
          </w:tcPr>
          <w:p w14:paraId="170B34A3" w14:textId="63D56643"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0.26 (0.3</w:t>
            </w:r>
            <w:r>
              <w:rPr>
                <w:sz w:val="22"/>
                <w:szCs w:val="22"/>
              </w:rPr>
              <w:t>0</w:t>
            </w:r>
            <w:r w:rsidRPr="00687F61">
              <w:rPr>
                <w:sz w:val="22"/>
                <w:szCs w:val="22"/>
              </w:rPr>
              <w:t>)</w:t>
            </w:r>
          </w:p>
        </w:tc>
        <w:tc>
          <w:tcPr>
            <w:tcW w:w="1350" w:type="dxa"/>
            <w:tcBorders>
              <w:top w:val="nil"/>
              <w:left w:val="nil"/>
              <w:bottom w:val="nil"/>
              <w:right w:val="nil"/>
            </w:tcBorders>
            <w:noWrap/>
          </w:tcPr>
          <w:p w14:paraId="23EF1E2B" w14:textId="5DF766C5"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0.02 (0.27)</w:t>
            </w:r>
          </w:p>
        </w:tc>
        <w:tc>
          <w:tcPr>
            <w:tcW w:w="1530" w:type="dxa"/>
            <w:tcBorders>
              <w:top w:val="nil"/>
              <w:left w:val="nil"/>
              <w:bottom w:val="nil"/>
              <w:right w:val="nil"/>
            </w:tcBorders>
            <w:noWrap/>
          </w:tcPr>
          <w:p w14:paraId="27652001" w14:textId="779750E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0.20 (0.27)</w:t>
            </w:r>
          </w:p>
        </w:tc>
      </w:tr>
      <w:tr w:rsidR="00687F61" w:rsidRPr="00687F61" w14:paraId="4A09E69E" w14:textId="77777777" w:rsidTr="00701C78">
        <w:trPr>
          <w:trHeight w:val="300"/>
        </w:trPr>
        <w:tc>
          <w:tcPr>
            <w:tcW w:w="2610" w:type="dxa"/>
            <w:tcBorders>
              <w:top w:val="nil"/>
              <w:left w:val="nil"/>
              <w:bottom w:val="nil"/>
              <w:right w:val="nil"/>
            </w:tcBorders>
            <w:noWrap/>
          </w:tcPr>
          <w:p w14:paraId="50C01FFF" w14:textId="0D6A274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Zerhouni et el.</w:t>
            </w:r>
          </w:p>
        </w:tc>
        <w:tc>
          <w:tcPr>
            <w:tcW w:w="1350" w:type="dxa"/>
            <w:tcBorders>
              <w:top w:val="nil"/>
              <w:left w:val="nil"/>
              <w:bottom w:val="nil"/>
              <w:right w:val="nil"/>
            </w:tcBorders>
            <w:noWrap/>
          </w:tcPr>
          <w:p w14:paraId="759863A8" w14:textId="088BBE9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France</w:t>
            </w:r>
          </w:p>
        </w:tc>
        <w:tc>
          <w:tcPr>
            <w:tcW w:w="990" w:type="dxa"/>
            <w:tcBorders>
              <w:top w:val="nil"/>
              <w:left w:val="nil"/>
              <w:bottom w:val="nil"/>
              <w:right w:val="nil"/>
            </w:tcBorders>
            <w:noWrap/>
          </w:tcPr>
          <w:p w14:paraId="7234250E" w14:textId="48007D5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nil"/>
              <w:right w:val="nil"/>
            </w:tcBorders>
            <w:noWrap/>
          </w:tcPr>
          <w:p w14:paraId="557E8232" w14:textId="1A23BEF7"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18-27; 18.96; 1.41</w:t>
            </w:r>
          </w:p>
        </w:tc>
        <w:tc>
          <w:tcPr>
            <w:tcW w:w="1260" w:type="dxa"/>
            <w:tcBorders>
              <w:top w:val="nil"/>
              <w:left w:val="nil"/>
              <w:bottom w:val="nil"/>
              <w:right w:val="nil"/>
            </w:tcBorders>
            <w:noWrap/>
          </w:tcPr>
          <w:p w14:paraId="71559898" w14:textId="28531F5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7:87:0</w:t>
            </w:r>
          </w:p>
        </w:tc>
        <w:tc>
          <w:tcPr>
            <w:tcW w:w="1080" w:type="dxa"/>
            <w:tcBorders>
              <w:top w:val="nil"/>
              <w:left w:val="nil"/>
              <w:bottom w:val="nil"/>
              <w:right w:val="nil"/>
            </w:tcBorders>
            <w:noWrap/>
          </w:tcPr>
          <w:p w14:paraId="7BCBF6A7" w14:textId="13F52377"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0.001</w:t>
            </w:r>
          </w:p>
        </w:tc>
        <w:tc>
          <w:tcPr>
            <w:tcW w:w="1350" w:type="dxa"/>
            <w:tcBorders>
              <w:top w:val="nil"/>
              <w:left w:val="nil"/>
              <w:bottom w:val="nil"/>
              <w:right w:val="nil"/>
            </w:tcBorders>
            <w:noWrap/>
          </w:tcPr>
          <w:p w14:paraId="5AC25330" w14:textId="4018276E"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0.27 (0.38)</w:t>
            </w:r>
          </w:p>
        </w:tc>
        <w:tc>
          <w:tcPr>
            <w:tcW w:w="1530" w:type="dxa"/>
            <w:tcBorders>
              <w:top w:val="nil"/>
              <w:left w:val="nil"/>
              <w:bottom w:val="nil"/>
              <w:right w:val="nil"/>
            </w:tcBorders>
            <w:noWrap/>
          </w:tcPr>
          <w:p w14:paraId="6BFE2F47" w14:textId="0DE5C4A9"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0.42 (0.38)</w:t>
            </w:r>
          </w:p>
        </w:tc>
        <w:tc>
          <w:tcPr>
            <w:tcW w:w="1350" w:type="dxa"/>
            <w:tcBorders>
              <w:top w:val="nil"/>
              <w:left w:val="nil"/>
              <w:bottom w:val="nil"/>
              <w:right w:val="nil"/>
            </w:tcBorders>
            <w:noWrap/>
          </w:tcPr>
          <w:p w14:paraId="1168A4A4" w14:textId="640E8DE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0.14 (0.32)</w:t>
            </w:r>
          </w:p>
        </w:tc>
        <w:tc>
          <w:tcPr>
            <w:tcW w:w="1530" w:type="dxa"/>
            <w:tcBorders>
              <w:top w:val="nil"/>
              <w:left w:val="nil"/>
              <w:bottom w:val="nil"/>
              <w:right w:val="nil"/>
            </w:tcBorders>
            <w:noWrap/>
          </w:tcPr>
          <w:p w14:paraId="7680E624" w14:textId="0F517B2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0.32 (0.32)</w:t>
            </w:r>
          </w:p>
        </w:tc>
      </w:tr>
      <w:tr w:rsidR="00687F61" w:rsidRPr="00687F61" w14:paraId="2B60E80A" w14:textId="77777777" w:rsidTr="00701C78">
        <w:trPr>
          <w:trHeight w:val="300"/>
        </w:trPr>
        <w:tc>
          <w:tcPr>
            <w:tcW w:w="2610" w:type="dxa"/>
            <w:tcBorders>
              <w:top w:val="nil"/>
              <w:left w:val="nil"/>
              <w:bottom w:val="single" w:sz="4" w:space="0" w:color="auto"/>
              <w:right w:val="nil"/>
            </w:tcBorders>
            <w:noWrap/>
          </w:tcPr>
          <w:p w14:paraId="78E118D5" w14:textId="4843CAE4"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Zhang et al.</w:t>
            </w:r>
          </w:p>
        </w:tc>
        <w:tc>
          <w:tcPr>
            <w:tcW w:w="1350" w:type="dxa"/>
            <w:tcBorders>
              <w:top w:val="nil"/>
              <w:left w:val="nil"/>
              <w:bottom w:val="single" w:sz="4" w:space="0" w:color="auto"/>
              <w:right w:val="nil"/>
            </w:tcBorders>
            <w:noWrap/>
          </w:tcPr>
          <w:p w14:paraId="6E82909F" w14:textId="77EBE03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China</w:t>
            </w:r>
          </w:p>
        </w:tc>
        <w:tc>
          <w:tcPr>
            <w:tcW w:w="990" w:type="dxa"/>
            <w:tcBorders>
              <w:top w:val="nil"/>
              <w:left w:val="nil"/>
              <w:bottom w:val="single" w:sz="4" w:space="0" w:color="auto"/>
              <w:right w:val="nil"/>
            </w:tcBorders>
            <w:noWrap/>
          </w:tcPr>
          <w:p w14:paraId="21F31DAC" w14:textId="210F063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100</w:t>
            </w:r>
          </w:p>
        </w:tc>
        <w:tc>
          <w:tcPr>
            <w:tcW w:w="1890" w:type="dxa"/>
            <w:tcBorders>
              <w:top w:val="nil"/>
              <w:left w:val="nil"/>
              <w:bottom w:val="single" w:sz="4" w:space="0" w:color="auto"/>
              <w:right w:val="nil"/>
            </w:tcBorders>
            <w:noWrap/>
          </w:tcPr>
          <w:p w14:paraId="06C61758" w14:textId="31A064C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17-32; 20.6; 2.54</w:t>
            </w:r>
          </w:p>
        </w:tc>
        <w:tc>
          <w:tcPr>
            <w:tcW w:w="1260" w:type="dxa"/>
            <w:tcBorders>
              <w:top w:val="nil"/>
              <w:left w:val="nil"/>
              <w:bottom w:val="single" w:sz="4" w:space="0" w:color="auto"/>
              <w:right w:val="nil"/>
            </w:tcBorders>
            <w:noWrap/>
          </w:tcPr>
          <w:p w14:paraId="787A45DC" w14:textId="16E21F9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38:59:0</w:t>
            </w:r>
          </w:p>
        </w:tc>
        <w:tc>
          <w:tcPr>
            <w:tcW w:w="1080" w:type="dxa"/>
            <w:tcBorders>
              <w:top w:val="nil"/>
              <w:left w:val="nil"/>
              <w:bottom w:val="single" w:sz="4" w:space="0" w:color="auto"/>
              <w:right w:val="nil"/>
            </w:tcBorders>
            <w:noWrap/>
          </w:tcPr>
          <w:p w14:paraId="05D70049" w14:textId="50B3DC0B" w:rsidR="00687F61" w:rsidRPr="00687F61" w:rsidRDefault="00687F61" w:rsidP="00687F61">
            <w:pPr>
              <w:spacing w:after="0" w:line="240" w:lineRule="auto"/>
              <w:ind w:firstLine="0"/>
              <w:rPr>
                <w:rFonts w:eastAsia="Times New Roman" w:cs="Times New Roman"/>
                <w:sz w:val="22"/>
                <w:szCs w:val="22"/>
                <w:lang w:val="en-AU" w:eastAsia="zh-CN"/>
              </w:rPr>
            </w:pPr>
            <w:r w:rsidRPr="00687F61">
              <w:rPr>
                <w:sz w:val="22"/>
                <w:szCs w:val="22"/>
              </w:rPr>
              <w:t>0.007</w:t>
            </w:r>
          </w:p>
        </w:tc>
        <w:tc>
          <w:tcPr>
            <w:tcW w:w="1350" w:type="dxa"/>
            <w:tcBorders>
              <w:top w:val="nil"/>
              <w:left w:val="nil"/>
              <w:bottom w:val="single" w:sz="4" w:space="0" w:color="auto"/>
              <w:right w:val="nil"/>
            </w:tcBorders>
            <w:noWrap/>
          </w:tcPr>
          <w:p w14:paraId="2432B1A2" w14:textId="350CF25D"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w:t>
            </w:r>
            <w:r>
              <w:rPr>
                <w:sz w:val="22"/>
                <w:szCs w:val="22"/>
              </w:rPr>
              <w:t>0</w:t>
            </w:r>
            <w:r w:rsidRPr="00687F61">
              <w:rPr>
                <w:sz w:val="22"/>
                <w:szCs w:val="22"/>
              </w:rPr>
              <w:t xml:space="preserve"> (0.28)</w:t>
            </w:r>
          </w:p>
        </w:tc>
        <w:tc>
          <w:tcPr>
            <w:tcW w:w="1530" w:type="dxa"/>
            <w:tcBorders>
              <w:top w:val="nil"/>
              <w:left w:val="nil"/>
              <w:bottom w:val="single" w:sz="4" w:space="0" w:color="auto"/>
              <w:right w:val="nil"/>
            </w:tcBorders>
            <w:noWrap/>
          </w:tcPr>
          <w:p w14:paraId="47D567C5" w14:textId="092A71BC"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0.19 (0.28)</w:t>
            </w:r>
          </w:p>
        </w:tc>
        <w:tc>
          <w:tcPr>
            <w:tcW w:w="1350" w:type="dxa"/>
            <w:tcBorders>
              <w:top w:val="nil"/>
              <w:left w:val="nil"/>
              <w:bottom w:val="single" w:sz="4" w:space="0" w:color="auto"/>
              <w:right w:val="nil"/>
            </w:tcBorders>
            <w:noWrap/>
          </w:tcPr>
          <w:p w14:paraId="60FADB30" w14:textId="18E8BDDA"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0.16 (0.3</w:t>
            </w:r>
            <w:r>
              <w:rPr>
                <w:sz w:val="22"/>
                <w:szCs w:val="22"/>
              </w:rPr>
              <w:t>0</w:t>
            </w:r>
            <w:r w:rsidRPr="00687F61">
              <w:rPr>
                <w:sz w:val="22"/>
                <w:szCs w:val="22"/>
              </w:rPr>
              <w:t>)</w:t>
            </w:r>
          </w:p>
        </w:tc>
        <w:tc>
          <w:tcPr>
            <w:tcW w:w="1530" w:type="dxa"/>
            <w:tcBorders>
              <w:top w:val="nil"/>
              <w:left w:val="nil"/>
              <w:bottom w:val="single" w:sz="4" w:space="0" w:color="auto"/>
              <w:right w:val="nil"/>
            </w:tcBorders>
            <w:noWrap/>
          </w:tcPr>
          <w:p w14:paraId="12B7AC7D" w14:textId="661B8218" w:rsidR="00687F61" w:rsidRPr="00687F61" w:rsidRDefault="00687F61" w:rsidP="00687F61">
            <w:pPr>
              <w:spacing w:after="0" w:line="240" w:lineRule="auto"/>
              <w:ind w:firstLine="0"/>
              <w:rPr>
                <w:rFonts w:eastAsia="Times New Roman" w:cs="Times New Roman"/>
                <w:color w:val="000000"/>
                <w:sz w:val="22"/>
                <w:szCs w:val="22"/>
                <w:lang w:val="en-AU" w:eastAsia="zh-CN"/>
              </w:rPr>
            </w:pPr>
            <w:r w:rsidRPr="00687F61">
              <w:rPr>
                <w:sz w:val="22"/>
                <w:szCs w:val="22"/>
              </w:rPr>
              <w:t>0.20 (0.3</w:t>
            </w:r>
            <w:r>
              <w:rPr>
                <w:sz w:val="22"/>
                <w:szCs w:val="22"/>
              </w:rPr>
              <w:t>0</w:t>
            </w:r>
            <w:r w:rsidRPr="00687F61">
              <w:rPr>
                <w:sz w:val="22"/>
                <w:szCs w:val="22"/>
              </w:rPr>
              <w:t>)</w:t>
            </w:r>
          </w:p>
        </w:tc>
      </w:tr>
    </w:tbl>
    <w:p w14:paraId="7D956B93" w14:textId="77777777" w:rsidR="00C24932" w:rsidRDefault="00C24932" w:rsidP="00023BB4">
      <w:pPr>
        <w:ind w:firstLine="0"/>
        <w:rPr>
          <w:b/>
        </w:rPr>
        <w:sectPr w:rsidR="00C24932" w:rsidSect="00E54F4B">
          <w:pgSz w:w="16838" w:h="11906" w:orient="landscape"/>
          <w:pgMar w:top="1411" w:right="1411" w:bottom="1411" w:left="1411" w:header="708" w:footer="708" w:gutter="0"/>
          <w:cols w:space="708"/>
          <w:docGrid w:linePitch="360"/>
        </w:sectPr>
      </w:pPr>
    </w:p>
    <w:p w14:paraId="7E4A9248" w14:textId="14C6DB87" w:rsidR="00023BB4" w:rsidRPr="002D6818" w:rsidRDefault="00023BB4" w:rsidP="00023BB4">
      <w:pPr>
        <w:ind w:firstLine="0"/>
        <w:rPr>
          <w:b/>
        </w:rPr>
      </w:pPr>
      <w:r w:rsidRPr="002D6818">
        <w:rPr>
          <w:b/>
        </w:rPr>
        <w:lastRenderedPageBreak/>
        <w:t>Main analyses</w:t>
      </w:r>
    </w:p>
    <w:p w14:paraId="6E58284D" w14:textId="1DB75EDE" w:rsidR="003D5353" w:rsidRPr="0040020E" w:rsidRDefault="00023BB4" w:rsidP="003D5353">
      <w:pPr>
        <w:rPr>
          <w:rFonts w:cs="Times New Roman"/>
        </w:rPr>
      </w:pPr>
      <w:r>
        <w:t xml:space="preserve">For </w:t>
      </w:r>
      <w:r w:rsidR="00A47981">
        <w:t>Study 1</w:t>
      </w:r>
      <w:r>
        <w:t>, the dependent variable was the number of prompted responses across trials, and this was dependent on the trial type. For target-prompted trials, a promp</w:t>
      </w:r>
      <w:r w:rsidR="0081061E">
        <w:t>ted response was counted when</w:t>
      </w:r>
      <w:r>
        <w:t xml:space="preserve"> participants mentioned the word that they were supposed to suppress or</w:t>
      </w:r>
      <w:r w:rsidR="0081061E">
        <w:t xml:space="preserve"> concentrate on. For example, for</w:t>
      </w:r>
      <w:r>
        <w:t xml:space="preserve"> participants </w:t>
      </w:r>
      <w:r w:rsidR="0081061E">
        <w:t xml:space="preserve">who </w:t>
      </w:r>
      <w:r>
        <w:t xml:space="preserve">were supposed to suppress or concentrate on </w:t>
      </w:r>
      <w:r w:rsidR="00896AFC">
        <w:rPr>
          <w:i/>
        </w:rPr>
        <w:t>child</w:t>
      </w:r>
      <w:r>
        <w:t xml:space="preserve">, any mentions of </w:t>
      </w:r>
      <w:r w:rsidR="00896AFC">
        <w:rPr>
          <w:i/>
        </w:rPr>
        <w:t>child</w:t>
      </w:r>
      <w:r>
        <w:t xml:space="preserve"> in response to </w:t>
      </w:r>
      <w:r w:rsidR="00896AFC">
        <w:rPr>
          <w:rFonts w:cs="Times New Roman"/>
          <w:i/>
        </w:rPr>
        <w:t>mother</w:t>
      </w:r>
      <w:r w:rsidR="00896AFC">
        <w:rPr>
          <w:rFonts w:cs="Times New Roman"/>
          <w:i/>
          <w:lang w:val="en-US"/>
        </w:rPr>
        <w:t>, little</w:t>
      </w:r>
      <w:r w:rsidRPr="0092697B">
        <w:rPr>
          <w:rFonts w:cs="Times New Roman"/>
          <w:lang w:val="en-US"/>
        </w:rPr>
        <w:t xml:space="preserve">, </w:t>
      </w:r>
      <w:r w:rsidR="00896AFC">
        <w:rPr>
          <w:rFonts w:cs="Times New Roman"/>
          <w:i/>
          <w:lang w:val="en-US"/>
        </w:rPr>
        <w:t>adult</w:t>
      </w:r>
      <w:r>
        <w:rPr>
          <w:rFonts w:cs="Times New Roman"/>
          <w:i/>
          <w:lang w:val="en-US"/>
        </w:rPr>
        <w:t>,</w:t>
      </w:r>
      <w:r>
        <w:rPr>
          <w:rFonts w:cs="Times New Roman"/>
          <w:lang w:val="en-US"/>
        </w:rPr>
        <w:t xml:space="preserve"> or</w:t>
      </w:r>
      <w:r w:rsidRPr="0092697B">
        <w:rPr>
          <w:rFonts w:cs="Times New Roman"/>
          <w:i/>
          <w:lang w:val="en-US"/>
        </w:rPr>
        <w:t xml:space="preserve"> </w:t>
      </w:r>
      <w:r w:rsidR="00896AFC">
        <w:rPr>
          <w:rFonts w:cs="Times New Roman"/>
          <w:i/>
          <w:lang w:val="en-US"/>
        </w:rPr>
        <w:t>young</w:t>
      </w:r>
      <w:r>
        <w:rPr>
          <w:rFonts w:cs="Times New Roman"/>
          <w:lang w:val="en-US"/>
        </w:rPr>
        <w:t xml:space="preserve"> </w:t>
      </w:r>
      <w:r w:rsidR="0081061E">
        <w:t>were</w:t>
      </w:r>
      <w:r>
        <w:t xml:space="preserve"> counted. For the nontarget-prompted trials</w:t>
      </w:r>
      <w:r w:rsidR="0081061E">
        <w:t>, which served as a baseline, for</w:t>
      </w:r>
      <w:r>
        <w:t xml:space="preserve"> participants </w:t>
      </w:r>
      <w:r w:rsidR="0081061E">
        <w:t xml:space="preserve">who </w:t>
      </w:r>
      <w:r>
        <w:t xml:space="preserve">were supposed to suppress or concentrate on </w:t>
      </w:r>
      <w:r w:rsidR="00896AFC">
        <w:rPr>
          <w:i/>
        </w:rPr>
        <w:t>child</w:t>
      </w:r>
      <w:r>
        <w:t>, any mention</w:t>
      </w:r>
      <w:r w:rsidR="0081061E">
        <w:t>s</w:t>
      </w:r>
      <w:r>
        <w:t xml:space="preserve"> of </w:t>
      </w:r>
      <w:r w:rsidR="00896AFC">
        <w:rPr>
          <w:i/>
        </w:rPr>
        <w:t>house</w:t>
      </w:r>
      <w:r>
        <w:t xml:space="preserve"> in </w:t>
      </w:r>
      <w:r w:rsidRPr="007B0CAD">
        <w:t xml:space="preserve">response to </w:t>
      </w:r>
      <w:r w:rsidR="00896AFC">
        <w:rPr>
          <w:i/>
        </w:rPr>
        <w:t>home</w:t>
      </w:r>
      <w:r w:rsidRPr="007B0CAD">
        <w:t xml:space="preserve">, </w:t>
      </w:r>
      <w:r w:rsidR="00896AFC">
        <w:rPr>
          <w:i/>
        </w:rPr>
        <w:t>door</w:t>
      </w:r>
      <w:r w:rsidRPr="007B0CAD">
        <w:t xml:space="preserve">, </w:t>
      </w:r>
      <w:r w:rsidR="00896AFC">
        <w:rPr>
          <w:i/>
        </w:rPr>
        <w:t>brick</w:t>
      </w:r>
      <w:r w:rsidRPr="007B0CAD">
        <w:t xml:space="preserve">, or </w:t>
      </w:r>
      <w:r w:rsidR="00896AFC">
        <w:rPr>
          <w:i/>
        </w:rPr>
        <w:t>roof</w:t>
      </w:r>
      <w:r w:rsidR="0081061E">
        <w:t xml:space="preserve"> were</w:t>
      </w:r>
      <w:r w:rsidRPr="007B0CAD">
        <w:t xml:space="preserve"> counted. </w:t>
      </w:r>
      <w:r w:rsidR="007710D7" w:rsidRPr="007B0CAD">
        <w:t>For each contributing laboratory, t</w:t>
      </w:r>
      <w:r w:rsidR="00FB6B9C" w:rsidRPr="007B0CAD">
        <w:t xml:space="preserve">wo coders watched the video recordings independently and recorded the total numbers of target and non-target prompted responses for each participant, with high levels of </w:t>
      </w:r>
      <w:r w:rsidR="00073197">
        <w:t xml:space="preserve">initial </w:t>
      </w:r>
      <w:r w:rsidR="00FB6B9C" w:rsidRPr="007B0CAD">
        <w:t xml:space="preserve">inter-rater </w:t>
      </w:r>
      <w:r w:rsidR="002A7681">
        <w:t>reliability</w:t>
      </w:r>
      <w:r w:rsidR="002A7681" w:rsidRPr="007B0CAD">
        <w:t xml:space="preserve"> </w:t>
      </w:r>
      <w:r w:rsidR="00FB6B9C" w:rsidRPr="007B0CAD">
        <w:t>(</w:t>
      </w:r>
      <w:r w:rsidR="002A7681">
        <w:t>Cohen’s kappa</w:t>
      </w:r>
      <w:r w:rsidR="00A51481">
        <w:t xml:space="preserve"> = </w:t>
      </w:r>
      <w:r w:rsidR="002A5F33">
        <w:t>.859</w:t>
      </w:r>
      <w:r w:rsidR="00FB6B9C" w:rsidRPr="007B0CAD">
        <w:t xml:space="preserve">). Discrepancies were discussed and a consensus was </w:t>
      </w:r>
      <w:r w:rsidR="00FB6B9C" w:rsidRPr="0040020E">
        <w:t xml:space="preserve">reached for each </w:t>
      </w:r>
      <w:r w:rsidR="00FB6B9C" w:rsidRPr="009304B1">
        <w:t>instance of discrepancy.</w:t>
      </w:r>
      <w:r w:rsidR="00621660">
        <w:t xml:space="preserve"> For instance,</w:t>
      </w:r>
      <w:r w:rsidR="000F460F" w:rsidRPr="000F460F">
        <w:rPr>
          <w:rFonts w:cs="Times New Roman"/>
        </w:rPr>
        <w:t xml:space="preserve"> </w:t>
      </w:r>
      <w:r w:rsidR="00621660">
        <w:rPr>
          <w:rFonts w:cs="Times New Roman"/>
        </w:rPr>
        <w:t>s</w:t>
      </w:r>
      <w:r w:rsidR="000F460F">
        <w:rPr>
          <w:rFonts w:cs="Times New Roman"/>
        </w:rPr>
        <w:t>ix</w:t>
      </w:r>
      <w:r w:rsidR="000F460F" w:rsidRPr="00FB5520">
        <w:rPr>
          <w:rFonts w:cs="Times New Roman"/>
        </w:rPr>
        <w:t xml:space="preserve"> labs did not have an acceptable initial inter-rater agreement level of at least .75 (Fleiss, 1986); their interrater reliabilities were .15, .23, .42, .52, .60, .71.</w:t>
      </w:r>
      <w:r w:rsidR="00621660">
        <w:rPr>
          <w:rFonts w:cs="Times New Roman"/>
        </w:rPr>
        <w:t xml:space="preserve"> However, coders eventually reached a consensus, because p</w:t>
      </w:r>
      <w:r w:rsidR="000F460F" w:rsidRPr="00FB5520">
        <w:rPr>
          <w:rFonts w:cs="Times New Roman"/>
        </w:rPr>
        <w:t xml:space="preserve">articipating researchers were asked to flag such unlikely instances as early as possible should they arise. In response, the lead researcher team </w:t>
      </w:r>
      <w:r w:rsidR="00073197">
        <w:rPr>
          <w:rFonts w:cs="Times New Roman"/>
        </w:rPr>
        <w:t xml:space="preserve">would </w:t>
      </w:r>
      <w:r w:rsidR="000F460F" w:rsidRPr="00FB5520">
        <w:rPr>
          <w:rFonts w:cs="Times New Roman"/>
        </w:rPr>
        <w:t>discuss</w:t>
      </w:r>
      <w:r w:rsidR="00073197">
        <w:rPr>
          <w:rFonts w:cs="Times New Roman"/>
        </w:rPr>
        <w:t xml:space="preserve"> </w:t>
      </w:r>
      <w:r w:rsidR="000F460F" w:rsidRPr="00FB5520">
        <w:rPr>
          <w:rFonts w:cs="Times New Roman"/>
        </w:rPr>
        <w:t>with these labs to identify and correct any issues, such as instruction interpretation discrepancies or individual differences in pronunciation perceptions</w:t>
      </w:r>
      <w:r w:rsidR="000F460F">
        <w:rPr>
          <w:rFonts w:cs="Times New Roman"/>
        </w:rPr>
        <w:t>.</w:t>
      </w:r>
      <w:r w:rsidR="0025771F">
        <w:rPr>
          <w:rStyle w:val="FootnoteReference"/>
          <w:rFonts w:cs="Times New Roman"/>
        </w:rPr>
        <w:footnoteReference w:id="5"/>
      </w:r>
    </w:p>
    <w:p w14:paraId="6E0FAA36" w14:textId="6115804B" w:rsidR="00CF7983" w:rsidRDefault="00F35E95" w:rsidP="001A74B7">
      <w:pPr>
        <w:rPr>
          <w:rFonts w:cs="Times New Roman"/>
          <w:color w:val="FF0000"/>
          <w:shd w:val="clear" w:color="auto" w:fill="FFFFFF"/>
        </w:rPr>
      </w:pPr>
      <w:r w:rsidRPr="009304B1">
        <w:t xml:space="preserve">We first report results using a fixed effects analysis of variance (ANOVA) so that we can better mirror the analyses made by the original authors. In </w:t>
      </w:r>
      <w:r>
        <w:t xml:space="preserve">this spirit, </w:t>
      </w:r>
      <w:r w:rsidR="00AD17C8">
        <w:t xml:space="preserve">for each lab’s data, </w:t>
      </w:r>
      <w:r>
        <w:t>a</w:t>
      </w:r>
      <w:r w:rsidR="00B7019B" w:rsidRPr="0040020E">
        <w:t xml:space="preserve"> </w:t>
      </w:r>
      <w:r w:rsidR="00DA3882" w:rsidRPr="0040020E">
        <w:rPr>
          <w:rFonts w:cs="Times New Roman"/>
        </w:rPr>
        <w:t>preliminary</w:t>
      </w:r>
      <w:r w:rsidR="00B7019B" w:rsidRPr="0040020E">
        <w:rPr>
          <w:rFonts w:cs="Times New Roman"/>
        </w:rPr>
        <w:t xml:space="preserve"> </w:t>
      </w:r>
      <w:r w:rsidR="001A74B7" w:rsidRPr="0040020E">
        <w:rPr>
          <w:rFonts w:cs="Times New Roman"/>
          <w:shd w:val="clear" w:color="auto" w:fill="FFFFFF"/>
        </w:rPr>
        <w:t xml:space="preserve">2 (instructions: suppress vs. concentrate; between-participants) </w:t>
      </w:r>
      <w:r w:rsidR="0025771F">
        <w:rPr>
          <w:rFonts w:cs="Times New Roman"/>
          <w:shd w:val="clear" w:color="auto" w:fill="FFFFFF"/>
        </w:rPr>
        <w:t>×</w:t>
      </w:r>
      <w:r w:rsidR="001A74B7" w:rsidRPr="0040020E">
        <w:rPr>
          <w:rFonts w:cs="Times New Roman"/>
          <w:shd w:val="clear" w:color="auto" w:fill="FFFFFF"/>
        </w:rPr>
        <w:t xml:space="preserve">4 (target word: mountain, car, child, house; between-participants) </w:t>
      </w:r>
      <w:r w:rsidR="0025771F">
        <w:rPr>
          <w:rFonts w:cs="Times New Roman"/>
          <w:shd w:val="clear" w:color="auto" w:fill="FFFFFF"/>
        </w:rPr>
        <w:t>×</w:t>
      </w:r>
      <w:r w:rsidR="001A74B7" w:rsidRPr="0040020E">
        <w:rPr>
          <w:rFonts w:cs="Times New Roman"/>
          <w:shd w:val="clear" w:color="auto" w:fill="FFFFFF"/>
        </w:rPr>
        <w:t xml:space="preserve">2 (word type: target vs. non-target; </w:t>
      </w:r>
      <w:r w:rsidR="001A74B7" w:rsidRPr="0040020E">
        <w:rPr>
          <w:rFonts w:cs="Times New Roman"/>
          <w:shd w:val="clear" w:color="auto" w:fill="FFFFFF"/>
        </w:rPr>
        <w:lastRenderedPageBreak/>
        <w:t xml:space="preserve">within-participants) </w:t>
      </w:r>
      <w:r w:rsidR="0025771F">
        <w:rPr>
          <w:rFonts w:cs="Times New Roman"/>
          <w:shd w:val="clear" w:color="auto" w:fill="FFFFFF"/>
        </w:rPr>
        <w:t>×</w:t>
      </w:r>
      <w:r w:rsidR="001A74B7" w:rsidRPr="0040020E">
        <w:rPr>
          <w:rFonts w:cs="Times New Roman"/>
          <w:shd w:val="clear" w:color="auto" w:fill="FFFFFF"/>
        </w:rPr>
        <w:t xml:space="preserve"> 2 (time pressure: 3s vs. 10s; within-participants)</w:t>
      </w:r>
      <w:r w:rsidR="00057E06" w:rsidRPr="0040020E">
        <w:rPr>
          <w:rFonts w:cs="Times New Roman"/>
          <w:shd w:val="clear" w:color="auto" w:fill="FFFFFF"/>
        </w:rPr>
        <w:t xml:space="preserve"> </w:t>
      </w:r>
      <w:r w:rsidR="00DA3882" w:rsidRPr="0040020E">
        <w:rPr>
          <w:rFonts w:cs="Times New Roman"/>
          <w:shd w:val="clear" w:color="auto" w:fill="FFFFFF"/>
        </w:rPr>
        <w:t xml:space="preserve">ANOVA </w:t>
      </w:r>
      <w:r w:rsidR="008952CC" w:rsidRPr="0040020E">
        <w:rPr>
          <w:rFonts w:cs="Times New Roman"/>
          <w:shd w:val="clear" w:color="auto" w:fill="FFFFFF"/>
        </w:rPr>
        <w:t>was</w:t>
      </w:r>
      <w:r w:rsidR="00DA3882" w:rsidRPr="0040020E">
        <w:rPr>
          <w:rFonts w:cs="Times New Roman"/>
          <w:shd w:val="clear" w:color="auto" w:fill="FFFFFF"/>
        </w:rPr>
        <w:t xml:space="preserve"> conducted</w:t>
      </w:r>
      <w:r w:rsidR="008952CC" w:rsidRPr="0040020E">
        <w:rPr>
          <w:rFonts w:cs="Times New Roman"/>
          <w:shd w:val="clear" w:color="auto" w:fill="FFFFFF"/>
        </w:rPr>
        <w:t>, the goal</w:t>
      </w:r>
      <w:r w:rsidR="00176C68" w:rsidRPr="0040020E">
        <w:rPr>
          <w:rFonts w:cs="Times New Roman"/>
          <w:shd w:val="clear" w:color="auto" w:fill="FFFFFF"/>
        </w:rPr>
        <w:t>s</w:t>
      </w:r>
      <w:r w:rsidR="008952CC" w:rsidRPr="0040020E">
        <w:rPr>
          <w:rFonts w:cs="Times New Roman"/>
          <w:shd w:val="clear" w:color="auto" w:fill="FFFFFF"/>
        </w:rPr>
        <w:t xml:space="preserve"> of which were twofold. First, </w:t>
      </w:r>
      <w:r w:rsidR="004C0641" w:rsidRPr="0040020E">
        <w:rPr>
          <w:rFonts w:cs="Times New Roman"/>
          <w:shd w:val="clear" w:color="auto" w:fill="FFFFFF"/>
        </w:rPr>
        <w:t>this analysis</w:t>
      </w:r>
      <w:r w:rsidR="00F45BE0" w:rsidRPr="0040020E">
        <w:rPr>
          <w:rFonts w:cs="Times New Roman"/>
          <w:shd w:val="clear" w:color="auto" w:fill="FFFFFF"/>
        </w:rPr>
        <w:t xml:space="preserve"> confirm</w:t>
      </w:r>
      <w:r w:rsidR="004C0641" w:rsidRPr="0040020E">
        <w:rPr>
          <w:rFonts w:cs="Times New Roman"/>
          <w:shd w:val="clear" w:color="auto" w:fill="FFFFFF"/>
        </w:rPr>
        <w:t>ed</w:t>
      </w:r>
      <w:r w:rsidR="005F080C" w:rsidRPr="0040020E">
        <w:rPr>
          <w:rFonts w:cs="Times New Roman"/>
          <w:shd w:val="clear" w:color="auto" w:fill="FFFFFF"/>
        </w:rPr>
        <w:t xml:space="preserve"> an absence of </w:t>
      </w:r>
      <w:r w:rsidR="001E51BB">
        <w:rPr>
          <w:rFonts w:cs="Times New Roman"/>
          <w:shd w:val="clear" w:color="auto" w:fill="FFFFFF"/>
        </w:rPr>
        <w:t xml:space="preserve">a four-way </w:t>
      </w:r>
      <w:r w:rsidR="005F080C" w:rsidRPr="0040020E">
        <w:rPr>
          <w:rFonts w:cs="Times New Roman"/>
          <w:shd w:val="clear" w:color="auto" w:fill="FFFFFF"/>
        </w:rPr>
        <w:t>interaction</w:t>
      </w:r>
      <w:r w:rsidR="00F45BE0" w:rsidRPr="0040020E">
        <w:rPr>
          <w:rFonts w:cs="Times New Roman"/>
          <w:shd w:val="clear" w:color="auto" w:fill="FFFFFF"/>
        </w:rPr>
        <w:t xml:space="preserve"> effect of target word</w:t>
      </w:r>
      <w:r w:rsidR="00AD17C8">
        <w:rPr>
          <w:rFonts w:cs="Times New Roman"/>
          <w:shd w:val="clear" w:color="auto" w:fill="FFFFFF"/>
        </w:rPr>
        <w:t xml:space="preserve">, </w:t>
      </w:r>
      <w:r w:rsidR="008641D4">
        <w:rPr>
          <w:rFonts w:cs="Times New Roman"/>
          <w:shd w:val="clear" w:color="auto" w:fill="FFFFFF"/>
        </w:rPr>
        <w:t xml:space="preserve">average </w:t>
      </w:r>
      <w:r w:rsidR="00D54BBF">
        <w:rPr>
          <w:rFonts w:cs="Times New Roman"/>
          <w:shd w:val="clear" w:color="auto" w:fill="FFFFFF"/>
        </w:rPr>
        <w:t>η</w:t>
      </w:r>
      <w:r w:rsidR="00D54BBF" w:rsidRPr="00D54BBF">
        <w:rPr>
          <w:rFonts w:cs="Times New Roman"/>
          <w:shd w:val="clear" w:color="auto" w:fill="FFFFFF"/>
          <w:vertAlign w:val="subscript"/>
        </w:rPr>
        <w:t>p</w:t>
      </w:r>
      <w:r w:rsidR="00D54BBF" w:rsidRPr="00D54BBF">
        <w:rPr>
          <w:rFonts w:cs="Times New Roman"/>
          <w:shd w:val="clear" w:color="auto" w:fill="FFFFFF"/>
          <w:vertAlign w:val="superscript"/>
        </w:rPr>
        <w:t>2</w:t>
      </w:r>
      <w:r w:rsidR="00AD17C8">
        <w:rPr>
          <w:rFonts w:cs="Times New Roman"/>
          <w:shd w:val="clear" w:color="auto" w:fill="FFFFFF"/>
        </w:rPr>
        <w:t xml:space="preserve"> = .0</w:t>
      </w:r>
      <w:r w:rsidR="0025771F">
        <w:rPr>
          <w:rFonts w:cs="Times New Roman"/>
          <w:shd w:val="clear" w:color="auto" w:fill="FFFFFF"/>
        </w:rPr>
        <w:t>40</w:t>
      </w:r>
      <w:r w:rsidR="00AD17C8">
        <w:rPr>
          <w:rFonts w:cs="Times New Roman"/>
          <w:shd w:val="clear" w:color="auto" w:fill="FFFFFF"/>
        </w:rPr>
        <w:t xml:space="preserve"> [.02</w:t>
      </w:r>
      <w:r w:rsidR="0025771F">
        <w:rPr>
          <w:rFonts w:cs="Times New Roman"/>
          <w:shd w:val="clear" w:color="auto" w:fill="FFFFFF"/>
        </w:rPr>
        <w:t>9</w:t>
      </w:r>
      <w:r w:rsidR="00AD17C8">
        <w:rPr>
          <w:rFonts w:cs="Times New Roman"/>
          <w:shd w:val="clear" w:color="auto" w:fill="FFFFFF"/>
        </w:rPr>
        <w:t>, .0</w:t>
      </w:r>
      <w:r w:rsidR="0025771F">
        <w:rPr>
          <w:rFonts w:cs="Times New Roman"/>
          <w:shd w:val="clear" w:color="auto" w:fill="FFFFFF"/>
        </w:rPr>
        <w:t>50</w:t>
      </w:r>
      <w:r w:rsidR="00AD17C8">
        <w:rPr>
          <w:rFonts w:cs="Times New Roman"/>
          <w:shd w:val="clear" w:color="auto" w:fill="FFFFFF"/>
        </w:rPr>
        <w:t>]</w:t>
      </w:r>
      <w:r w:rsidR="00F45BE0" w:rsidRPr="0040020E">
        <w:rPr>
          <w:rFonts w:cs="Times New Roman"/>
          <w:shd w:val="clear" w:color="auto" w:fill="FFFFFF"/>
        </w:rPr>
        <w:t>.</w:t>
      </w:r>
      <w:r w:rsidR="00AD17C8">
        <w:rPr>
          <w:rStyle w:val="FootnoteReference"/>
          <w:rFonts w:cs="Times New Roman"/>
          <w:shd w:val="clear" w:color="auto" w:fill="FFFFFF"/>
        </w:rPr>
        <w:footnoteReference w:id="6"/>
      </w:r>
      <w:r w:rsidR="00F45BE0" w:rsidRPr="0040020E">
        <w:rPr>
          <w:rFonts w:cs="Times New Roman"/>
          <w:shd w:val="clear" w:color="auto" w:fill="FFFFFF"/>
        </w:rPr>
        <w:t xml:space="preserve"> </w:t>
      </w:r>
      <w:r w:rsidR="00D54BBF">
        <w:rPr>
          <w:rFonts w:cs="Times New Roman"/>
          <w:shd w:val="clear" w:color="auto" w:fill="FFFFFF"/>
        </w:rPr>
        <w:t>We excluded target word to perform a three-way ANOVA. Here</w:t>
      </w:r>
      <w:r w:rsidR="00AE6EE8" w:rsidRPr="0040020E">
        <w:rPr>
          <w:rFonts w:cs="Times New Roman"/>
          <w:shd w:val="clear" w:color="auto" w:fill="FFFFFF"/>
        </w:rPr>
        <w:t xml:space="preserve">, </w:t>
      </w:r>
      <w:r w:rsidR="004C0641" w:rsidRPr="0040020E">
        <w:rPr>
          <w:rFonts w:cs="Times New Roman"/>
          <w:shd w:val="clear" w:color="auto" w:fill="FFFFFF"/>
        </w:rPr>
        <w:t>we found</w:t>
      </w:r>
      <w:r w:rsidR="00F45BE0" w:rsidRPr="0040020E">
        <w:rPr>
          <w:rFonts w:cs="Times New Roman"/>
          <w:shd w:val="clear" w:color="auto" w:fill="FFFFFF"/>
        </w:rPr>
        <w:t xml:space="preserve"> no reliable effects of instructio</w:t>
      </w:r>
      <w:r w:rsidR="008952CC" w:rsidRPr="0040020E">
        <w:rPr>
          <w:rFonts w:cs="Times New Roman"/>
          <w:shd w:val="clear" w:color="auto" w:fill="FFFFFF"/>
        </w:rPr>
        <w:t>ns</w:t>
      </w:r>
      <w:r w:rsidR="00F84384">
        <w:rPr>
          <w:rFonts w:cs="Times New Roman"/>
          <w:shd w:val="clear" w:color="auto" w:fill="FFFFFF"/>
        </w:rPr>
        <w:t xml:space="preserve">, </w:t>
      </w:r>
      <w:r w:rsidR="008641D4">
        <w:rPr>
          <w:rFonts w:cs="Times New Roman"/>
          <w:shd w:val="clear" w:color="auto" w:fill="FFFFFF"/>
        </w:rPr>
        <w:t>η̄</w:t>
      </w:r>
      <w:r w:rsidR="00D54BBF" w:rsidRPr="00D54BBF">
        <w:rPr>
          <w:rFonts w:cs="Times New Roman"/>
          <w:shd w:val="clear" w:color="auto" w:fill="FFFFFF"/>
          <w:vertAlign w:val="subscript"/>
        </w:rPr>
        <w:t>p</w:t>
      </w:r>
      <w:r w:rsidR="00D54BBF" w:rsidRPr="00D54BBF">
        <w:rPr>
          <w:rFonts w:cs="Times New Roman"/>
          <w:shd w:val="clear" w:color="auto" w:fill="FFFFFF"/>
          <w:vertAlign w:val="superscript"/>
        </w:rPr>
        <w:t>2</w:t>
      </w:r>
      <w:r w:rsidR="00F84384">
        <w:rPr>
          <w:rFonts w:cs="Times New Roman"/>
          <w:shd w:val="clear" w:color="auto" w:fill="FFFFFF"/>
        </w:rPr>
        <w:t xml:space="preserve"> = .05</w:t>
      </w:r>
      <w:r w:rsidR="0025771F">
        <w:rPr>
          <w:rFonts w:cs="Times New Roman"/>
          <w:shd w:val="clear" w:color="auto" w:fill="FFFFFF"/>
        </w:rPr>
        <w:t>8</w:t>
      </w:r>
      <w:r w:rsidR="00F84384">
        <w:rPr>
          <w:rFonts w:cs="Times New Roman"/>
          <w:shd w:val="clear" w:color="auto" w:fill="FFFFFF"/>
        </w:rPr>
        <w:t xml:space="preserve"> [.03</w:t>
      </w:r>
      <w:r w:rsidR="0025771F">
        <w:rPr>
          <w:rFonts w:cs="Times New Roman"/>
          <w:shd w:val="clear" w:color="auto" w:fill="FFFFFF"/>
        </w:rPr>
        <w:t>4</w:t>
      </w:r>
      <w:r w:rsidR="00F84384">
        <w:rPr>
          <w:rFonts w:cs="Times New Roman"/>
          <w:shd w:val="clear" w:color="auto" w:fill="FFFFFF"/>
        </w:rPr>
        <w:t>, .08</w:t>
      </w:r>
      <w:r w:rsidR="0025771F">
        <w:rPr>
          <w:rFonts w:cs="Times New Roman"/>
          <w:shd w:val="clear" w:color="auto" w:fill="FFFFFF"/>
        </w:rPr>
        <w:t>1</w:t>
      </w:r>
      <w:r w:rsidR="00F84384">
        <w:rPr>
          <w:rFonts w:cs="Times New Roman"/>
          <w:shd w:val="clear" w:color="auto" w:fill="FFFFFF"/>
        </w:rPr>
        <w:t>],</w:t>
      </w:r>
      <w:r w:rsidR="008952CC" w:rsidRPr="0040020E">
        <w:rPr>
          <w:rFonts w:cs="Times New Roman"/>
          <w:shd w:val="clear" w:color="auto" w:fill="FFFFFF"/>
        </w:rPr>
        <w:t xml:space="preserve"> or time pressure</w:t>
      </w:r>
      <w:r w:rsidR="00AD17C8">
        <w:rPr>
          <w:rFonts w:cs="Times New Roman"/>
          <w:shd w:val="clear" w:color="auto" w:fill="FFFFFF"/>
        </w:rPr>
        <w:t xml:space="preserve">, </w:t>
      </w:r>
      <w:r w:rsidR="008641D4">
        <w:rPr>
          <w:rFonts w:cs="Times New Roman"/>
          <w:shd w:val="clear" w:color="auto" w:fill="FFFFFF"/>
        </w:rPr>
        <w:t>η̄</w:t>
      </w:r>
      <w:r w:rsidR="00D54BBF" w:rsidRPr="00D54BBF">
        <w:rPr>
          <w:rFonts w:cs="Times New Roman"/>
          <w:shd w:val="clear" w:color="auto" w:fill="FFFFFF"/>
          <w:vertAlign w:val="subscript"/>
        </w:rPr>
        <w:t>p</w:t>
      </w:r>
      <w:r w:rsidR="00D54BBF" w:rsidRPr="00D54BBF">
        <w:rPr>
          <w:rFonts w:cs="Times New Roman"/>
          <w:shd w:val="clear" w:color="auto" w:fill="FFFFFF"/>
          <w:vertAlign w:val="superscript"/>
        </w:rPr>
        <w:t>2</w:t>
      </w:r>
      <w:r w:rsidR="00AD17C8">
        <w:rPr>
          <w:rFonts w:cs="Times New Roman"/>
          <w:shd w:val="clear" w:color="auto" w:fill="FFFFFF"/>
        </w:rPr>
        <w:t xml:space="preserve"> = .01</w:t>
      </w:r>
      <w:r w:rsidR="00F84384">
        <w:rPr>
          <w:rFonts w:cs="Times New Roman"/>
          <w:shd w:val="clear" w:color="auto" w:fill="FFFFFF"/>
        </w:rPr>
        <w:t>7</w:t>
      </w:r>
      <w:r w:rsidR="00AD17C8">
        <w:rPr>
          <w:rFonts w:cs="Times New Roman"/>
          <w:shd w:val="clear" w:color="auto" w:fill="FFFFFF"/>
        </w:rPr>
        <w:t xml:space="preserve"> [.01</w:t>
      </w:r>
      <w:r w:rsidR="0025771F">
        <w:rPr>
          <w:rFonts w:cs="Times New Roman"/>
          <w:shd w:val="clear" w:color="auto" w:fill="FFFFFF"/>
        </w:rPr>
        <w:t>1</w:t>
      </w:r>
      <w:r w:rsidR="00AD17C8">
        <w:rPr>
          <w:rFonts w:cs="Times New Roman"/>
          <w:shd w:val="clear" w:color="auto" w:fill="FFFFFF"/>
        </w:rPr>
        <w:t>, .02</w:t>
      </w:r>
      <w:r w:rsidR="0025771F">
        <w:rPr>
          <w:rFonts w:cs="Times New Roman"/>
          <w:shd w:val="clear" w:color="auto" w:fill="FFFFFF"/>
        </w:rPr>
        <w:t>3</w:t>
      </w:r>
      <w:r w:rsidR="00AD17C8">
        <w:rPr>
          <w:rFonts w:cs="Times New Roman"/>
          <w:shd w:val="clear" w:color="auto" w:fill="FFFFFF"/>
        </w:rPr>
        <w:t>]</w:t>
      </w:r>
      <w:r w:rsidR="008952CC" w:rsidRPr="0040020E">
        <w:rPr>
          <w:rFonts w:cs="Times New Roman"/>
          <w:shd w:val="clear" w:color="auto" w:fill="FFFFFF"/>
        </w:rPr>
        <w:t xml:space="preserve"> on non-target prompted responses</w:t>
      </w:r>
      <w:r w:rsidR="00F45BE0" w:rsidRPr="0040020E">
        <w:rPr>
          <w:rFonts w:cs="Times New Roman"/>
          <w:shd w:val="clear" w:color="auto" w:fill="FFFFFF"/>
        </w:rPr>
        <w:t xml:space="preserve">. </w:t>
      </w:r>
      <w:r w:rsidR="00621660">
        <w:rPr>
          <w:rFonts w:cs="Times New Roman"/>
          <w:shd w:val="clear" w:color="auto" w:fill="FFFFFF"/>
        </w:rPr>
        <w:t xml:space="preserve">These null effects involving non-target prompted response are important because they establish a baseline to which target prompted responses can be reliably compared. </w:t>
      </w:r>
      <w:r w:rsidR="00531723" w:rsidRPr="0040020E">
        <w:rPr>
          <w:rFonts w:cs="Times New Roman"/>
          <w:shd w:val="clear" w:color="auto" w:fill="FFFFFF"/>
        </w:rPr>
        <w:t>As a result, in further analyses, we collapsed the results across the four target words</w:t>
      </w:r>
      <w:r w:rsidR="000C4E42" w:rsidRPr="0040020E">
        <w:rPr>
          <w:rFonts w:cs="Times New Roman"/>
          <w:shd w:val="clear" w:color="auto" w:fill="FFFFFF"/>
        </w:rPr>
        <w:t>, and also focused only on</w:t>
      </w:r>
      <w:r w:rsidR="00531723" w:rsidRPr="0040020E">
        <w:rPr>
          <w:rFonts w:cs="Times New Roman"/>
          <w:shd w:val="clear" w:color="auto" w:fill="FFFFFF"/>
        </w:rPr>
        <w:t xml:space="preserve"> t</w:t>
      </w:r>
      <w:r w:rsidR="00D267F9" w:rsidRPr="0040020E">
        <w:rPr>
          <w:rFonts w:cs="Times New Roman"/>
          <w:shd w:val="clear" w:color="auto" w:fill="FFFFFF"/>
        </w:rPr>
        <w:t>he results of</w:t>
      </w:r>
      <w:r w:rsidR="000C4E42" w:rsidRPr="0040020E">
        <w:rPr>
          <w:rFonts w:cs="Times New Roman"/>
          <w:shd w:val="clear" w:color="auto" w:fill="FFFFFF"/>
        </w:rPr>
        <w:t xml:space="preserve"> the </w:t>
      </w:r>
      <w:r w:rsidR="00531723" w:rsidRPr="0040020E">
        <w:rPr>
          <w:rFonts w:cs="Times New Roman"/>
          <w:shd w:val="clear" w:color="auto" w:fill="FFFFFF"/>
        </w:rPr>
        <w:t>target word type conditions</w:t>
      </w:r>
      <w:r w:rsidR="008B557A" w:rsidRPr="0040020E">
        <w:rPr>
          <w:rFonts w:cs="Times New Roman"/>
          <w:shd w:val="clear" w:color="auto" w:fill="FFFFFF"/>
        </w:rPr>
        <w:t xml:space="preserve">, essentially simplifying the main analyses down to a 2 (instructions: suppress vs. concentrate; between-participants) </w:t>
      </w:r>
      <w:r w:rsidR="0025771F">
        <w:rPr>
          <w:rFonts w:cs="Times New Roman"/>
          <w:shd w:val="clear" w:color="auto" w:fill="FFFFFF"/>
        </w:rPr>
        <w:t>×</w:t>
      </w:r>
      <w:r w:rsidR="008B557A" w:rsidRPr="0040020E">
        <w:rPr>
          <w:rFonts w:cs="Times New Roman"/>
          <w:shd w:val="clear" w:color="auto" w:fill="FFFFFF"/>
        </w:rPr>
        <w:t>2 (time pressure: 3s vs. 10s; within-participants) design</w:t>
      </w:r>
      <w:r w:rsidR="008641D4">
        <w:rPr>
          <w:rFonts w:cs="Times New Roman"/>
          <w:shd w:val="clear" w:color="auto" w:fill="FFFFFF"/>
        </w:rPr>
        <w:t>, the original design reported in Wegner and Erber (1992)</w:t>
      </w:r>
      <w:r w:rsidR="00531723" w:rsidRPr="0040020E">
        <w:rPr>
          <w:rFonts w:cs="Times New Roman"/>
          <w:shd w:val="clear" w:color="auto" w:fill="FFFFFF"/>
        </w:rPr>
        <w:t xml:space="preserve">. </w:t>
      </w:r>
      <w:r w:rsidR="00B37058">
        <w:rPr>
          <w:rFonts w:cs="Times New Roman"/>
          <w:shd w:val="clear" w:color="auto" w:fill="FFFFFF"/>
        </w:rPr>
        <w:t xml:space="preserve">The two-way interaction was nonsignificant, </w:t>
      </w:r>
      <w:r w:rsidR="008641D4">
        <w:rPr>
          <w:rFonts w:cs="Times New Roman"/>
          <w:shd w:val="clear" w:color="auto" w:fill="FFFFFF"/>
        </w:rPr>
        <w:t>η̄</w:t>
      </w:r>
      <w:r w:rsidR="007651F0" w:rsidRPr="00D54BBF">
        <w:rPr>
          <w:rFonts w:cs="Times New Roman"/>
          <w:shd w:val="clear" w:color="auto" w:fill="FFFFFF"/>
          <w:vertAlign w:val="subscript"/>
        </w:rPr>
        <w:t>p</w:t>
      </w:r>
      <w:r w:rsidR="007651F0" w:rsidRPr="00D54BBF">
        <w:rPr>
          <w:rFonts w:cs="Times New Roman"/>
          <w:shd w:val="clear" w:color="auto" w:fill="FFFFFF"/>
          <w:vertAlign w:val="superscript"/>
        </w:rPr>
        <w:t>2</w:t>
      </w:r>
      <w:r w:rsidR="00B37058">
        <w:rPr>
          <w:rFonts w:cs="Times New Roman"/>
          <w:shd w:val="clear" w:color="auto" w:fill="FFFFFF"/>
        </w:rPr>
        <w:t xml:space="preserve"> = .009 [</w:t>
      </w:r>
      <w:r w:rsidR="00CF53D1">
        <w:rPr>
          <w:rFonts w:cs="Times New Roman"/>
          <w:shd w:val="clear" w:color="auto" w:fill="FFFFFF"/>
        </w:rPr>
        <w:t>.00</w:t>
      </w:r>
      <w:r w:rsidR="0025771F">
        <w:rPr>
          <w:rFonts w:cs="Times New Roman"/>
          <w:shd w:val="clear" w:color="auto" w:fill="FFFFFF"/>
        </w:rPr>
        <w:t>5</w:t>
      </w:r>
      <w:r w:rsidR="00CF53D1">
        <w:rPr>
          <w:rFonts w:cs="Times New Roman"/>
          <w:shd w:val="clear" w:color="auto" w:fill="FFFFFF"/>
        </w:rPr>
        <w:t xml:space="preserve">, </w:t>
      </w:r>
      <w:r w:rsidR="00B37058">
        <w:rPr>
          <w:rFonts w:cs="Times New Roman"/>
          <w:shd w:val="clear" w:color="auto" w:fill="FFFFFF"/>
        </w:rPr>
        <w:t xml:space="preserve">.013], and neither were the main effects of instructions, </w:t>
      </w:r>
      <w:r w:rsidR="007651F0">
        <w:rPr>
          <w:rFonts w:cs="Times New Roman"/>
          <w:shd w:val="clear" w:color="auto" w:fill="FFFFFF"/>
        </w:rPr>
        <w:t>η</w:t>
      </w:r>
      <w:r w:rsidR="008641D4">
        <w:rPr>
          <w:rFonts w:cs="Times New Roman"/>
          <w:shd w:val="clear" w:color="auto" w:fill="FFFFFF"/>
        </w:rPr>
        <w:t>̄</w:t>
      </w:r>
      <w:r w:rsidR="007651F0" w:rsidRPr="00D54BBF">
        <w:rPr>
          <w:rFonts w:cs="Times New Roman"/>
          <w:shd w:val="clear" w:color="auto" w:fill="FFFFFF"/>
          <w:vertAlign w:val="subscript"/>
        </w:rPr>
        <w:t>p</w:t>
      </w:r>
      <w:r w:rsidR="007651F0" w:rsidRPr="00D54BBF">
        <w:rPr>
          <w:rFonts w:cs="Times New Roman"/>
          <w:shd w:val="clear" w:color="auto" w:fill="FFFFFF"/>
          <w:vertAlign w:val="superscript"/>
        </w:rPr>
        <w:t>2</w:t>
      </w:r>
      <w:r w:rsidR="00B37058">
        <w:rPr>
          <w:rFonts w:cs="Times New Roman"/>
          <w:shd w:val="clear" w:color="auto" w:fill="FFFFFF"/>
        </w:rPr>
        <w:t xml:space="preserve"> = .0</w:t>
      </w:r>
      <w:r w:rsidR="0025771F">
        <w:rPr>
          <w:rFonts w:cs="Times New Roman"/>
          <w:shd w:val="clear" w:color="auto" w:fill="FFFFFF"/>
        </w:rPr>
        <w:t>58</w:t>
      </w:r>
      <w:r w:rsidR="00B37058">
        <w:rPr>
          <w:rFonts w:cs="Times New Roman"/>
          <w:shd w:val="clear" w:color="auto" w:fill="FFFFFF"/>
        </w:rPr>
        <w:t xml:space="preserve"> [</w:t>
      </w:r>
      <w:r w:rsidR="00CF53D1">
        <w:rPr>
          <w:rFonts w:cs="Times New Roman"/>
          <w:shd w:val="clear" w:color="auto" w:fill="FFFFFF"/>
        </w:rPr>
        <w:t>.03</w:t>
      </w:r>
      <w:r w:rsidR="0025771F">
        <w:rPr>
          <w:rFonts w:cs="Times New Roman"/>
          <w:shd w:val="clear" w:color="auto" w:fill="FFFFFF"/>
        </w:rPr>
        <w:t>4</w:t>
      </w:r>
      <w:r w:rsidR="00CF53D1">
        <w:rPr>
          <w:rFonts w:cs="Times New Roman"/>
          <w:shd w:val="clear" w:color="auto" w:fill="FFFFFF"/>
        </w:rPr>
        <w:t xml:space="preserve">, </w:t>
      </w:r>
      <w:r w:rsidR="00B37058">
        <w:rPr>
          <w:rFonts w:cs="Times New Roman"/>
          <w:shd w:val="clear" w:color="auto" w:fill="FFFFFF"/>
        </w:rPr>
        <w:t>.08</w:t>
      </w:r>
      <w:r w:rsidR="0025771F">
        <w:rPr>
          <w:rFonts w:cs="Times New Roman"/>
          <w:shd w:val="clear" w:color="auto" w:fill="FFFFFF"/>
        </w:rPr>
        <w:t>1</w:t>
      </w:r>
      <w:r w:rsidR="00B37058">
        <w:rPr>
          <w:rFonts w:cs="Times New Roman"/>
          <w:shd w:val="clear" w:color="auto" w:fill="FFFFFF"/>
        </w:rPr>
        <w:t>], nor time pressure,</w:t>
      </w:r>
      <w:r w:rsidR="00B37058" w:rsidRPr="00B37058">
        <w:rPr>
          <w:rFonts w:cs="Times New Roman"/>
          <w:i/>
          <w:iCs/>
          <w:shd w:val="clear" w:color="auto" w:fill="FFFFFF"/>
        </w:rPr>
        <w:t xml:space="preserve"> </w:t>
      </w:r>
      <w:r w:rsidR="007651F0">
        <w:rPr>
          <w:rFonts w:cs="Times New Roman"/>
          <w:shd w:val="clear" w:color="auto" w:fill="FFFFFF"/>
        </w:rPr>
        <w:t>η</w:t>
      </w:r>
      <w:r w:rsidR="008641D4">
        <w:rPr>
          <w:rFonts w:cs="Times New Roman"/>
          <w:shd w:val="clear" w:color="auto" w:fill="FFFFFF"/>
        </w:rPr>
        <w:t>̄</w:t>
      </w:r>
      <w:r w:rsidR="007651F0" w:rsidRPr="00D54BBF">
        <w:rPr>
          <w:rFonts w:cs="Times New Roman"/>
          <w:shd w:val="clear" w:color="auto" w:fill="FFFFFF"/>
          <w:vertAlign w:val="subscript"/>
        </w:rPr>
        <w:t>p</w:t>
      </w:r>
      <w:r w:rsidR="007651F0" w:rsidRPr="00D54BBF">
        <w:rPr>
          <w:rFonts w:cs="Times New Roman"/>
          <w:shd w:val="clear" w:color="auto" w:fill="FFFFFF"/>
          <w:vertAlign w:val="superscript"/>
        </w:rPr>
        <w:t>2</w:t>
      </w:r>
      <w:r w:rsidR="00B37058">
        <w:rPr>
          <w:rFonts w:cs="Times New Roman"/>
          <w:shd w:val="clear" w:color="auto" w:fill="FFFFFF"/>
        </w:rPr>
        <w:t xml:space="preserve"> = .0</w:t>
      </w:r>
      <w:r w:rsidR="00CF53D1">
        <w:rPr>
          <w:rFonts w:cs="Times New Roman"/>
          <w:shd w:val="clear" w:color="auto" w:fill="FFFFFF"/>
        </w:rPr>
        <w:t>17</w:t>
      </w:r>
      <w:r w:rsidR="00B37058">
        <w:rPr>
          <w:rFonts w:cs="Times New Roman"/>
          <w:shd w:val="clear" w:color="auto" w:fill="FFFFFF"/>
        </w:rPr>
        <w:t xml:space="preserve"> [.01, .0</w:t>
      </w:r>
      <w:r w:rsidR="00CF53D1">
        <w:rPr>
          <w:rFonts w:cs="Times New Roman"/>
          <w:shd w:val="clear" w:color="auto" w:fill="FFFFFF"/>
        </w:rPr>
        <w:t>23</w:t>
      </w:r>
      <w:r w:rsidR="00B37058">
        <w:rPr>
          <w:rFonts w:cs="Times New Roman"/>
          <w:shd w:val="clear" w:color="auto" w:fill="FFFFFF"/>
        </w:rPr>
        <w:t xml:space="preserve">]. </w:t>
      </w:r>
    </w:p>
    <w:p w14:paraId="24FDD557" w14:textId="378E4FD0" w:rsidR="00F35E95" w:rsidRPr="00C56F42" w:rsidRDefault="00DE14E5" w:rsidP="001A74B7">
      <w:pPr>
        <w:rPr>
          <w:rFonts w:cs="Times New Roman"/>
        </w:rPr>
      </w:pPr>
      <w:r w:rsidRPr="00C56F42">
        <w:rPr>
          <w:rFonts w:cs="Times New Roman"/>
        </w:rPr>
        <w:t>E</w:t>
      </w:r>
      <w:r w:rsidR="00F57F03" w:rsidRPr="00C56F42">
        <w:rPr>
          <w:rFonts w:cs="Times New Roman"/>
        </w:rPr>
        <w:t>ach lab’s</w:t>
      </w:r>
      <w:r w:rsidR="005865AD" w:rsidRPr="00C56F42">
        <w:rPr>
          <w:rFonts w:cs="Times New Roman"/>
        </w:rPr>
        <w:t xml:space="preserve"> data was also analysed as a mixed effects model with participant and target word as random intercepts, and condition, time pressure and target word as fixed effects.</w:t>
      </w:r>
      <w:r w:rsidR="00D03E61" w:rsidRPr="00C56F42">
        <w:rPr>
          <w:rFonts w:cs="Times New Roman"/>
          <w:i/>
          <w:iCs/>
        </w:rPr>
        <w:t xml:space="preserve"> </w:t>
      </w:r>
      <w:r w:rsidR="002928C4" w:rsidRPr="00C56F42">
        <w:rPr>
          <w:rFonts w:cs="Times New Roman"/>
        </w:rPr>
        <w:t>Because</w:t>
      </w:r>
      <w:r w:rsidR="002928C4" w:rsidRPr="00C56F42">
        <w:rPr>
          <w:rFonts w:cs="Times New Roman"/>
          <w:i/>
          <w:iCs/>
        </w:rPr>
        <w:t xml:space="preserve"> </w:t>
      </w:r>
      <w:r w:rsidR="002928C4" w:rsidRPr="00C56F42">
        <w:rPr>
          <w:rFonts w:cs="Times New Roman"/>
        </w:rPr>
        <w:t>data from only seven labs achieved convergence, we did not proceed with reporting the fixed effects</w:t>
      </w:r>
      <w:r w:rsidR="002148FB" w:rsidRPr="00C56F42">
        <w:rPr>
          <w:rFonts w:cs="Times New Roman"/>
        </w:rPr>
        <w:t xml:space="preserve"> and variance components</w:t>
      </w:r>
      <w:r w:rsidR="002928C4" w:rsidRPr="00C56F42">
        <w:rPr>
          <w:rFonts w:cs="Times New Roman"/>
        </w:rPr>
        <w:t xml:space="preserve"> of th</w:t>
      </w:r>
      <w:r w:rsidR="00C24932" w:rsidRPr="00C56F42">
        <w:rPr>
          <w:rFonts w:cs="Times New Roman"/>
        </w:rPr>
        <w:t>is analysis</w:t>
      </w:r>
      <w:r w:rsidR="002928C4" w:rsidRPr="00C56F42">
        <w:rPr>
          <w:rFonts w:cs="Times New Roman"/>
        </w:rPr>
        <w:t>.</w:t>
      </w:r>
      <w:r w:rsidR="00F35E95" w:rsidRPr="00C56F42">
        <w:rPr>
          <w:rFonts w:cs="Times New Roman"/>
        </w:rPr>
        <w:t xml:space="preserve"> </w:t>
      </w:r>
      <w:r w:rsidRPr="00C56F42">
        <w:rPr>
          <w:rFonts w:cs="Times New Roman"/>
        </w:rPr>
        <w:t>Instead, w</w:t>
      </w:r>
      <w:r w:rsidR="00695CB9" w:rsidRPr="00C56F42">
        <w:rPr>
          <w:rFonts w:cs="Times New Roman"/>
        </w:rPr>
        <w:t>e simplified the model by removing the random intercept of target word</w:t>
      </w:r>
      <w:r w:rsidR="002148FB" w:rsidRPr="00C56F42">
        <w:rPr>
          <w:rFonts w:cs="Times New Roman"/>
        </w:rPr>
        <w:t>.</w:t>
      </w:r>
      <w:r w:rsidR="00695CB9" w:rsidRPr="00C56F42">
        <w:rPr>
          <w:rFonts w:cs="Times New Roman"/>
        </w:rPr>
        <w:t xml:space="preserve"> </w:t>
      </w:r>
      <w:r w:rsidR="002148FB" w:rsidRPr="00C56F42">
        <w:rPr>
          <w:rFonts w:cs="Times New Roman"/>
        </w:rPr>
        <w:t>Data from all labs achieved convergence</w:t>
      </w:r>
      <w:r w:rsidRPr="00C56F42">
        <w:rPr>
          <w:rFonts w:cs="Times New Roman"/>
        </w:rPr>
        <w:t xml:space="preserve"> here</w:t>
      </w:r>
      <w:r w:rsidR="002148FB" w:rsidRPr="00C56F42">
        <w:rPr>
          <w:rFonts w:cs="Times New Roman"/>
        </w:rPr>
        <w:t xml:space="preserve">. </w:t>
      </w:r>
      <w:r w:rsidR="00725B50" w:rsidRPr="00C56F42">
        <w:rPr>
          <w:rFonts w:cs="Times New Roman"/>
        </w:rPr>
        <w:t xml:space="preserve">As shown in Table 2, the 95% confidence intervals of the </w:t>
      </w:r>
      <w:r w:rsidR="00D30BB4" w:rsidRPr="00C56F42">
        <w:rPr>
          <w:rFonts w:cs="Times New Roman"/>
        </w:rPr>
        <w:t>crucial Condition ×</w:t>
      </w:r>
      <w:r w:rsidR="008D1325" w:rsidRPr="00C56F42">
        <w:rPr>
          <w:rFonts w:cs="Times New Roman"/>
        </w:rPr>
        <w:t xml:space="preserve"> </w:t>
      </w:r>
      <w:r w:rsidR="00D30BB4" w:rsidRPr="00C56F42">
        <w:rPr>
          <w:rFonts w:cs="Times New Roman"/>
        </w:rPr>
        <w:t xml:space="preserve">Word type × Time pressure interaction </w:t>
      </w:r>
      <w:r w:rsidR="00725B50" w:rsidRPr="00C56F42">
        <w:rPr>
          <w:rFonts w:cs="Times New Roman"/>
        </w:rPr>
        <w:t>included zero</w:t>
      </w:r>
      <w:r w:rsidR="00C12A30" w:rsidRPr="00C56F42">
        <w:rPr>
          <w:rFonts w:cs="Times New Roman"/>
        </w:rPr>
        <w:t xml:space="preserve"> (variance partition component = .066)</w:t>
      </w:r>
      <w:r w:rsidR="00725B50" w:rsidRPr="00C56F42">
        <w:rPr>
          <w:rFonts w:cs="Times New Roman"/>
        </w:rPr>
        <w:t xml:space="preserve">. Even when the model was further simplified by </w:t>
      </w:r>
      <w:proofErr w:type="spellStart"/>
      <w:r w:rsidR="00725B50" w:rsidRPr="00C56F42">
        <w:rPr>
          <w:rFonts w:cs="Times New Roman"/>
        </w:rPr>
        <w:t>analyzing</w:t>
      </w:r>
      <w:proofErr w:type="spellEnd"/>
      <w:r w:rsidR="00725B50" w:rsidRPr="00C56F42">
        <w:rPr>
          <w:rFonts w:cs="Times New Roman"/>
        </w:rPr>
        <w:t xml:space="preserve"> only target-prompted trials (not preregistered), the confidence interval of the crucial </w:t>
      </w:r>
      <w:r w:rsidR="00D30BB4" w:rsidRPr="00C56F42">
        <w:rPr>
          <w:rFonts w:cs="Times New Roman"/>
        </w:rPr>
        <w:t xml:space="preserve">Condition × Time pressure </w:t>
      </w:r>
      <w:r w:rsidR="00725B50" w:rsidRPr="00C56F42">
        <w:rPr>
          <w:rFonts w:cs="Times New Roman"/>
        </w:rPr>
        <w:t>interaction still included zero</w:t>
      </w:r>
      <w:r w:rsidR="00C12A30" w:rsidRPr="00C56F42">
        <w:rPr>
          <w:rFonts w:cs="Times New Roman"/>
        </w:rPr>
        <w:t xml:space="preserve"> </w:t>
      </w:r>
      <w:r w:rsidR="00C12A30" w:rsidRPr="00C56F42">
        <w:rPr>
          <w:rFonts w:cs="Times New Roman"/>
        </w:rPr>
        <w:lastRenderedPageBreak/>
        <w:t>(variance partition component = .052)</w:t>
      </w:r>
      <w:r w:rsidR="00725B50" w:rsidRPr="00C56F42">
        <w:rPr>
          <w:rFonts w:cs="Times New Roman"/>
        </w:rPr>
        <w:t xml:space="preserve">. </w:t>
      </w:r>
      <w:r w:rsidR="007C17B4" w:rsidRPr="00C56F42">
        <w:rPr>
          <w:rFonts w:cs="Times New Roman"/>
        </w:rPr>
        <w:t>However, i</w:t>
      </w:r>
      <w:r w:rsidR="00725B50" w:rsidRPr="00C56F42">
        <w:rPr>
          <w:rFonts w:cs="Times New Roman"/>
        </w:rPr>
        <w:t xml:space="preserve">n both analyses, the main effects of instruction and time pressure were significant, </w:t>
      </w:r>
      <w:r w:rsidR="0051637E" w:rsidRPr="00C56F42">
        <w:rPr>
          <w:rFonts w:cs="Times New Roman"/>
        </w:rPr>
        <w:t xml:space="preserve">but not in a manner that was consistent with Wegner et al.’s (1992) findings. </w:t>
      </w:r>
      <w:r w:rsidR="008641D4" w:rsidRPr="00C56F42">
        <w:rPr>
          <w:rFonts w:cs="Times New Roman"/>
        </w:rPr>
        <w:t>Instead, o</w:t>
      </w:r>
      <w:r w:rsidR="0051637E" w:rsidRPr="00C56F42">
        <w:rPr>
          <w:rFonts w:cs="Times New Roman"/>
        </w:rPr>
        <w:t xml:space="preserve">ur analyses indicated </w:t>
      </w:r>
      <w:r w:rsidR="00725B50" w:rsidRPr="00C56F42">
        <w:rPr>
          <w:rFonts w:cs="Times New Roman"/>
        </w:rPr>
        <w:t xml:space="preserve">that </w:t>
      </w:r>
      <w:r w:rsidR="007C17B4" w:rsidRPr="00C56F42">
        <w:rPr>
          <w:rFonts w:cs="Times New Roman"/>
        </w:rPr>
        <w:t>participants</w:t>
      </w:r>
      <w:r w:rsidR="00725B50" w:rsidRPr="00C56F42">
        <w:rPr>
          <w:rFonts w:cs="Times New Roman"/>
        </w:rPr>
        <w:t xml:space="preserve"> who were told to concentrate</w:t>
      </w:r>
      <w:r w:rsidR="00C4037C" w:rsidRPr="00C56F42">
        <w:rPr>
          <w:rFonts w:cs="Times New Roman"/>
        </w:rPr>
        <w:t xml:space="preserve"> on the target words recalled more</w:t>
      </w:r>
      <w:r w:rsidR="00725B50" w:rsidRPr="00C56F42">
        <w:rPr>
          <w:rFonts w:cs="Times New Roman"/>
        </w:rPr>
        <w:t xml:space="preserve"> </w:t>
      </w:r>
      <w:r w:rsidR="00C4037C" w:rsidRPr="00C56F42">
        <w:rPr>
          <w:rFonts w:cs="Times New Roman"/>
        </w:rPr>
        <w:t xml:space="preserve">target words, and that participants who were under </w:t>
      </w:r>
      <w:r w:rsidR="008D1325" w:rsidRPr="00C56F42">
        <w:rPr>
          <w:rFonts w:cs="Times New Roman"/>
        </w:rPr>
        <w:t>higher cognitive load</w:t>
      </w:r>
      <w:r w:rsidR="00C4037C" w:rsidRPr="00C56F42">
        <w:rPr>
          <w:rFonts w:cs="Times New Roman"/>
        </w:rPr>
        <w:t xml:space="preserve"> recalled </w:t>
      </w:r>
      <w:r w:rsidR="00C4037C" w:rsidRPr="00C56F42">
        <w:rPr>
          <w:rFonts w:cs="Times New Roman"/>
          <w:i/>
          <w:iCs/>
        </w:rPr>
        <w:t>fewer</w:t>
      </w:r>
      <w:r w:rsidR="00C4037C" w:rsidRPr="00C56F42">
        <w:rPr>
          <w:rFonts w:cs="Times New Roman"/>
        </w:rPr>
        <w:t xml:space="preserve"> target words.</w:t>
      </w:r>
      <w:r w:rsidR="00695CB9" w:rsidRPr="00C56F42">
        <w:rPr>
          <w:rFonts w:cs="Times New Roman"/>
        </w:rPr>
        <w:t xml:space="preserve"> </w:t>
      </w:r>
    </w:p>
    <w:p w14:paraId="66DA9D51" w14:textId="77777777" w:rsidR="007F5F65" w:rsidRPr="007F5F65" w:rsidRDefault="00DB5C20" w:rsidP="00DB5C20">
      <w:pPr>
        <w:ind w:firstLine="0"/>
        <w:rPr>
          <w:rFonts w:cs="Times New Roman"/>
          <w:b/>
          <w:bCs/>
        </w:rPr>
      </w:pPr>
      <w:r w:rsidRPr="007F5F65">
        <w:rPr>
          <w:rFonts w:cs="Times New Roman"/>
          <w:b/>
          <w:bCs/>
        </w:rPr>
        <w:t>Table 2</w:t>
      </w:r>
    </w:p>
    <w:p w14:paraId="4404AB5D" w14:textId="3D7D9384" w:rsidR="00DB5C20" w:rsidRPr="007F5F65" w:rsidRDefault="00DB5C20" w:rsidP="00DB5C20">
      <w:pPr>
        <w:ind w:firstLine="0"/>
        <w:rPr>
          <w:rFonts w:cs="Times New Roman"/>
          <w:i/>
          <w:iCs/>
        </w:rPr>
      </w:pPr>
      <w:r w:rsidRPr="007F5F65">
        <w:rPr>
          <w:rFonts w:cs="Times New Roman"/>
          <w:i/>
          <w:iCs/>
        </w:rPr>
        <w:t>Mixed model analyses</w:t>
      </w:r>
      <w:r w:rsidR="00C40DDA" w:rsidRPr="007F5F65">
        <w:rPr>
          <w:rFonts w:cs="Times New Roman"/>
          <w:i/>
          <w:iCs/>
        </w:rPr>
        <w:t xml:space="preserve"> across all labs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4425"/>
        <w:gridCol w:w="1189"/>
        <w:gridCol w:w="797"/>
        <w:gridCol w:w="891"/>
      </w:tblGrid>
      <w:tr w:rsidR="001E578E" w14:paraId="40094D37" w14:textId="77777777" w:rsidTr="007F5F65">
        <w:tc>
          <w:tcPr>
            <w:tcW w:w="1998" w:type="dxa"/>
            <w:tcBorders>
              <w:top w:val="single" w:sz="4" w:space="0" w:color="auto"/>
              <w:bottom w:val="single" w:sz="4" w:space="0" w:color="auto"/>
            </w:tcBorders>
          </w:tcPr>
          <w:p w14:paraId="710A89E3" w14:textId="77777777" w:rsidR="001E578E" w:rsidRDefault="001E578E" w:rsidP="007C17B4">
            <w:pPr>
              <w:ind w:firstLine="0"/>
              <w:rPr>
                <w:rFonts w:cs="Times New Roman"/>
              </w:rPr>
            </w:pPr>
          </w:p>
        </w:tc>
        <w:tc>
          <w:tcPr>
            <w:tcW w:w="4425" w:type="dxa"/>
            <w:tcBorders>
              <w:top w:val="single" w:sz="4" w:space="0" w:color="auto"/>
              <w:bottom w:val="single" w:sz="4" w:space="0" w:color="auto"/>
            </w:tcBorders>
          </w:tcPr>
          <w:p w14:paraId="234F6986" w14:textId="19230F31" w:rsidR="001E578E" w:rsidRDefault="001E578E" w:rsidP="007C17B4">
            <w:pPr>
              <w:ind w:firstLine="0"/>
              <w:rPr>
                <w:rFonts w:cs="Times New Roman"/>
              </w:rPr>
            </w:pPr>
            <w:r>
              <w:rPr>
                <w:rFonts w:cs="Times New Roman"/>
              </w:rPr>
              <w:t>Parameter</w:t>
            </w:r>
          </w:p>
        </w:tc>
        <w:tc>
          <w:tcPr>
            <w:tcW w:w="1189" w:type="dxa"/>
            <w:tcBorders>
              <w:top w:val="single" w:sz="4" w:space="0" w:color="auto"/>
              <w:bottom w:val="single" w:sz="4" w:space="0" w:color="auto"/>
            </w:tcBorders>
          </w:tcPr>
          <w:p w14:paraId="388FF8EC" w14:textId="1590F95C" w:rsidR="001E578E" w:rsidRPr="001E578E" w:rsidRDefault="007F5F65" w:rsidP="007C17B4">
            <w:pPr>
              <w:ind w:firstLine="0"/>
              <w:rPr>
                <w:rFonts w:cs="Times New Roman"/>
                <w:i/>
                <w:iCs/>
              </w:rPr>
            </w:pPr>
            <w:r>
              <w:rPr>
                <w:rFonts w:cs="Times New Roman"/>
                <w:i/>
                <w:iCs/>
              </w:rPr>
              <w:t>Average effect size</w:t>
            </w:r>
          </w:p>
        </w:tc>
        <w:tc>
          <w:tcPr>
            <w:tcW w:w="797" w:type="dxa"/>
            <w:tcBorders>
              <w:top w:val="single" w:sz="4" w:space="0" w:color="auto"/>
              <w:bottom w:val="single" w:sz="4" w:space="0" w:color="auto"/>
            </w:tcBorders>
          </w:tcPr>
          <w:p w14:paraId="064D34E7" w14:textId="7D9DC9C9" w:rsidR="001E578E" w:rsidRDefault="001E578E" w:rsidP="007C17B4">
            <w:pPr>
              <w:ind w:firstLine="0"/>
              <w:rPr>
                <w:rFonts w:cs="Times New Roman"/>
              </w:rPr>
            </w:pPr>
            <w:r>
              <w:rPr>
                <w:rFonts w:cs="Times New Roman"/>
              </w:rPr>
              <w:t>LL</w:t>
            </w:r>
          </w:p>
        </w:tc>
        <w:tc>
          <w:tcPr>
            <w:tcW w:w="891" w:type="dxa"/>
            <w:tcBorders>
              <w:top w:val="single" w:sz="4" w:space="0" w:color="auto"/>
              <w:bottom w:val="single" w:sz="4" w:space="0" w:color="auto"/>
            </w:tcBorders>
          </w:tcPr>
          <w:p w14:paraId="5AF33A1D" w14:textId="75CC8E96" w:rsidR="001E578E" w:rsidRDefault="001E578E" w:rsidP="007C17B4">
            <w:pPr>
              <w:ind w:firstLine="0"/>
              <w:rPr>
                <w:rFonts w:cs="Times New Roman"/>
              </w:rPr>
            </w:pPr>
            <w:r>
              <w:rPr>
                <w:rFonts w:cs="Times New Roman"/>
              </w:rPr>
              <w:t>UL</w:t>
            </w:r>
          </w:p>
        </w:tc>
      </w:tr>
      <w:tr w:rsidR="001E578E" w14:paraId="21E68D7A" w14:textId="77777777" w:rsidTr="007F5F65">
        <w:tc>
          <w:tcPr>
            <w:tcW w:w="1998" w:type="dxa"/>
            <w:tcBorders>
              <w:top w:val="single" w:sz="4" w:space="0" w:color="auto"/>
            </w:tcBorders>
          </w:tcPr>
          <w:p w14:paraId="7DBB46A5" w14:textId="33372382" w:rsidR="001E578E" w:rsidRDefault="001E578E" w:rsidP="007C17B4">
            <w:pPr>
              <w:ind w:firstLine="0"/>
              <w:rPr>
                <w:rFonts w:cs="Times New Roman"/>
              </w:rPr>
            </w:pPr>
            <w:r>
              <w:rPr>
                <w:rFonts w:cs="Times New Roman"/>
              </w:rPr>
              <w:t>With target and nontarget words</w:t>
            </w:r>
          </w:p>
        </w:tc>
        <w:tc>
          <w:tcPr>
            <w:tcW w:w="4425" w:type="dxa"/>
            <w:tcBorders>
              <w:top w:val="single" w:sz="4" w:space="0" w:color="auto"/>
            </w:tcBorders>
          </w:tcPr>
          <w:p w14:paraId="1492193C" w14:textId="77777777" w:rsidR="001E578E" w:rsidRDefault="001E578E" w:rsidP="007C17B4">
            <w:pPr>
              <w:ind w:firstLine="0"/>
              <w:rPr>
                <w:rFonts w:cs="Times New Roman"/>
              </w:rPr>
            </w:pPr>
          </w:p>
        </w:tc>
        <w:tc>
          <w:tcPr>
            <w:tcW w:w="1189" w:type="dxa"/>
            <w:tcBorders>
              <w:top w:val="single" w:sz="4" w:space="0" w:color="auto"/>
            </w:tcBorders>
          </w:tcPr>
          <w:p w14:paraId="43DEDED9" w14:textId="77777777" w:rsidR="001E578E" w:rsidRDefault="001E578E" w:rsidP="007C17B4">
            <w:pPr>
              <w:ind w:firstLine="0"/>
              <w:rPr>
                <w:rFonts w:cs="Times New Roman"/>
              </w:rPr>
            </w:pPr>
          </w:p>
        </w:tc>
        <w:tc>
          <w:tcPr>
            <w:tcW w:w="797" w:type="dxa"/>
            <w:tcBorders>
              <w:top w:val="single" w:sz="4" w:space="0" w:color="auto"/>
            </w:tcBorders>
          </w:tcPr>
          <w:p w14:paraId="581812AE" w14:textId="77777777" w:rsidR="001E578E" w:rsidRDefault="001E578E" w:rsidP="007C17B4">
            <w:pPr>
              <w:ind w:firstLine="0"/>
              <w:rPr>
                <w:rFonts w:cs="Times New Roman"/>
              </w:rPr>
            </w:pPr>
          </w:p>
        </w:tc>
        <w:tc>
          <w:tcPr>
            <w:tcW w:w="891" w:type="dxa"/>
            <w:tcBorders>
              <w:top w:val="single" w:sz="4" w:space="0" w:color="auto"/>
            </w:tcBorders>
          </w:tcPr>
          <w:p w14:paraId="2E9193F9" w14:textId="77777777" w:rsidR="001E578E" w:rsidRDefault="001E578E" w:rsidP="007C17B4">
            <w:pPr>
              <w:ind w:firstLine="0"/>
              <w:rPr>
                <w:rFonts w:cs="Times New Roman"/>
              </w:rPr>
            </w:pPr>
          </w:p>
        </w:tc>
      </w:tr>
      <w:tr w:rsidR="001E578E" w14:paraId="2C8998D7" w14:textId="77777777" w:rsidTr="007F5F65">
        <w:tc>
          <w:tcPr>
            <w:tcW w:w="1998" w:type="dxa"/>
          </w:tcPr>
          <w:p w14:paraId="34E73AC0" w14:textId="7A286A20" w:rsidR="001E578E" w:rsidRDefault="001E578E" w:rsidP="007C17B4">
            <w:pPr>
              <w:ind w:firstLine="0"/>
              <w:rPr>
                <w:rFonts w:cs="Times New Roman"/>
              </w:rPr>
            </w:pPr>
          </w:p>
        </w:tc>
        <w:tc>
          <w:tcPr>
            <w:tcW w:w="4425" w:type="dxa"/>
          </w:tcPr>
          <w:p w14:paraId="3FE41949" w14:textId="3C58C76B" w:rsidR="001E578E" w:rsidRDefault="001E578E" w:rsidP="007C17B4">
            <w:pPr>
              <w:ind w:firstLine="0"/>
              <w:rPr>
                <w:rFonts w:cs="Times New Roman"/>
              </w:rPr>
            </w:pPr>
            <w:r>
              <w:rPr>
                <w:rFonts w:cs="Times New Roman"/>
              </w:rPr>
              <w:t>Condition</w:t>
            </w:r>
          </w:p>
        </w:tc>
        <w:tc>
          <w:tcPr>
            <w:tcW w:w="1189" w:type="dxa"/>
          </w:tcPr>
          <w:p w14:paraId="2CAAEB59" w14:textId="03F06266" w:rsidR="001E578E" w:rsidRDefault="001E578E" w:rsidP="007C17B4">
            <w:pPr>
              <w:ind w:firstLine="0"/>
              <w:rPr>
                <w:rFonts w:cs="Times New Roman"/>
              </w:rPr>
            </w:pPr>
            <w:r>
              <w:rPr>
                <w:rFonts w:cs="Times New Roman"/>
              </w:rPr>
              <w:t>.138</w:t>
            </w:r>
          </w:p>
        </w:tc>
        <w:tc>
          <w:tcPr>
            <w:tcW w:w="797" w:type="dxa"/>
          </w:tcPr>
          <w:p w14:paraId="34138967" w14:textId="11456DEB" w:rsidR="001E578E" w:rsidRDefault="001E578E" w:rsidP="007C17B4">
            <w:pPr>
              <w:ind w:firstLine="0"/>
              <w:rPr>
                <w:rFonts w:cs="Times New Roman"/>
              </w:rPr>
            </w:pPr>
            <w:r>
              <w:rPr>
                <w:rFonts w:cs="Times New Roman"/>
              </w:rPr>
              <w:t>.112</w:t>
            </w:r>
          </w:p>
        </w:tc>
        <w:tc>
          <w:tcPr>
            <w:tcW w:w="891" w:type="dxa"/>
          </w:tcPr>
          <w:p w14:paraId="6C8B069D" w14:textId="7D017CD2" w:rsidR="001E578E" w:rsidRDefault="001E578E" w:rsidP="007C17B4">
            <w:pPr>
              <w:ind w:firstLine="0"/>
              <w:rPr>
                <w:rFonts w:cs="Times New Roman"/>
              </w:rPr>
            </w:pPr>
            <w:r>
              <w:rPr>
                <w:rFonts w:cs="Times New Roman"/>
              </w:rPr>
              <w:t>.16</w:t>
            </w:r>
            <w:r w:rsidR="00902FDD">
              <w:rPr>
                <w:rFonts w:cs="Times New Roman"/>
              </w:rPr>
              <w:t>4</w:t>
            </w:r>
          </w:p>
        </w:tc>
      </w:tr>
      <w:tr w:rsidR="001E578E" w14:paraId="37027CF0" w14:textId="77777777" w:rsidTr="007F5F65">
        <w:tc>
          <w:tcPr>
            <w:tcW w:w="1998" w:type="dxa"/>
          </w:tcPr>
          <w:p w14:paraId="28BCC7C0" w14:textId="77777777" w:rsidR="001E578E" w:rsidRDefault="001E578E" w:rsidP="007C17B4">
            <w:pPr>
              <w:ind w:firstLine="0"/>
              <w:rPr>
                <w:rFonts w:cs="Times New Roman"/>
              </w:rPr>
            </w:pPr>
          </w:p>
        </w:tc>
        <w:tc>
          <w:tcPr>
            <w:tcW w:w="4425" w:type="dxa"/>
          </w:tcPr>
          <w:p w14:paraId="35B947D9" w14:textId="25C59A4A" w:rsidR="001E578E" w:rsidRDefault="001E578E" w:rsidP="007C17B4">
            <w:pPr>
              <w:ind w:firstLine="0"/>
              <w:rPr>
                <w:rFonts w:cs="Times New Roman"/>
              </w:rPr>
            </w:pPr>
            <w:r>
              <w:rPr>
                <w:rFonts w:cs="Times New Roman"/>
              </w:rPr>
              <w:t>Time pressure</w:t>
            </w:r>
          </w:p>
        </w:tc>
        <w:tc>
          <w:tcPr>
            <w:tcW w:w="1189" w:type="dxa"/>
          </w:tcPr>
          <w:p w14:paraId="20061E36" w14:textId="36FA1A65" w:rsidR="001E578E" w:rsidRDefault="001E578E" w:rsidP="007C17B4">
            <w:pPr>
              <w:ind w:firstLine="0"/>
              <w:rPr>
                <w:rFonts w:cs="Times New Roman"/>
              </w:rPr>
            </w:pPr>
            <w:r>
              <w:rPr>
                <w:rFonts w:cs="Times New Roman"/>
              </w:rPr>
              <w:t>.04</w:t>
            </w:r>
            <w:r w:rsidR="00902FDD">
              <w:rPr>
                <w:rFonts w:cs="Times New Roman"/>
              </w:rPr>
              <w:t>3</w:t>
            </w:r>
          </w:p>
        </w:tc>
        <w:tc>
          <w:tcPr>
            <w:tcW w:w="797" w:type="dxa"/>
          </w:tcPr>
          <w:p w14:paraId="25C1B0F2" w14:textId="58D578E0" w:rsidR="001E578E" w:rsidRDefault="001E578E" w:rsidP="007C17B4">
            <w:pPr>
              <w:ind w:firstLine="0"/>
              <w:rPr>
                <w:rFonts w:cs="Times New Roman"/>
              </w:rPr>
            </w:pPr>
            <w:r>
              <w:rPr>
                <w:rFonts w:cs="Times New Roman"/>
              </w:rPr>
              <w:t>.02</w:t>
            </w:r>
            <w:r w:rsidR="00902FDD">
              <w:rPr>
                <w:rFonts w:cs="Times New Roman"/>
              </w:rPr>
              <w:t>2</w:t>
            </w:r>
          </w:p>
        </w:tc>
        <w:tc>
          <w:tcPr>
            <w:tcW w:w="891" w:type="dxa"/>
          </w:tcPr>
          <w:p w14:paraId="12ADF7A7" w14:textId="15864A85" w:rsidR="001E578E" w:rsidRDefault="001E578E" w:rsidP="007C17B4">
            <w:pPr>
              <w:ind w:firstLine="0"/>
              <w:rPr>
                <w:rFonts w:cs="Times New Roman"/>
              </w:rPr>
            </w:pPr>
            <w:r>
              <w:rPr>
                <w:rFonts w:cs="Times New Roman"/>
              </w:rPr>
              <w:t>.06</w:t>
            </w:r>
            <w:r w:rsidR="00902FDD">
              <w:rPr>
                <w:rFonts w:cs="Times New Roman"/>
              </w:rPr>
              <w:t>4</w:t>
            </w:r>
          </w:p>
        </w:tc>
      </w:tr>
      <w:tr w:rsidR="001E578E" w14:paraId="74A12C6B" w14:textId="77777777" w:rsidTr="007F5F65">
        <w:tc>
          <w:tcPr>
            <w:tcW w:w="1998" w:type="dxa"/>
          </w:tcPr>
          <w:p w14:paraId="77873C7C" w14:textId="77777777" w:rsidR="001E578E" w:rsidRDefault="001E578E" w:rsidP="007C17B4">
            <w:pPr>
              <w:ind w:firstLine="0"/>
              <w:rPr>
                <w:rFonts w:cs="Times New Roman"/>
              </w:rPr>
            </w:pPr>
          </w:p>
        </w:tc>
        <w:tc>
          <w:tcPr>
            <w:tcW w:w="4425" w:type="dxa"/>
          </w:tcPr>
          <w:p w14:paraId="757FD0A9" w14:textId="6D47D36F" w:rsidR="001E578E" w:rsidRDefault="001E578E" w:rsidP="007C17B4">
            <w:pPr>
              <w:ind w:firstLine="0"/>
              <w:rPr>
                <w:rFonts w:cs="Times New Roman"/>
              </w:rPr>
            </w:pPr>
            <w:r>
              <w:rPr>
                <w:rFonts w:cs="Times New Roman"/>
              </w:rPr>
              <w:t>Word type</w:t>
            </w:r>
          </w:p>
        </w:tc>
        <w:tc>
          <w:tcPr>
            <w:tcW w:w="1189" w:type="dxa"/>
          </w:tcPr>
          <w:p w14:paraId="4374DC8E" w14:textId="7DAEABC8" w:rsidR="001E578E" w:rsidRDefault="001E578E" w:rsidP="007C17B4">
            <w:pPr>
              <w:ind w:firstLine="0"/>
              <w:rPr>
                <w:rFonts w:cs="Times New Roman"/>
              </w:rPr>
            </w:pPr>
            <w:r>
              <w:rPr>
                <w:rFonts w:cs="Times New Roman"/>
              </w:rPr>
              <w:t>.10</w:t>
            </w:r>
            <w:r w:rsidR="00902FDD">
              <w:rPr>
                <w:rFonts w:cs="Times New Roman"/>
              </w:rPr>
              <w:t>9</w:t>
            </w:r>
          </w:p>
        </w:tc>
        <w:tc>
          <w:tcPr>
            <w:tcW w:w="797" w:type="dxa"/>
          </w:tcPr>
          <w:p w14:paraId="753E027C" w14:textId="3B7B2774" w:rsidR="001E578E" w:rsidRDefault="001E578E" w:rsidP="007C17B4">
            <w:pPr>
              <w:ind w:firstLine="0"/>
              <w:rPr>
                <w:rFonts w:cs="Times New Roman"/>
              </w:rPr>
            </w:pPr>
            <w:r>
              <w:rPr>
                <w:rFonts w:cs="Times New Roman"/>
              </w:rPr>
              <w:t>.03</w:t>
            </w:r>
            <w:r w:rsidR="00902FDD">
              <w:rPr>
                <w:rFonts w:cs="Times New Roman"/>
              </w:rPr>
              <w:t>4</w:t>
            </w:r>
          </w:p>
        </w:tc>
        <w:tc>
          <w:tcPr>
            <w:tcW w:w="891" w:type="dxa"/>
          </w:tcPr>
          <w:p w14:paraId="66F23326" w14:textId="3E149428" w:rsidR="001E578E" w:rsidRDefault="001E578E" w:rsidP="007C17B4">
            <w:pPr>
              <w:ind w:firstLine="0"/>
              <w:rPr>
                <w:rFonts w:cs="Times New Roman"/>
              </w:rPr>
            </w:pPr>
            <w:r>
              <w:rPr>
                <w:rFonts w:cs="Times New Roman"/>
              </w:rPr>
              <w:t>.183</w:t>
            </w:r>
          </w:p>
        </w:tc>
      </w:tr>
      <w:tr w:rsidR="001E578E" w14:paraId="0153EC0F" w14:textId="77777777" w:rsidTr="007F5F65">
        <w:tc>
          <w:tcPr>
            <w:tcW w:w="1998" w:type="dxa"/>
          </w:tcPr>
          <w:p w14:paraId="1B35D9D8" w14:textId="77777777" w:rsidR="001E578E" w:rsidRDefault="001E578E" w:rsidP="007C17B4">
            <w:pPr>
              <w:ind w:firstLine="0"/>
              <w:rPr>
                <w:rFonts w:cs="Times New Roman"/>
              </w:rPr>
            </w:pPr>
          </w:p>
        </w:tc>
        <w:tc>
          <w:tcPr>
            <w:tcW w:w="4425" w:type="dxa"/>
          </w:tcPr>
          <w:p w14:paraId="6631E920" w14:textId="1A28684C" w:rsidR="001E578E" w:rsidRDefault="001E578E" w:rsidP="007C17B4">
            <w:pPr>
              <w:ind w:firstLine="0"/>
              <w:rPr>
                <w:rFonts w:cs="Times New Roman"/>
              </w:rPr>
            </w:pPr>
            <w:r>
              <w:rPr>
                <w:rFonts w:cs="Times New Roman"/>
              </w:rPr>
              <w:t>Condition × Word type</w:t>
            </w:r>
          </w:p>
        </w:tc>
        <w:tc>
          <w:tcPr>
            <w:tcW w:w="1189" w:type="dxa"/>
          </w:tcPr>
          <w:p w14:paraId="23C94BF7" w14:textId="5E98AC9C" w:rsidR="001E578E" w:rsidRDefault="001E578E" w:rsidP="007C17B4">
            <w:pPr>
              <w:ind w:firstLine="0"/>
              <w:rPr>
                <w:rFonts w:cs="Times New Roman"/>
              </w:rPr>
            </w:pPr>
            <w:r>
              <w:rPr>
                <w:rFonts w:cs="Times New Roman"/>
              </w:rPr>
              <w:t>-.1</w:t>
            </w:r>
            <w:r w:rsidR="00902FDD">
              <w:rPr>
                <w:rFonts w:cs="Times New Roman"/>
              </w:rPr>
              <w:t>60</w:t>
            </w:r>
          </w:p>
        </w:tc>
        <w:tc>
          <w:tcPr>
            <w:tcW w:w="797" w:type="dxa"/>
          </w:tcPr>
          <w:p w14:paraId="7C740650" w14:textId="7D381092" w:rsidR="001E578E" w:rsidRDefault="001E578E" w:rsidP="007C17B4">
            <w:pPr>
              <w:ind w:firstLine="0"/>
              <w:rPr>
                <w:rFonts w:cs="Times New Roman"/>
              </w:rPr>
            </w:pPr>
            <w:r>
              <w:rPr>
                <w:rFonts w:cs="Times New Roman"/>
              </w:rPr>
              <w:t>-.189</w:t>
            </w:r>
          </w:p>
        </w:tc>
        <w:tc>
          <w:tcPr>
            <w:tcW w:w="891" w:type="dxa"/>
          </w:tcPr>
          <w:p w14:paraId="0A232520" w14:textId="653C557C" w:rsidR="001E578E" w:rsidRDefault="001E578E" w:rsidP="007C17B4">
            <w:pPr>
              <w:ind w:firstLine="0"/>
              <w:rPr>
                <w:rFonts w:cs="Times New Roman"/>
              </w:rPr>
            </w:pPr>
            <w:r>
              <w:rPr>
                <w:rFonts w:cs="Times New Roman"/>
              </w:rPr>
              <w:t>-.130</w:t>
            </w:r>
          </w:p>
        </w:tc>
      </w:tr>
      <w:tr w:rsidR="001E578E" w14:paraId="61B54668" w14:textId="77777777" w:rsidTr="007F5F65">
        <w:tc>
          <w:tcPr>
            <w:tcW w:w="1998" w:type="dxa"/>
          </w:tcPr>
          <w:p w14:paraId="30FCFECD" w14:textId="77777777" w:rsidR="001E578E" w:rsidRDefault="001E578E" w:rsidP="007C17B4">
            <w:pPr>
              <w:ind w:firstLine="0"/>
              <w:rPr>
                <w:rFonts w:cs="Times New Roman"/>
              </w:rPr>
            </w:pPr>
          </w:p>
        </w:tc>
        <w:tc>
          <w:tcPr>
            <w:tcW w:w="4425" w:type="dxa"/>
          </w:tcPr>
          <w:p w14:paraId="0B93AE1B" w14:textId="7BF2E9B7" w:rsidR="001E578E" w:rsidRDefault="001E578E" w:rsidP="007C17B4">
            <w:pPr>
              <w:ind w:firstLine="0"/>
              <w:rPr>
                <w:rFonts w:cs="Times New Roman"/>
              </w:rPr>
            </w:pPr>
            <w:r>
              <w:rPr>
                <w:rFonts w:cs="Times New Roman"/>
              </w:rPr>
              <w:t>Condition × Time pressure</w:t>
            </w:r>
          </w:p>
        </w:tc>
        <w:tc>
          <w:tcPr>
            <w:tcW w:w="1189" w:type="dxa"/>
          </w:tcPr>
          <w:p w14:paraId="3B8AED32" w14:textId="14ABC9AA" w:rsidR="001E578E" w:rsidRDefault="001E578E" w:rsidP="007C17B4">
            <w:pPr>
              <w:ind w:firstLine="0"/>
              <w:rPr>
                <w:rFonts w:cs="Times New Roman"/>
              </w:rPr>
            </w:pPr>
            <w:r>
              <w:rPr>
                <w:rFonts w:cs="Times New Roman"/>
              </w:rPr>
              <w:t>-.0</w:t>
            </w:r>
            <w:r w:rsidR="00902FDD">
              <w:rPr>
                <w:rFonts w:cs="Times New Roman"/>
              </w:rPr>
              <w:t>17</w:t>
            </w:r>
          </w:p>
        </w:tc>
        <w:tc>
          <w:tcPr>
            <w:tcW w:w="797" w:type="dxa"/>
          </w:tcPr>
          <w:p w14:paraId="5BBA5CA9" w14:textId="41E610B9" w:rsidR="001E578E" w:rsidRDefault="001E578E" w:rsidP="007C17B4">
            <w:pPr>
              <w:ind w:firstLine="0"/>
              <w:rPr>
                <w:rFonts w:cs="Times New Roman"/>
              </w:rPr>
            </w:pPr>
            <w:r>
              <w:rPr>
                <w:rFonts w:cs="Times New Roman"/>
              </w:rPr>
              <w:t>-.0</w:t>
            </w:r>
            <w:r w:rsidR="00902FDD">
              <w:rPr>
                <w:rFonts w:cs="Times New Roman"/>
              </w:rPr>
              <w:t>4</w:t>
            </w:r>
            <w:r>
              <w:rPr>
                <w:rFonts w:cs="Times New Roman"/>
              </w:rPr>
              <w:t>6</w:t>
            </w:r>
          </w:p>
        </w:tc>
        <w:tc>
          <w:tcPr>
            <w:tcW w:w="891" w:type="dxa"/>
          </w:tcPr>
          <w:p w14:paraId="1781981D" w14:textId="1622D36E" w:rsidR="001E578E" w:rsidRDefault="001E578E" w:rsidP="007C17B4">
            <w:pPr>
              <w:ind w:firstLine="0"/>
              <w:rPr>
                <w:rFonts w:cs="Times New Roman"/>
              </w:rPr>
            </w:pPr>
            <w:r>
              <w:rPr>
                <w:rFonts w:cs="Times New Roman"/>
              </w:rPr>
              <w:t>-.0</w:t>
            </w:r>
            <w:r w:rsidR="00902FDD">
              <w:rPr>
                <w:rFonts w:cs="Times New Roman"/>
              </w:rPr>
              <w:t>11</w:t>
            </w:r>
          </w:p>
        </w:tc>
      </w:tr>
      <w:tr w:rsidR="001E578E" w14:paraId="7D65D507" w14:textId="77777777" w:rsidTr="007F5F65">
        <w:tc>
          <w:tcPr>
            <w:tcW w:w="1998" w:type="dxa"/>
          </w:tcPr>
          <w:p w14:paraId="31D945B3" w14:textId="77777777" w:rsidR="001E578E" w:rsidRDefault="001E578E" w:rsidP="007C17B4">
            <w:pPr>
              <w:ind w:firstLine="0"/>
              <w:rPr>
                <w:rFonts w:cs="Times New Roman"/>
              </w:rPr>
            </w:pPr>
          </w:p>
        </w:tc>
        <w:tc>
          <w:tcPr>
            <w:tcW w:w="4425" w:type="dxa"/>
          </w:tcPr>
          <w:p w14:paraId="025AF4A1" w14:textId="74C7D8E9" w:rsidR="001E578E" w:rsidRDefault="001E578E" w:rsidP="007C17B4">
            <w:pPr>
              <w:ind w:firstLine="0"/>
              <w:rPr>
                <w:rFonts w:cs="Times New Roman"/>
              </w:rPr>
            </w:pPr>
            <w:r>
              <w:rPr>
                <w:rFonts w:cs="Times New Roman"/>
              </w:rPr>
              <w:t>Condition ×Word type × Time pressure</w:t>
            </w:r>
          </w:p>
        </w:tc>
        <w:tc>
          <w:tcPr>
            <w:tcW w:w="1189" w:type="dxa"/>
          </w:tcPr>
          <w:p w14:paraId="766766BA" w14:textId="579021CC" w:rsidR="001E578E" w:rsidRDefault="001E578E" w:rsidP="007C17B4">
            <w:pPr>
              <w:ind w:firstLine="0"/>
              <w:rPr>
                <w:rFonts w:cs="Times New Roman"/>
              </w:rPr>
            </w:pPr>
            <w:r>
              <w:rPr>
                <w:rFonts w:cs="Times New Roman"/>
              </w:rPr>
              <w:t>.0</w:t>
            </w:r>
            <w:r w:rsidR="00902FDD">
              <w:rPr>
                <w:rFonts w:cs="Times New Roman"/>
              </w:rPr>
              <w:t>17</w:t>
            </w:r>
          </w:p>
        </w:tc>
        <w:tc>
          <w:tcPr>
            <w:tcW w:w="797" w:type="dxa"/>
          </w:tcPr>
          <w:p w14:paraId="77DCEE26" w14:textId="4D6BF8CD" w:rsidR="001E578E" w:rsidRDefault="001E578E" w:rsidP="007C17B4">
            <w:pPr>
              <w:ind w:firstLine="0"/>
              <w:rPr>
                <w:rFonts w:cs="Times New Roman"/>
              </w:rPr>
            </w:pPr>
            <w:r>
              <w:rPr>
                <w:rFonts w:cs="Times New Roman"/>
              </w:rPr>
              <w:t>-.0</w:t>
            </w:r>
            <w:r w:rsidR="00902FDD">
              <w:rPr>
                <w:rFonts w:cs="Times New Roman"/>
              </w:rPr>
              <w:t>20</w:t>
            </w:r>
          </w:p>
        </w:tc>
        <w:tc>
          <w:tcPr>
            <w:tcW w:w="891" w:type="dxa"/>
          </w:tcPr>
          <w:p w14:paraId="71A90D08" w14:textId="3E953ECB" w:rsidR="001E578E" w:rsidRDefault="001E578E" w:rsidP="007C17B4">
            <w:pPr>
              <w:ind w:firstLine="0"/>
              <w:rPr>
                <w:rFonts w:cs="Times New Roman"/>
              </w:rPr>
            </w:pPr>
            <w:r>
              <w:rPr>
                <w:rFonts w:cs="Times New Roman"/>
              </w:rPr>
              <w:t>.053</w:t>
            </w:r>
          </w:p>
        </w:tc>
      </w:tr>
      <w:tr w:rsidR="001E578E" w14:paraId="18EA9CF4" w14:textId="77777777" w:rsidTr="007F5F65">
        <w:tc>
          <w:tcPr>
            <w:tcW w:w="1998" w:type="dxa"/>
          </w:tcPr>
          <w:p w14:paraId="1896D68A" w14:textId="40A18F4A" w:rsidR="001E578E" w:rsidRDefault="001E578E" w:rsidP="007C17B4">
            <w:pPr>
              <w:ind w:firstLine="0"/>
              <w:rPr>
                <w:rFonts w:cs="Times New Roman"/>
              </w:rPr>
            </w:pPr>
            <w:r>
              <w:rPr>
                <w:rFonts w:cs="Times New Roman"/>
              </w:rPr>
              <w:t>Only with target words</w:t>
            </w:r>
          </w:p>
        </w:tc>
        <w:tc>
          <w:tcPr>
            <w:tcW w:w="4425" w:type="dxa"/>
          </w:tcPr>
          <w:p w14:paraId="6DB12D9E" w14:textId="77777777" w:rsidR="001E578E" w:rsidRDefault="001E578E" w:rsidP="007C17B4">
            <w:pPr>
              <w:ind w:firstLine="0"/>
              <w:rPr>
                <w:rFonts w:cs="Times New Roman"/>
              </w:rPr>
            </w:pPr>
          </w:p>
        </w:tc>
        <w:tc>
          <w:tcPr>
            <w:tcW w:w="1189" w:type="dxa"/>
          </w:tcPr>
          <w:p w14:paraId="412FFD29" w14:textId="77777777" w:rsidR="001E578E" w:rsidRDefault="001E578E" w:rsidP="007C17B4">
            <w:pPr>
              <w:ind w:firstLine="0"/>
              <w:rPr>
                <w:rFonts w:cs="Times New Roman"/>
              </w:rPr>
            </w:pPr>
          </w:p>
        </w:tc>
        <w:tc>
          <w:tcPr>
            <w:tcW w:w="797" w:type="dxa"/>
          </w:tcPr>
          <w:p w14:paraId="690FE3FC" w14:textId="77777777" w:rsidR="001E578E" w:rsidRDefault="001E578E" w:rsidP="007C17B4">
            <w:pPr>
              <w:ind w:firstLine="0"/>
              <w:rPr>
                <w:rFonts w:cs="Times New Roman"/>
              </w:rPr>
            </w:pPr>
          </w:p>
        </w:tc>
        <w:tc>
          <w:tcPr>
            <w:tcW w:w="891" w:type="dxa"/>
          </w:tcPr>
          <w:p w14:paraId="21AA2F70" w14:textId="77777777" w:rsidR="001E578E" w:rsidRDefault="001E578E" w:rsidP="007C17B4">
            <w:pPr>
              <w:ind w:firstLine="0"/>
              <w:rPr>
                <w:rFonts w:cs="Times New Roman"/>
              </w:rPr>
            </w:pPr>
          </w:p>
        </w:tc>
      </w:tr>
      <w:tr w:rsidR="001E578E" w14:paraId="5408C350" w14:textId="77777777" w:rsidTr="007F5F65">
        <w:tc>
          <w:tcPr>
            <w:tcW w:w="1998" w:type="dxa"/>
          </w:tcPr>
          <w:p w14:paraId="636B3686" w14:textId="77777777" w:rsidR="001E578E" w:rsidRDefault="001E578E" w:rsidP="007C17B4">
            <w:pPr>
              <w:ind w:firstLine="0"/>
              <w:rPr>
                <w:rFonts w:cs="Times New Roman"/>
              </w:rPr>
            </w:pPr>
          </w:p>
        </w:tc>
        <w:tc>
          <w:tcPr>
            <w:tcW w:w="4425" w:type="dxa"/>
          </w:tcPr>
          <w:p w14:paraId="46AA67C0" w14:textId="7753C2F5" w:rsidR="001E578E" w:rsidRDefault="001E578E" w:rsidP="007C17B4">
            <w:pPr>
              <w:ind w:firstLine="0"/>
              <w:rPr>
                <w:rFonts w:cs="Times New Roman"/>
              </w:rPr>
            </w:pPr>
            <w:r>
              <w:rPr>
                <w:rFonts w:cs="Times New Roman"/>
              </w:rPr>
              <w:t>Condition</w:t>
            </w:r>
          </w:p>
        </w:tc>
        <w:tc>
          <w:tcPr>
            <w:tcW w:w="1189" w:type="dxa"/>
          </w:tcPr>
          <w:p w14:paraId="125B147C" w14:textId="68523F5C" w:rsidR="001E578E" w:rsidRDefault="001E578E" w:rsidP="007C17B4">
            <w:pPr>
              <w:ind w:firstLine="0"/>
              <w:rPr>
                <w:rFonts w:cs="Times New Roman"/>
              </w:rPr>
            </w:pPr>
            <w:r>
              <w:rPr>
                <w:rFonts w:cs="Times New Roman"/>
              </w:rPr>
              <w:t>.058</w:t>
            </w:r>
          </w:p>
        </w:tc>
        <w:tc>
          <w:tcPr>
            <w:tcW w:w="797" w:type="dxa"/>
          </w:tcPr>
          <w:p w14:paraId="4B2D8375" w14:textId="69103C44" w:rsidR="001E578E" w:rsidRDefault="001E578E" w:rsidP="007C17B4">
            <w:pPr>
              <w:ind w:firstLine="0"/>
              <w:rPr>
                <w:rFonts w:cs="Times New Roman"/>
              </w:rPr>
            </w:pPr>
            <w:r>
              <w:rPr>
                <w:rFonts w:cs="Times New Roman"/>
              </w:rPr>
              <w:t>.</w:t>
            </w:r>
            <w:r w:rsidR="00B90437">
              <w:rPr>
                <w:rFonts w:cs="Times New Roman"/>
              </w:rPr>
              <w:t>0</w:t>
            </w:r>
            <w:r w:rsidR="007F5F65">
              <w:rPr>
                <w:rFonts w:cs="Times New Roman"/>
              </w:rPr>
              <w:t>3</w:t>
            </w:r>
            <w:r w:rsidR="00B90437">
              <w:rPr>
                <w:rFonts w:cs="Times New Roman"/>
              </w:rPr>
              <w:t>4</w:t>
            </w:r>
          </w:p>
        </w:tc>
        <w:tc>
          <w:tcPr>
            <w:tcW w:w="891" w:type="dxa"/>
          </w:tcPr>
          <w:p w14:paraId="2C18F200" w14:textId="2EE4ECB9" w:rsidR="001E578E" w:rsidRDefault="001E578E" w:rsidP="007C17B4">
            <w:pPr>
              <w:ind w:firstLine="0"/>
              <w:rPr>
                <w:rFonts w:cs="Times New Roman"/>
              </w:rPr>
            </w:pPr>
            <w:r>
              <w:rPr>
                <w:rFonts w:cs="Times New Roman"/>
              </w:rPr>
              <w:t>.0</w:t>
            </w:r>
            <w:r w:rsidR="007F5F65">
              <w:rPr>
                <w:rFonts w:cs="Times New Roman"/>
              </w:rPr>
              <w:t>81</w:t>
            </w:r>
          </w:p>
        </w:tc>
      </w:tr>
      <w:tr w:rsidR="001E578E" w14:paraId="46B65B27" w14:textId="77777777" w:rsidTr="007F5F65">
        <w:tc>
          <w:tcPr>
            <w:tcW w:w="1998" w:type="dxa"/>
          </w:tcPr>
          <w:p w14:paraId="5D6A6E77" w14:textId="77777777" w:rsidR="001E578E" w:rsidRDefault="001E578E" w:rsidP="007C17B4">
            <w:pPr>
              <w:ind w:firstLine="0"/>
              <w:rPr>
                <w:rFonts w:cs="Times New Roman"/>
              </w:rPr>
            </w:pPr>
          </w:p>
        </w:tc>
        <w:tc>
          <w:tcPr>
            <w:tcW w:w="4425" w:type="dxa"/>
          </w:tcPr>
          <w:p w14:paraId="162C9363" w14:textId="2317A6E5" w:rsidR="001E578E" w:rsidRDefault="001E578E" w:rsidP="007C17B4">
            <w:pPr>
              <w:ind w:firstLine="0"/>
              <w:rPr>
                <w:rFonts w:cs="Times New Roman"/>
              </w:rPr>
            </w:pPr>
            <w:r>
              <w:rPr>
                <w:rFonts w:cs="Times New Roman"/>
              </w:rPr>
              <w:t>Time pressure</w:t>
            </w:r>
          </w:p>
        </w:tc>
        <w:tc>
          <w:tcPr>
            <w:tcW w:w="1189" w:type="dxa"/>
          </w:tcPr>
          <w:p w14:paraId="471F0A11" w14:textId="269ED69C" w:rsidR="001E578E" w:rsidRDefault="001E578E" w:rsidP="007C17B4">
            <w:pPr>
              <w:ind w:firstLine="0"/>
              <w:rPr>
                <w:rFonts w:cs="Times New Roman"/>
              </w:rPr>
            </w:pPr>
            <w:r>
              <w:rPr>
                <w:rFonts w:cs="Times New Roman"/>
              </w:rPr>
              <w:t>.0</w:t>
            </w:r>
            <w:r w:rsidR="007F5F65">
              <w:rPr>
                <w:rFonts w:cs="Times New Roman"/>
              </w:rPr>
              <w:t>1</w:t>
            </w:r>
            <w:r w:rsidR="00B90437">
              <w:rPr>
                <w:rFonts w:cs="Times New Roman"/>
              </w:rPr>
              <w:t>7</w:t>
            </w:r>
          </w:p>
        </w:tc>
        <w:tc>
          <w:tcPr>
            <w:tcW w:w="797" w:type="dxa"/>
          </w:tcPr>
          <w:p w14:paraId="0CD2047F" w14:textId="369BE1F5" w:rsidR="001E578E" w:rsidRDefault="001E578E" w:rsidP="007C17B4">
            <w:pPr>
              <w:ind w:firstLine="0"/>
              <w:rPr>
                <w:rFonts w:cs="Times New Roman"/>
              </w:rPr>
            </w:pPr>
            <w:r>
              <w:rPr>
                <w:rFonts w:cs="Times New Roman"/>
              </w:rPr>
              <w:t>.01</w:t>
            </w:r>
            <w:r w:rsidR="007F5F65">
              <w:rPr>
                <w:rFonts w:cs="Times New Roman"/>
              </w:rPr>
              <w:t>1</w:t>
            </w:r>
          </w:p>
        </w:tc>
        <w:tc>
          <w:tcPr>
            <w:tcW w:w="891" w:type="dxa"/>
          </w:tcPr>
          <w:p w14:paraId="70033933" w14:textId="717DAB4C" w:rsidR="001E578E" w:rsidRDefault="001E578E" w:rsidP="007C17B4">
            <w:pPr>
              <w:ind w:firstLine="0"/>
              <w:rPr>
                <w:rFonts w:cs="Times New Roman"/>
              </w:rPr>
            </w:pPr>
            <w:r>
              <w:rPr>
                <w:rFonts w:cs="Times New Roman"/>
              </w:rPr>
              <w:t>.0</w:t>
            </w:r>
            <w:r w:rsidR="007F5F65">
              <w:rPr>
                <w:rFonts w:cs="Times New Roman"/>
              </w:rPr>
              <w:t>23</w:t>
            </w:r>
          </w:p>
        </w:tc>
      </w:tr>
      <w:tr w:rsidR="001E578E" w14:paraId="0349346A" w14:textId="77777777" w:rsidTr="007F5F65">
        <w:tc>
          <w:tcPr>
            <w:tcW w:w="1998" w:type="dxa"/>
            <w:tcBorders>
              <w:bottom w:val="single" w:sz="4" w:space="0" w:color="auto"/>
            </w:tcBorders>
          </w:tcPr>
          <w:p w14:paraId="01F82993" w14:textId="77777777" w:rsidR="001E578E" w:rsidRDefault="001E578E" w:rsidP="007C17B4">
            <w:pPr>
              <w:ind w:firstLine="0"/>
              <w:rPr>
                <w:rFonts w:cs="Times New Roman"/>
              </w:rPr>
            </w:pPr>
          </w:p>
        </w:tc>
        <w:tc>
          <w:tcPr>
            <w:tcW w:w="4425" w:type="dxa"/>
            <w:tcBorders>
              <w:bottom w:val="single" w:sz="4" w:space="0" w:color="auto"/>
            </w:tcBorders>
          </w:tcPr>
          <w:p w14:paraId="4CB5C20A" w14:textId="571CABD0" w:rsidR="001E578E" w:rsidRDefault="001E578E" w:rsidP="007C17B4">
            <w:pPr>
              <w:ind w:firstLine="0"/>
              <w:rPr>
                <w:rFonts w:cs="Times New Roman"/>
              </w:rPr>
            </w:pPr>
            <w:r>
              <w:rPr>
                <w:rFonts w:cs="Times New Roman"/>
              </w:rPr>
              <w:t>Condition × Time pressure</w:t>
            </w:r>
          </w:p>
        </w:tc>
        <w:tc>
          <w:tcPr>
            <w:tcW w:w="1189" w:type="dxa"/>
            <w:tcBorders>
              <w:bottom w:val="single" w:sz="4" w:space="0" w:color="auto"/>
            </w:tcBorders>
          </w:tcPr>
          <w:p w14:paraId="73E1E501" w14:textId="6C4D4AED" w:rsidR="001E578E" w:rsidRDefault="001E578E" w:rsidP="007C17B4">
            <w:pPr>
              <w:ind w:firstLine="0"/>
              <w:rPr>
                <w:rFonts w:cs="Times New Roman"/>
              </w:rPr>
            </w:pPr>
            <w:r>
              <w:rPr>
                <w:rFonts w:cs="Times New Roman"/>
              </w:rPr>
              <w:t>.00</w:t>
            </w:r>
            <w:r w:rsidR="00B90437">
              <w:rPr>
                <w:rFonts w:cs="Times New Roman"/>
              </w:rPr>
              <w:t>9</w:t>
            </w:r>
          </w:p>
        </w:tc>
        <w:tc>
          <w:tcPr>
            <w:tcW w:w="797" w:type="dxa"/>
            <w:tcBorders>
              <w:bottom w:val="single" w:sz="4" w:space="0" w:color="auto"/>
            </w:tcBorders>
          </w:tcPr>
          <w:p w14:paraId="3C1B3C5E" w14:textId="79217B9B" w:rsidR="001E578E" w:rsidRDefault="00B90437" w:rsidP="007C17B4">
            <w:pPr>
              <w:ind w:firstLine="0"/>
              <w:rPr>
                <w:rFonts w:cs="Times New Roman"/>
              </w:rPr>
            </w:pPr>
            <w:r>
              <w:rPr>
                <w:rFonts w:cs="Times New Roman"/>
              </w:rPr>
              <w:t>.0</w:t>
            </w:r>
            <w:r w:rsidR="007F5F65">
              <w:rPr>
                <w:rFonts w:cs="Times New Roman"/>
              </w:rPr>
              <w:t>05</w:t>
            </w:r>
          </w:p>
        </w:tc>
        <w:tc>
          <w:tcPr>
            <w:tcW w:w="891" w:type="dxa"/>
            <w:tcBorders>
              <w:bottom w:val="single" w:sz="4" w:space="0" w:color="auto"/>
            </w:tcBorders>
          </w:tcPr>
          <w:p w14:paraId="7BE7B64A" w14:textId="15EE2DAE" w:rsidR="001E578E" w:rsidRDefault="00B90437" w:rsidP="007C17B4">
            <w:pPr>
              <w:ind w:firstLine="0"/>
              <w:rPr>
                <w:rFonts w:cs="Times New Roman"/>
              </w:rPr>
            </w:pPr>
            <w:r>
              <w:rPr>
                <w:rFonts w:cs="Times New Roman"/>
              </w:rPr>
              <w:t>.0</w:t>
            </w:r>
            <w:r w:rsidR="007F5F65">
              <w:rPr>
                <w:rFonts w:cs="Times New Roman"/>
              </w:rPr>
              <w:t>13</w:t>
            </w:r>
          </w:p>
        </w:tc>
      </w:tr>
    </w:tbl>
    <w:p w14:paraId="0DDAD7A9" w14:textId="1B702D6A" w:rsidR="00023BB4" w:rsidRDefault="0051637E" w:rsidP="001A74B7">
      <w:pPr>
        <w:rPr>
          <w:rFonts w:cs="Times New Roman"/>
        </w:rPr>
      </w:pPr>
      <w:r>
        <w:rPr>
          <w:rFonts w:cs="Times New Roman"/>
        </w:rPr>
        <w:t>Next, i</w:t>
      </w:r>
      <w:r w:rsidR="00023BB4" w:rsidRPr="001A74B7">
        <w:rPr>
          <w:rFonts w:cs="Times New Roman"/>
        </w:rPr>
        <w:t>n line</w:t>
      </w:r>
      <w:r w:rsidR="00023BB4" w:rsidRPr="001A74B7">
        <w:t xml:space="preserve"> </w:t>
      </w:r>
      <w:r w:rsidR="00023BB4">
        <w:t>with Wegner and Erber (1992), we focused on two</w:t>
      </w:r>
      <w:r w:rsidR="00023BB4">
        <w:rPr>
          <w:rFonts w:cs="Times New Roman"/>
        </w:rPr>
        <w:t xml:space="preserve"> simple effects that would provide evidence for the immediate enhancement effect. Specifically, prompted </w:t>
      </w:r>
      <w:r w:rsidR="00023BB4">
        <w:rPr>
          <w:rFonts w:cs="Times New Roman"/>
        </w:rPr>
        <w:lastRenderedPageBreak/>
        <w:t>response frequencies in the concentration and suppression conditions were compared for both low and high time pressure trials. From these two contrasts,</w:t>
      </w:r>
      <w:r>
        <w:rPr>
          <w:rStyle w:val="FootnoteReference"/>
          <w:rFonts w:cs="Times New Roman"/>
        </w:rPr>
        <w:footnoteReference w:id="7"/>
      </w:r>
      <w:r w:rsidR="00023BB4">
        <w:rPr>
          <w:rFonts w:cs="Times New Roman"/>
        </w:rPr>
        <w:t xml:space="preserve"> we computed Cohen’s </w:t>
      </w:r>
      <w:proofErr w:type="spellStart"/>
      <w:r w:rsidR="00023BB4" w:rsidRPr="00C169AC">
        <w:rPr>
          <w:rFonts w:cs="Times New Roman"/>
          <w:i/>
        </w:rPr>
        <w:t>d</w:t>
      </w:r>
      <w:r w:rsidR="00023BB4">
        <w:rPr>
          <w:rFonts w:cs="Times New Roman"/>
          <w:i/>
          <w:vertAlign w:val="subscript"/>
        </w:rPr>
        <w:t>low</w:t>
      </w:r>
      <w:proofErr w:type="spellEnd"/>
      <w:r w:rsidR="00023BB4">
        <w:rPr>
          <w:rFonts w:cs="Times New Roman"/>
          <w:i/>
        </w:rPr>
        <w:t xml:space="preserve"> </w:t>
      </w:r>
      <w:r w:rsidR="00023BB4">
        <w:rPr>
          <w:rFonts w:cs="Times New Roman"/>
        </w:rPr>
        <w:t xml:space="preserve">and </w:t>
      </w:r>
      <w:proofErr w:type="spellStart"/>
      <w:r w:rsidR="00023BB4">
        <w:rPr>
          <w:rFonts w:cs="Times New Roman"/>
          <w:i/>
        </w:rPr>
        <w:t>d</w:t>
      </w:r>
      <w:r w:rsidR="00023BB4">
        <w:rPr>
          <w:rFonts w:cs="Times New Roman"/>
          <w:i/>
          <w:vertAlign w:val="subscript"/>
        </w:rPr>
        <w:t>high</w:t>
      </w:r>
      <w:proofErr w:type="spellEnd"/>
      <w:r w:rsidR="00023BB4">
        <w:rPr>
          <w:rFonts w:cs="Times New Roman"/>
        </w:rPr>
        <w:t xml:space="preserve">, which reflected the </w:t>
      </w:r>
      <w:r w:rsidR="0000354A">
        <w:rPr>
          <w:rFonts w:cs="Times New Roman"/>
        </w:rPr>
        <w:t>standardize</w:t>
      </w:r>
      <w:r w:rsidR="002A7A40">
        <w:rPr>
          <w:rFonts w:cs="Times New Roman"/>
        </w:rPr>
        <w:t>d</w:t>
      </w:r>
      <w:r w:rsidR="0000354A">
        <w:rPr>
          <w:rFonts w:cs="Times New Roman"/>
        </w:rPr>
        <w:t xml:space="preserve"> </w:t>
      </w:r>
      <w:r w:rsidR="00023BB4">
        <w:rPr>
          <w:rFonts w:cs="Times New Roman"/>
        </w:rPr>
        <w:t xml:space="preserve">difference </w:t>
      </w:r>
      <w:r w:rsidR="0000354A">
        <w:rPr>
          <w:rFonts w:cs="Times New Roman"/>
        </w:rPr>
        <w:t xml:space="preserve">between </w:t>
      </w:r>
      <w:r w:rsidR="00023BB4">
        <w:rPr>
          <w:rFonts w:cs="Times New Roman"/>
        </w:rPr>
        <w:t xml:space="preserve">the means </w:t>
      </w:r>
      <w:r w:rsidR="0000354A">
        <w:rPr>
          <w:rFonts w:cs="Times New Roman"/>
        </w:rPr>
        <w:t xml:space="preserve">for </w:t>
      </w:r>
      <w:r w:rsidR="00023BB4">
        <w:rPr>
          <w:rFonts w:cs="Times New Roman"/>
        </w:rPr>
        <w:t>the concentration and suppression conditions</w:t>
      </w:r>
      <w:r w:rsidR="009341BE">
        <w:rPr>
          <w:rFonts w:cs="Times New Roman"/>
        </w:rPr>
        <w:t xml:space="preserve">. </w:t>
      </w:r>
      <w:r w:rsidR="0000354A">
        <w:rPr>
          <w:rFonts w:cs="Times New Roman"/>
        </w:rPr>
        <w:t>A</w:t>
      </w:r>
      <w:r w:rsidR="009341BE">
        <w:rPr>
          <w:rFonts w:cs="Times New Roman"/>
        </w:rPr>
        <w:t xml:space="preserve"> nega</w:t>
      </w:r>
      <w:r w:rsidR="00023BB4">
        <w:rPr>
          <w:rFonts w:cs="Times New Roman"/>
        </w:rPr>
        <w:t>tive effect size un</w:t>
      </w:r>
      <w:r w:rsidR="009341BE">
        <w:rPr>
          <w:rFonts w:cs="Times New Roman"/>
        </w:rPr>
        <w:t>der low time pressure</w:t>
      </w:r>
      <w:r w:rsidR="008641D4">
        <w:rPr>
          <w:rFonts w:cs="Times New Roman"/>
        </w:rPr>
        <w:t xml:space="preserve"> (</w:t>
      </w:r>
      <w:proofErr w:type="spellStart"/>
      <w:r w:rsidR="008641D4" w:rsidRPr="00C169AC">
        <w:rPr>
          <w:rFonts w:cs="Times New Roman"/>
          <w:i/>
        </w:rPr>
        <w:t>d</w:t>
      </w:r>
      <w:r w:rsidR="008641D4">
        <w:rPr>
          <w:rFonts w:cs="Times New Roman"/>
          <w:i/>
          <w:vertAlign w:val="subscript"/>
        </w:rPr>
        <w:t>low</w:t>
      </w:r>
      <w:proofErr w:type="spellEnd"/>
      <w:r w:rsidR="008641D4">
        <w:rPr>
          <w:rFonts w:cs="Times New Roman"/>
        </w:rPr>
        <w:t>)</w:t>
      </w:r>
      <w:r w:rsidR="009341BE">
        <w:rPr>
          <w:rFonts w:cs="Times New Roman"/>
        </w:rPr>
        <w:t xml:space="preserve"> and a posi</w:t>
      </w:r>
      <w:r w:rsidR="00023BB4">
        <w:rPr>
          <w:rFonts w:cs="Times New Roman"/>
        </w:rPr>
        <w:t xml:space="preserve">tive effect size under high time pressure </w:t>
      </w:r>
      <w:r w:rsidR="008641D4">
        <w:rPr>
          <w:rFonts w:cs="Times New Roman"/>
        </w:rPr>
        <w:t>(</w:t>
      </w:r>
      <w:proofErr w:type="spellStart"/>
      <w:r w:rsidR="008641D4">
        <w:rPr>
          <w:rFonts w:cs="Times New Roman"/>
          <w:i/>
        </w:rPr>
        <w:t>d</w:t>
      </w:r>
      <w:r w:rsidR="008641D4">
        <w:rPr>
          <w:rFonts w:cs="Times New Roman"/>
          <w:i/>
          <w:vertAlign w:val="subscript"/>
        </w:rPr>
        <w:t>high</w:t>
      </w:r>
      <w:proofErr w:type="spellEnd"/>
      <w:r w:rsidR="008641D4">
        <w:rPr>
          <w:rFonts w:cs="Times New Roman"/>
        </w:rPr>
        <w:t xml:space="preserve">) </w:t>
      </w:r>
      <w:r w:rsidR="00023BB4">
        <w:rPr>
          <w:rFonts w:cs="Times New Roman"/>
        </w:rPr>
        <w:t>were taken as evidence for the immediate enhancement effect.</w:t>
      </w:r>
    </w:p>
    <w:p w14:paraId="749886C0" w14:textId="085DA956" w:rsidR="00BB7181" w:rsidRPr="007E1ACD" w:rsidRDefault="00023BB4" w:rsidP="007E1ACD">
      <w:pPr>
        <w:rPr>
          <w:rFonts w:cs="Times New Roman"/>
        </w:rPr>
        <w:sectPr w:rsidR="00BB7181" w:rsidRPr="007E1ACD" w:rsidSect="00E54F4B">
          <w:pgSz w:w="11906" w:h="16838"/>
          <w:pgMar w:top="1411" w:right="1411" w:bottom="1411" w:left="1411" w:header="708" w:footer="708" w:gutter="0"/>
          <w:cols w:space="708"/>
          <w:docGrid w:linePitch="360"/>
        </w:sectPr>
      </w:pPr>
      <w:r>
        <w:rPr>
          <w:rFonts w:cs="Times New Roman"/>
        </w:rPr>
        <w:t xml:space="preserve">Figure 1 shows the random effect meta-analytic effect size for the immediate enhancement effects (i.e.,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and </w:t>
      </w:r>
      <w:proofErr w:type="spellStart"/>
      <w:r>
        <w:rPr>
          <w:rFonts w:cs="Times New Roman"/>
          <w:i/>
        </w:rPr>
        <w:t>d</w:t>
      </w:r>
      <w:r>
        <w:rPr>
          <w:rFonts w:cs="Times New Roman"/>
          <w:i/>
          <w:vertAlign w:val="subscript"/>
        </w:rPr>
        <w:t>high</w:t>
      </w:r>
      <w:proofErr w:type="spellEnd"/>
      <w:r>
        <w:rPr>
          <w:rFonts w:cs="Times New Roman"/>
        </w:rPr>
        <w:t xml:space="preserve">) across labs. In Wegner and Erber’s Study 1 (1992), the immediate enhancement effects within the low and high time pressure conditions were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 </w:t>
      </w:r>
      <w:r w:rsidR="009341BE">
        <w:rPr>
          <w:rFonts w:cs="Times New Roman"/>
        </w:rPr>
        <w:t>-</w:t>
      </w:r>
      <w:r w:rsidR="009D1BFC">
        <w:rPr>
          <w:rFonts w:cs="Times New Roman"/>
        </w:rPr>
        <w:t>0</w:t>
      </w:r>
      <w:r>
        <w:rPr>
          <w:rFonts w:cs="Times New Roman"/>
        </w:rPr>
        <w:t>.</w:t>
      </w:r>
      <w:r w:rsidR="0060187B">
        <w:rPr>
          <w:rFonts w:cs="Times New Roman"/>
        </w:rPr>
        <w:t>82 [</w:t>
      </w:r>
      <w:r w:rsidR="009341BE">
        <w:rPr>
          <w:rFonts w:cs="Times New Roman"/>
        </w:rPr>
        <w:t>-</w:t>
      </w:r>
      <w:r w:rsidR="009D1BFC">
        <w:rPr>
          <w:rFonts w:cs="Times New Roman"/>
        </w:rPr>
        <w:t>0</w:t>
      </w:r>
      <w:r w:rsidR="0060187B">
        <w:rPr>
          <w:rFonts w:cs="Times New Roman"/>
        </w:rPr>
        <w:t xml:space="preserve">.27, </w:t>
      </w:r>
      <w:r w:rsidR="009341BE">
        <w:rPr>
          <w:rFonts w:cs="Times New Roman"/>
        </w:rPr>
        <w:t>-</w:t>
      </w:r>
      <w:r w:rsidR="0060187B">
        <w:rPr>
          <w:rFonts w:cs="Times New Roman"/>
        </w:rPr>
        <w:t xml:space="preserve">1.36] </w:t>
      </w:r>
      <w:r>
        <w:rPr>
          <w:rFonts w:cs="Times New Roman"/>
        </w:rPr>
        <w:t xml:space="preserve">and </w:t>
      </w:r>
      <w:proofErr w:type="spellStart"/>
      <w:r w:rsidRPr="00C169AC">
        <w:rPr>
          <w:rFonts w:cs="Times New Roman"/>
          <w:i/>
        </w:rPr>
        <w:t>d</w:t>
      </w:r>
      <w:r>
        <w:rPr>
          <w:rFonts w:cs="Times New Roman"/>
          <w:i/>
          <w:vertAlign w:val="subscript"/>
        </w:rPr>
        <w:t>high</w:t>
      </w:r>
      <w:proofErr w:type="spellEnd"/>
      <w:r>
        <w:rPr>
          <w:rFonts w:cs="Times New Roman"/>
        </w:rPr>
        <w:t xml:space="preserve"> = </w:t>
      </w:r>
      <w:r w:rsidR="009D1BFC">
        <w:rPr>
          <w:rFonts w:cs="Times New Roman"/>
        </w:rPr>
        <w:t>0</w:t>
      </w:r>
      <w:r w:rsidR="0060187B">
        <w:rPr>
          <w:rFonts w:cs="Times New Roman"/>
        </w:rPr>
        <w:t>.54 [</w:t>
      </w:r>
      <w:r w:rsidR="009D1BFC">
        <w:rPr>
          <w:rFonts w:cs="Times New Roman"/>
        </w:rPr>
        <w:t>0</w:t>
      </w:r>
      <w:r w:rsidR="0060187B">
        <w:rPr>
          <w:rFonts w:cs="Times New Roman"/>
        </w:rPr>
        <w:t xml:space="preserve">.01, 1.07], </w:t>
      </w:r>
      <w:r>
        <w:rPr>
          <w:rFonts w:cs="Times New Roman"/>
        </w:rPr>
        <w:t xml:space="preserve">respectively. In our current multi-lab data, the </w:t>
      </w:r>
      <w:r w:rsidR="00E83038">
        <w:rPr>
          <w:rFonts w:cs="Times New Roman"/>
        </w:rPr>
        <w:t>effect size</w:t>
      </w:r>
      <w:r>
        <w:rPr>
          <w:rFonts w:cs="Times New Roman"/>
        </w:rPr>
        <w:t xml:space="preserve"> </w:t>
      </w:r>
      <w:r w:rsidR="00E83038">
        <w:rPr>
          <w:rFonts w:cs="Times New Roman"/>
        </w:rPr>
        <w:t xml:space="preserve">of </w:t>
      </w:r>
      <w:r w:rsidR="00C56F42">
        <w:rPr>
          <w:rFonts w:cs="Times New Roman"/>
        </w:rPr>
        <w:t>the suppression</w:t>
      </w:r>
      <w:r w:rsidR="00E83038">
        <w:rPr>
          <w:rFonts w:cs="Times New Roman"/>
        </w:rPr>
        <w:t xml:space="preserve"> condition </w:t>
      </w:r>
      <w:r>
        <w:rPr>
          <w:rFonts w:cs="Times New Roman"/>
        </w:rPr>
        <w:t>under low time pressure was</w:t>
      </w:r>
      <w:r w:rsidR="005A130B">
        <w:rPr>
          <w:rFonts w:cs="Times New Roman"/>
        </w:rPr>
        <w:t xml:space="preserve"> negative,</w:t>
      </w:r>
      <w:r>
        <w:rPr>
          <w:rFonts w:cs="Times New Roman"/>
        </w:rPr>
        <w:t xml:space="preserve">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w:t>
      </w:r>
      <w:r w:rsidR="00763D78">
        <w:rPr>
          <w:rFonts w:cs="Times New Roman"/>
        </w:rPr>
        <w:t xml:space="preserve"> -.</w:t>
      </w:r>
      <w:r w:rsidR="003D5353">
        <w:rPr>
          <w:rFonts w:cs="Times New Roman"/>
        </w:rPr>
        <w:t>50</w:t>
      </w:r>
      <w:r w:rsidR="007E1ACD">
        <w:rPr>
          <w:rFonts w:cs="Times New Roman"/>
        </w:rPr>
        <w:t xml:space="preserve"> [-.59, -.4</w:t>
      </w:r>
      <w:r w:rsidR="003D5353">
        <w:rPr>
          <w:rFonts w:cs="Times New Roman"/>
        </w:rPr>
        <w:t>1</w:t>
      </w:r>
      <w:r w:rsidR="007E1ACD">
        <w:rPr>
          <w:rFonts w:cs="Times New Roman"/>
        </w:rPr>
        <w:t>]</w:t>
      </w:r>
      <w:r>
        <w:rPr>
          <w:rFonts w:cs="Times New Roman"/>
        </w:rPr>
        <w:t>,</w:t>
      </w:r>
      <w:r w:rsidR="007E1ACD">
        <w:rPr>
          <w:rFonts w:cs="Times New Roman"/>
        </w:rPr>
        <w:t xml:space="preserve"> </w:t>
      </w:r>
      <w:r w:rsidR="007E1ACD" w:rsidRPr="007E1ACD">
        <w:rPr>
          <w:rFonts w:cs="Times New Roman"/>
          <w:i/>
          <w:iCs/>
        </w:rPr>
        <w:t>p</w:t>
      </w:r>
      <w:r w:rsidR="007E1ACD">
        <w:rPr>
          <w:rFonts w:cs="Times New Roman"/>
        </w:rPr>
        <w:t xml:space="preserve"> &lt; .001,</w:t>
      </w:r>
      <w:r>
        <w:rPr>
          <w:rFonts w:cs="Times New Roman"/>
        </w:rPr>
        <w:t xml:space="preserve"> </w:t>
      </w:r>
      <w:r w:rsidR="007E1ACD">
        <w:rPr>
          <w:rFonts w:cs="Times New Roman"/>
        </w:rPr>
        <w:t xml:space="preserve">with significant heterogeneity, </w:t>
      </w:r>
      <w:r>
        <w:rPr>
          <w:rFonts w:cs="Times New Roman"/>
        </w:rPr>
        <w:t xml:space="preserve">τ = </w:t>
      </w:r>
      <w:r w:rsidR="00763D78">
        <w:rPr>
          <w:rFonts w:cs="Times New Roman"/>
        </w:rPr>
        <w:t>.177</w:t>
      </w:r>
      <w:r>
        <w:rPr>
          <w:rFonts w:cs="Times New Roman"/>
        </w:rPr>
        <w:t xml:space="preserve">, </w:t>
      </w:r>
      <w:r w:rsidRPr="00FB4B36">
        <w:rPr>
          <w:rFonts w:cs="Times New Roman"/>
          <w:i/>
        </w:rPr>
        <w:t>I</w:t>
      </w:r>
      <w:r w:rsidRPr="00FB4B36">
        <w:rPr>
          <w:rFonts w:cs="Times New Roman"/>
          <w:vertAlign w:val="superscript"/>
        </w:rPr>
        <w:t>2</w:t>
      </w:r>
      <w:r>
        <w:rPr>
          <w:rFonts w:cs="Times New Roman"/>
        </w:rPr>
        <w:t xml:space="preserve"> =</w:t>
      </w:r>
      <w:r w:rsidR="00763D78">
        <w:rPr>
          <w:rFonts w:cs="Times New Roman"/>
        </w:rPr>
        <w:t xml:space="preserve"> 39.</w:t>
      </w:r>
      <w:r w:rsidR="00944A49">
        <w:rPr>
          <w:rFonts w:cs="Times New Roman"/>
        </w:rPr>
        <w:t>3</w:t>
      </w:r>
      <w:r w:rsidR="00763D78">
        <w:rPr>
          <w:rFonts w:cs="Times New Roman"/>
        </w:rPr>
        <w:t>6%</w:t>
      </w:r>
      <w:r>
        <w:rPr>
          <w:rFonts w:cs="Times New Roman"/>
        </w:rPr>
        <w:t xml:space="preserve">, </w:t>
      </w:r>
      <w:r w:rsidRPr="00FB4B36">
        <w:rPr>
          <w:rFonts w:cs="Times New Roman"/>
          <w:i/>
        </w:rPr>
        <w:t>H</w:t>
      </w:r>
      <w:r w:rsidRPr="00FB4B36">
        <w:rPr>
          <w:rFonts w:cs="Times New Roman"/>
          <w:vertAlign w:val="superscript"/>
        </w:rPr>
        <w:t>2</w:t>
      </w:r>
      <w:r>
        <w:rPr>
          <w:rFonts w:cs="Times New Roman"/>
        </w:rPr>
        <w:t xml:space="preserve"> =</w:t>
      </w:r>
      <w:r w:rsidR="00763D78">
        <w:rPr>
          <w:rFonts w:cs="Times New Roman"/>
        </w:rPr>
        <w:t xml:space="preserve"> 1.6</w:t>
      </w:r>
      <w:r w:rsidR="00944A49">
        <w:rPr>
          <w:rFonts w:cs="Times New Roman"/>
        </w:rPr>
        <w:t>5</w:t>
      </w:r>
      <w:r>
        <w:rPr>
          <w:rFonts w:cs="Times New Roman"/>
        </w:rPr>
        <w:t xml:space="preserve">, </w:t>
      </w:r>
      <w:r w:rsidRPr="00FB4B36">
        <w:rPr>
          <w:rFonts w:cs="Times New Roman"/>
          <w:i/>
        </w:rPr>
        <w:t>Q</w:t>
      </w:r>
      <w:r w:rsidR="00763D78">
        <w:rPr>
          <w:rFonts w:cs="Times New Roman"/>
          <w:i/>
        </w:rPr>
        <w:t>(</w:t>
      </w:r>
      <w:proofErr w:type="spellStart"/>
      <w:r w:rsidR="00763D78">
        <w:rPr>
          <w:rFonts w:cs="Times New Roman"/>
          <w:i/>
        </w:rPr>
        <w:t>df</w:t>
      </w:r>
      <w:proofErr w:type="spellEnd"/>
      <w:r w:rsidR="00763D78">
        <w:rPr>
          <w:rFonts w:cs="Times New Roman"/>
          <w:i/>
        </w:rPr>
        <w:t xml:space="preserve"> = 35)</w:t>
      </w:r>
      <w:r>
        <w:rPr>
          <w:rFonts w:cs="Times New Roman"/>
        </w:rPr>
        <w:t xml:space="preserve"> =</w:t>
      </w:r>
      <w:r w:rsidR="00763D78">
        <w:rPr>
          <w:rFonts w:cs="Times New Roman"/>
        </w:rPr>
        <w:t xml:space="preserve"> 57.</w:t>
      </w:r>
      <w:r w:rsidR="00944A49">
        <w:rPr>
          <w:rFonts w:cs="Times New Roman"/>
        </w:rPr>
        <w:t>87</w:t>
      </w:r>
      <w:r>
        <w:rPr>
          <w:rFonts w:cs="Times New Roman"/>
        </w:rPr>
        <w:t xml:space="preserve">, </w:t>
      </w:r>
      <w:r w:rsidRPr="00FB4B36">
        <w:rPr>
          <w:rFonts w:cs="Times New Roman"/>
          <w:i/>
        </w:rPr>
        <w:t>p</w:t>
      </w:r>
      <w:r>
        <w:rPr>
          <w:rFonts w:cs="Times New Roman"/>
        </w:rPr>
        <w:t xml:space="preserve"> =</w:t>
      </w:r>
      <w:r w:rsidR="00763D78">
        <w:rPr>
          <w:rFonts w:cs="Times New Roman"/>
        </w:rPr>
        <w:t>.009</w:t>
      </w:r>
      <w:r w:rsidR="007E1ACD">
        <w:rPr>
          <w:rFonts w:cs="Times New Roman"/>
        </w:rPr>
        <w:t>;</w:t>
      </w:r>
      <w:r>
        <w:rPr>
          <w:rFonts w:cs="Times New Roman"/>
        </w:rPr>
        <w:t xml:space="preserve"> the </w:t>
      </w:r>
      <w:r w:rsidR="00E83038">
        <w:rPr>
          <w:rFonts w:cs="Times New Roman"/>
        </w:rPr>
        <w:t>effect size</w:t>
      </w:r>
      <w:r>
        <w:rPr>
          <w:rFonts w:cs="Times New Roman"/>
        </w:rPr>
        <w:t xml:space="preserve"> </w:t>
      </w:r>
      <w:r w:rsidR="00E83038">
        <w:rPr>
          <w:rFonts w:cs="Times New Roman"/>
        </w:rPr>
        <w:t xml:space="preserve">of </w:t>
      </w:r>
      <w:r w:rsidR="00C56F42">
        <w:rPr>
          <w:rFonts w:cs="Times New Roman"/>
        </w:rPr>
        <w:t>the suppression</w:t>
      </w:r>
      <w:r w:rsidR="00E83038">
        <w:rPr>
          <w:rFonts w:cs="Times New Roman"/>
        </w:rPr>
        <w:t xml:space="preserve"> condition </w:t>
      </w:r>
      <w:r>
        <w:rPr>
          <w:rFonts w:cs="Times New Roman"/>
        </w:rPr>
        <w:t xml:space="preserve">under high time pressure was </w:t>
      </w:r>
      <w:r w:rsidR="005A130B">
        <w:rPr>
          <w:rFonts w:cs="Times New Roman"/>
        </w:rPr>
        <w:t xml:space="preserve">also negative, </w:t>
      </w:r>
      <w:proofErr w:type="spellStart"/>
      <w:r w:rsidRPr="00C169AC">
        <w:rPr>
          <w:rFonts w:cs="Times New Roman"/>
          <w:i/>
        </w:rPr>
        <w:t>d</w:t>
      </w:r>
      <w:r>
        <w:rPr>
          <w:rFonts w:cs="Times New Roman"/>
          <w:i/>
          <w:vertAlign w:val="subscript"/>
        </w:rPr>
        <w:t>high</w:t>
      </w:r>
      <w:proofErr w:type="spellEnd"/>
      <w:r>
        <w:rPr>
          <w:rFonts w:cs="Times New Roman"/>
          <w:i/>
        </w:rPr>
        <w:t xml:space="preserve"> </w:t>
      </w:r>
      <w:r>
        <w:rPr>
          <w:rFonts w:cs="Times New Roman"/>
        </w:rPr>
        <w:t xml:space="preserve">= </w:t>
      </w:r>
      <w:r w:rsidR="00763D78">
        <w:rPr>
          <w:rFonts w:cs="Times New Roman"/>
        </w:rPr>
        <w:t>-.4</w:t>
      </w:r>
      <w:r w:rsidR="00B90437">
        <w:rPr>
          <w:rFonts w:cs="Times New Roman"/>
        </w:rPr>
        <w:t>1</w:t>
      </w:r>
      <w:r w:rsidR="007E1ACD">
        <w:rPr>
          <w:rFonts w:cs="Times New Roman"/>
        </w:rPr>
        <w:t xml:space="preserve"> [-.5</w:t>
      </w:r>
      <w:r w:rsidR="00B90437">
        <w:rPr>
          <w:rFonts w:cs="Times New Roman"/>
        </w:rPr>
        <w:t>1</w:t>
      </w:r>
      <w:r w:rsidR="007E1ACD">
        <w:rPr>
          <w:rFonts w:cs="Times New Roman"/>
        </w:rPr>
        <w:t xml:space="preserve">, -.31], </w:t>
      </w:r>
      <w:r w:rsidR="007E1ACD" w:rsidRPr="007E1ACD">
        <w:rPr>
          <w:rFonts w:cs="Times New Roman"/>
          <w:i/>
          <w:iCs/>
        </w:rPr>
        <w:t>p</w:t>
      </w:r>
      <w:r w:rsidR="007E1ACD">
        <w:rPr>
          <w:rFonts w:cs="Times New Roman"/>
        </w:rPr>
        <w:t xml:space="preserve"> &lt; .001</w:t>
      </w:r>
      <w:r>
        <w:rPr>
          <w:rFonts w:cs="Times New Roman"/>
        </w:rPr>
        <w:t xml:space="preserve">, </w:t>
      </w:r>
      <w:r w:rsidR="007E1ACD">
        <w:rPr>
          <w:rFonts w:cs="Times New Roman"/>
        </w:rPr>
        <w:t xml:space="preserve">with significant heterogeneity, </w:t>
      </w:r>
      <w:r>
        <w:rPr>
          <w:rFonts w:cs="Times New Roman"/>
        </w:rPr>
        <w:t xml:space="preserve">τ = </w:t>
      </w:r>
      <w:r w:rsidR="00763D78" w:rsidRPr="00763D78">
        <w:rPr>
          <w:rFonts w:cs="Times New Roman"/>
          <w:lang w:val="en-AU"/>
        </w:rPr>
        <w:t>.</w:t>
      </w:r>
      <w:r w:rsidR="00B90437">
        <w:rPr>
          <w:rFonts w:cs="Times New Roman"/>
          <w:lang w:val="en-AU"/>
        </w:rPr>
        <w:t>208</w:t>
      </w:r>
      <w:r>
        <w:rPr>
          <w:rFonts w:cs="Times New Roman"/>
        </w:rPr>
        <w:t xml:space="preserve">, </w:t>
      </w:r>
      <w:r w:rsidRPr="00FB4B36">
        <w:rPr>
          <w:rFonts w:cs="Times New Roman"/>
          <w:i/>
        </w:rPr>
        <w:t>I</w:t>
      </w:r>
      <w:r w:rsidRPr="00FB4B36">
        <w:rPr>
          <w:rFonts w:cs="Times New Roman"/>
          <w:vertAlign w:val="superscript"/>
        </w:rPr>
        <w:t>2</w:t>
      </w:r>
      <w:r>
        <w:rPr>
          <w:rFonts w:cs="Times New Roman"/>
        </w:rPr>
        <w:t xml:space="preserve"> =</w:t>
      </w:r>
      <w:r w:rsidR="00763D78">
        <w:rPr>
          <w:rFonts w:cs="Times New Roman"/>
        </w:rPr>
        <w:t xml:space="preserve"> 4</w:t>
      </w:r>
      <w:r w:rsidR="00B90437">
        <w:rPr>
          <w:rFonts w:cs="Times New Roman"/>
        </w:rPr>
        <w:t>7</w:t>
      </w:r>
      <w:r w:rsidR="00763D78">
        <w:rPr>
          <w:rFonts w:cs="Times New Roman"/>
        </w:rPr>
        <w:t>.</w:t>
      </w:r>
      <w:r w:rsidR="00B90437">
        <w:rPr>
          <w:rFonts w:cs="Times New Roman"/>
        </w:rPr>
        <w:t>27</w:t>
      </w:r>
      <w:r w:rsidR="00763D78">
        <w:rPr>
          <w:rFonts w:cs="Times New Roman"/>
        </w:rPr>
        <w:t>%</w:t>
      </w:r>
      <w:r>
        <w:rPr>
          <w:rFonts w:cs="Times New Roman"/>
        </w:rPr>
        <w:t xml:space="preserve">, </w:t>
      </w:r>
      <w:r w:rsidRPr="00FB4B36">
        <w:rPr>
          <w:rFonts w:cs="Times New Roman"/>
          <w:i/>
        </w:rPr>
        <w:t>H</w:t>
      </w:r>
      <w:r w:rsidRPr="00FB4B36">
        <w:rPr>
          <w:rFonts w:cs="Times New Roman"/>
          <w:vertAlign w:val="superscript"/>
        </w:rPr>
        <w:t>2</w:t>
      </w:r>
      <w:r>
        <w:rPr>
          <w:rFonts w:cs="Times New Roman"/>
        </w:rPr>
        <w:t xml:space="preserve"> =</w:t>
      </w:r>
      <w:r w:rsidR="00763D78">
        <w:rPr>
          <w:rFonts w:cs="Times New Roman"/>
        </w:rPr>
        <w:t xml:space="preserve"> 1.</w:t>
      </w:r>
      <w:r w:rsidR="00B90437">
        <w:rPr>
          <w:rFonts w:cs="Times New Roman"/>
        </w:rPr>
        <w:t>90</w:t>
      </w:r>
      <w:r>
        <w:rPr>
          <w:rFonts w:cs="Times New Roman"/>
        </w:rPr>
        <w:t xml:space="preserve">, </w:t>
      </w:r>
      <w:r w:rsidRPr="00FB4B36">
        <w:rPr>
          <w:rFonts w:cs="Times New Roman"/>
          <w:i/>
        </w:rPr>
        <w:t>Q</w:t>
      </w:r>
      <w:r w:rsidR="00763D78">
        <w:rPr>
          <w:rFonts w:cs="Times New Roman"/>
          <w:vertAlign w:val="subscript"/>
        </w:rPr>
        <w:t xml:space="preserve"> </w:t>
      </w:r>
      <w:r w:rsidR="00763D78">
        <w:rPr>
          <w:rFonts w:cs="Times New Roman"/>
        </w:rPr>
        <w:t>(</w:t>
      </w:r>
      <w:proofErr w:type="spellStart"/>
      <w:r w:rsidR="00763D78">
        <w:rPr>
          <w:rFonts w:cs="Times New Roman"/>
        </w:rPr>
        <w:t>df</w:t>
      </w:r>
      <w:proofErr w:type="spellEnd"/>
      <w:r w:rsidR="00763D78">
        <w:rPr>
          <w:rFonts w:cs="Times New Roman"/>
        </w:rPr>
        <w:t xml:space="preserve"> = 35) </w:t>
      </w:r>
      <w:r>
        <w:rPr>
          <w:rFonts w:cs="Times New Roman"/>
        </w:rPr>
        <w:t>=</w:t>
      </w:r>
      <w:r w:rsidR="00763D78">
        <w:rPr>
          <w:rFonts w:cs="Times New Roman"/>
        </w:rPr>
        <w:t xml:space="preserve"> 6</w:t>
      </w:r>
      <w:r w:rsidR="00B90437">
        <w:rPr>
          <w:rFonts w:cs="Times New Roman"/>
        </w:rPr>
        <w:t>6.47</w:t>
      </w:r>
      <w:r>
        <w:rPr>
          <w:rFonts w:cs="Times New Roman"/>
        </w:rPr>
        <w:t xml:space="preserve">, </w:t>
      </w:r>
      <w:r w:rsidRPr="00FB4B36">
        <w:rPr>
          <w:rFonts w:cs="Times New Roman"/>
          <w:i/>
        </w:rPr>
        <w:t>p</w:t>
      </w:r>
      <w:r>
        <w:rPr>
          <w:rFonts w:cs="Times New Roman"/>
        </w:rPr>
        <w:t xml:space="preserve"> = </w:t>
      </w:r>
      <w:r w:rsidR="007E1ACD">
        <w:rPr>
          <w:rFonts w:cs="Times New Roman"/>
        </w:rPr>
        <w:t>.00</w:t>
      </w:r>
      <w:r w:rsidR="00B90437">
        <w:rPr>
          <w:rFonts w:cs="Times New Roman"/>
        </w:rPr>
        <w:t>1</w:t>
      </w:r>
      <w:r>
        <w:rPr>
          <w:rFonts w:cs="Times New Roman"/>
        </w:rPr>
        <w:t>.</w:t>
      </w:r>
      <w:r w:rsidR="007E1ACD">
        <w:rPr>
          <w:rFonts w:cs="Times New Roman"/>
        </w:rPr>
        <w:t xml:space="preserve"> It is worth noting that</w:t>
      </w:r>
      <w:r w:rsidR="001550FD">
        <w:rPr>
          <w:rFonts w:cs="Times New Roman"/>
        </w:rPr>
        <w:t xml:space="preserve"> only three labs had a negative </w:t>
      </w:r>
      <w:proofErr w:type="spellStart"/>
      <w:r w:rsidR="001550FD" w:rsidRPr="001550FD">
        <w:rPr>
          <w:rFonts w:cs="Times New Roman"/>
          <w:i/>
          <w:iCs/>
        </w:rPr>
        <w:t>d</w:t>
      </w:r>
      <w:r w:rsidR="001550FD" w:rsidRPr="001550FD">
        <w:rPr>
          <w:rFonts w:cs="Times New Roman"/>
          <w:i/>
          <w:iCs/>
          <w:vertAlign w:val="subscript"/>
        </w:rPr>
        <w:t>low</w:t>
      </w:r>
      <w:proofErr w:type="spellEnd"/>
      <w:r w:rsidR="001550FD">
        <w:rPr>
          <w:rFonts w:cs="Times New Roman"/>
        </w:rPr>
        <w:t xml:space="preserve"> and a positive </w:t>
      </w:r>
      <w:proofErr w:type="spellStart"/>
      <w:r w:rsidR="001550FD" w:rsidRPr="001550FD">
        <w:rPr>
          <w:rFonts w:cs="Times New Roman"/>
          <w:i/>
          <w:iCs/>
        </w:rPr>
        <w:t>d</w:t>
      </w:r>
      <w:r w:rsidR="001550FD" w:rsidRPr="001550FD">
        <w:rPr>
          <w:rFonts w:cs="Times New Roman"/>
          <w:i/>
          <w:iCs/>
          <w:vertAlign w:val="subscript"/>
        </w:rPr>
        <w:t>high</w:t>
      </w:r>
      <w:proofErr w:type="spellEnd"/>
      <w:r w:rsidR="001550FD">
        <w:rPr>
          <w:rFonts w:cs="Times New Roman"/>
        </w:rPr>
        <w:t xml:space="preserve">, but in all three labs, the confidence intervals of their effect sizes included zero. In essence, this meant that </w:t>
      </w:r>
      <w:r w:rsidR="007E1ACD">
        <w:rPr>
          <w:rFonts w:cs="Times New Roman"/>
        </w:rPr>
        <w:t xml:space="preserve">the immediate enhancement effect was not found in any of the labs. </w:t>
      </w:r>
      <w:r w:rsidR="00F911AD">
        <w:rPr>
          <w:rFonts w:cs="Times New Roman"/>
        </w:rPr>
        <w:t>For the majority of the labs, t</w:t>
      </w:r>
      <w:r w:rsidR="007E1ACD">
        <w:rPr>
          <w:rFonts w:cs="Times New Roman"/>
        </w:rPr>
        <w:t>he consistent result was that those who were asked to concentrate on the target words had more target-relevant associations</w:t>
      </w:r>
      <w:r w:rsidR="00F911AD">
        <w:rPr>
          <w:rFonts w:cs="Times New Roman"/>
        </w:rPr>
        <w:t>, regardless of time pressure</w:t>
      </w:r>
      <w:r w:rsidR="007E1ACD">
        <w:rPr>
          <w:rFonts w:cs="Times New Roman"/>
        </w:rPr>
        <w:t>.</w:t>
      </w:r>
    </w:p>
    <w:p w14:paraId="0182CB8F" w14:textId="671E8BD2" w:rsidR="00DC1F46" w:rsidRPr="00DC1F46" w:rsidRDefault="002C71F5" w:rsidP="00DC1F46">
      <w:pPr>
        <w:spacing w:line="259" w:lineRule="auto"/>
        <w:ind w:firstLine="0"/>
        <w:rPr>
          <w:lang w:val="en-AU"/>
        </w:rPr>
      </w:pPr>
      <w:r>
        <w:rPr>
          <w:noProof/>
          <w:lang w:val="en-AU"/>
        </w:rPr>
        <w:lastRenderedPageBreak/>
        <w:drawing>
          <wp:inline distT="0" distB="0" distL="0" distR="0" wp14:anchorId="19E6F5EC" wp14:editId="0060E3F0">
            <wp:extent cx="5768340" cy="7667625"/>
            <wp:effectExtent l="0" t="0" r="3810" b="9525"/>
            <wp:docPr id="1974349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49996" name="Picture 1974349996"/>
                    <pic:cNvPicPr/>
                  </pic:nvPicPr>
                  <pic:blipFill rotWithShape="1">
                    <a:blip r:embed="rId12" cstate="print">
                      <a:extLst>
                        <a:ext uri="{28A0092B-C50C-407E-A947-70E740481C1C}">
                          <a14:useLocalDpi xmlns:a14="http://schemas.microsoft.com/office/drawing/2010/main" val="0"/>
                        </a:ext>
                      </a:extLst>
                    </a:blip>
                    <a:srcRect t="3855" b="2110"/>
                    <a:stretch/>
                  </pic:blipFill>
                  <pic:spPr bwMode="auto">
                    <a:xfrm>
                      <a:off x="0" y="0"/>
                      <a:ext cx="5768340" cy="7667625"/>
                    </a:xfrm>
                    <a:prstGeom prst="rect">
                      <a:avLst/>
                    </a:prstGeom>
                    <a:ln>
                      <a:noFill/>
                    </a:ln>
                    <a:extLst>
                      <a:ext uri="{53640926-AAD7-44D8-BBD7-CCE9431645EC}">
                        <a14:shadowObscured xmlns:a14="http://schemas.microsoft.com/office/drawing/2010/main"/>
                      </a:ext>
                    </a:extLst>
                  </pic:spPr>
                </pic:pic>
              </a:graphicData>
            </a:graphic>
          </wp:inline>
        </w:drawing>
      </w:r>
    </w:p>
    <w:p w14:paraId="14216BCC" w14:textId="64169A00" w:rsidR="00DC1F46" w:rsidRDefault="00023BB4" w:rsidP="002C71F5">
      <w:pPr>
        <w:ind w:firstLine="0"/>
        <w:rPr>
          <w:rFonts w:cs="Times New Roman"/>
          <w:b/>
        </w:rPr>
      </w:pPr>
      <w:r w:rsidRPr="0040020E">
        <w:t>Figure 1. Forest plot depicting the meta-analytic effect sizes of the immedi</w:t>
      </w:r>
      <w:r w:rsidR="009341BE" w:rsidRPr="0040020E">
        <w:t>ate enhancement effect under high (</w:t>
      </w:r>
      <w:proofErr w:type="spellStart"/>
      <w:r w:rsidR="009341BE" w:rsidRPr="007F5F65">
        <w:rPr>
          <w:i/>
          <w:iCs/>
        </w:rPr>
        <w:t>d</w:t>
      </w:r>
      <w:r w:rsidR="001A229B" w:rsidRPr="000E4CF3">
        <w:rPr>
          <w:vertAlign w:val="subscript"/>
        </w:rPr>
        <w:t>low</w:t>
      </w:r>
      <w:proofErr w:type="spellEnd"/>
      <w:r w:rsidR="00C40DDA">
        <w:t xml:space="preserve"> in red</w:t>
      </w:r>
      <w:r w:rsidR="009341BE" w:rsidRPr="0040020E">
        <w:t>) and low</w:t>
      </w:r>
      <w:r w:rsidRPr="0040020E">
        <w:t xml:space="preserve"> time pressure (</w:t>
      </w:r>
      <w:proofErr w:type="spellStart"/>
      <w:r w:rsidRPr="007F5F65">
        <w:rPr>
          <w:i/>
          <w:iCs/>
        </w:rPr>
        <w:t>d</w:t>
      </w:r>
      <w:r w:rsidR="001A229B" w:rsidRPr="000E4CF3">
        <w:rPr>
          <w:vertAlign w:val="subscript"/>
        </w:rPr>
        <w:t>high</w:t>
      </w:r>
      <w:proofErr w:type="spellEnd"/>
      <w:r w:rsidR="00C40DDA">
        <w:t xml:space="preserve"> in blue</w:t>
      </w:r>
      <w:r w:rsidRPr="0040020E">
        <w:t>)</w:t>
      </w:r>
      <w:r w:rsidR="009341BE" w:rsidRPr="0040020E">
        <w:t>. A posi</w:t>
      </w:r>
      <w:r w:rsidRPr="0040020E">
        <w:t xml:space="preserve">tive </w:t>
      </w:r>
      <w:proofErr w:type="spellStart"/>
      <w:r w:rsidRPr="007F5F65">
        <w:rPr>
          <w:i/>
          <w:iCs/>
        </w:rPr>
        <w:t>d</w:t>
      </w:r>
      <w:r w:rsidR="007F5F65" w:rsidRPr="007F5F65">
        <w:rPr>
          <w:vertAlign w:val="subscript"/>
        </w:rPr>
        <w:t>high</w:t>
      </w:r>
      <w:proofErr w:type="spellEnd"/>
      <w:r w:rsidRPr="0040020E">
        <w:t xml:space="preserve"> and a negative </w:t>
      </w:r>
      <w:proofErr w:type="spellStart"/>
      <w:r w:rsidRPr="007F5F65">
        <w:rPr>
          <w:i/>
          <w:iCs/>
        </w:rPr>
        <w:t>d</w:t>
      </w:r>
      <w:r w:rsidR="007F5F65">
        <w:rPr>
          <w:vertAlign w:val="subscript"/>
        </w:rPr>
        <w:t>low</w:t>
      </w:r>
      <w:proofErr w:type="spellEnd"/>
      <w:r w:rsidRPr="0040020E">
        <w:t xml:space="preserve"> provides evidence for the immediate enhancement effect</w:t>
      </w:r>
      <w:r w:rsidR="00FE345F" w:rsidRPr="0040020E">
        <w:t>.</w:t>
      </w:r>
      <w:r w:rsidR="00DC1F46">
        <w:rPr>
          <w:rFonts w:cs="Times New Roman"/>
          <w:b/>
        </w:rPr>
        <w:br w:type="page"/>
      </w:r>
    </w:p>
    <w:p w14:paraId="6043C72C" w14:textId="0A1CF64C" w:rsidR="00127C10" w:rsidRPr="002B6D9B" w:rsidRDefault="00281878" w:rsidP="00281878">
      <w:pPr>
        <w:tabs>
          <w:tab w:val="left" w:pos="3585"/>
        </w:tabs>
        <w:ind w:firstLine="0"/>
        <w:rPr>
          <w:rFonts w:cs="Times New Roman"/>
          <w:b/>
        </w:rPr>
      </w:pPr>
      <w:r>
        <w:rPr>
          <w:rFonts w:cs="Times New Roman"/>
          <w:b/>
        </w:rPr>
        <w:lastRenderedPageBreak/>
        <w:t>Exploratory a</w:t>
      </w:r>
      <w:r w:rsidR="00127C10" w:rsidRPr="002B6D9B">
        <w:rPr>
          <w:rFonts w:cs="Times New Roman"/>
          <w:b/>
        </w:rPr>
        <w:t>nalyses</w:t>
      </w:r>
      <w:r>
        <w:rPr>
          <w:rFonts w:cs="Times New Roman"/>
          <w:b/>
        </w:rPr>
        <w:t xml:space="preserve"> and manipulation check</w:t>
      </w:r>
    </w:p>
    <w:p w14:paraId="575F091E" w14:textId="60630F12" w:rsidR="00273603" w:rsidRPr="006C11AA" w:rsidRDefault="001A229B" w:rsidP="00127C10">
      <w:pPr>
        <w:rPr>
          <w:rFonts w:cs="Times New Roman"/>
        </w:rPr>
      </w:pPr>
      <w:r w:rsidRPr="006C11AA">
        <w:rPr>
          <w:rFonts w:cs="Times New Roman"/>
        </w:rPr>
        <w:t>When those who failed the manipulation check (</w:t>
      </w:r>
      <w:r w:rsidRPr="00F43AC1">
        <w:rPr>
          <w:rFonts w:cs="Times New Roman"/>
          <w:i/>
          <w:iCs/>
        </w:rPr>
        <w:t>n</w:t>
      </w:r>
      <w:r w:rsidRPr="006C11AA">
        <w:rPr>
          <w:rFonts w:cs="Times New Roman"/>
        </w:rPr>
        <w:t xml:space="preserve"> =</w:t>
      </w:r>
      <w:r w:rsidR="00FE360C" w:rsidRPr="006C11AA">
        <w:rPr>
          <w:rFonts w:cs="Times New Roman"/>
        </w:rPr>
        <w:t xml:space="preserve"> 308 participants</w:t>
      </w:r>
      <w:r w:rsidRPr="006C11AA">
        <w:rPr>
          <w:rFonts w:cs="Times New Roman"/>
        </w:rPr>
        <w:t xml:space="preserve">, or </w:t>
      </w:r>
      <w:r w:rsidR="006F6027">
        <w:rPr>
          <w:rFonts w:cs="Times New Roman"/>
        </w:rPr>
        <w:t>9.4</w:t>
      </w:r>
      <w:r w:rsidR="00FE360C" w:rsidRPr="006C11AA">
        <w:rPr>
          <w:rFonts w:cs="Times New Roman"/>
        </w:rPr>
        <w:t>%</w:t>
      </w:r>
      <w:r w:rsidR="00F43AC1">
        <w:rPr>
          <w:rFonts w:cs="Times New Roman"/>
        </w:rPr>
        <w:t xml:space="preserve"> of </w:t>
      </w:r>
      <w:r w:rsidR="006F6027">
        <w:rPr>
          <w:rFonts w:cs="Times New Roman"/>
        </w:rPr>
        <w:t xml:space="preserve">final </w:t>
      </w:r>
      <w:r w:rsidR="006F6027" w:rsidRPr="006F6027">
        <w:rPr>
          <w:rFonts w:cs="Times New Roman"/>
          <w:i/>
          <w:iCs/>
        </w:rPr>
        <w:t>N</w:t>
      </w:r>
      <w:r w:rsidR="00FE360C" w:rsidRPr="006C11AA">
        <w:rPr>
          <w:rFonts w:cs="Times New Roman"/>
        </w:rPr>
        <w:t xml:space="preserve">) </w:t>
      </w:r>
      <w:r w:rsidRPr="006C11AA">
        <w:rPr>
          <w:rFonts w:cs="Times New Roman"/>
        </w:rPr>
        <w:t xml:space="preserve">were also excluded in addition to those who failed the suspicion probes and compliance checks, the result was still very similar. The immediate enhancement effect of instruction condition under low and high </w:t>
      </w:r>
      <w:r w:rsidR="00F41B6C">
        <w:rPr>
          <w:rFonts w:cs="Times New Roman"/>
        </w:rPr>
        <w:t>cognitive load</w:t>
      </w:r>
      <w:r w:rsidRPr="006C11AA">
        <w:rPr>
          <w:rFonts w:cs="Times New Roman"/>
        </w:rPr>
        <w:t xml:space="preserve"> </w:t>
      </w:r>
      <w:r w:rsidR="005A130B">
        <w:rPr>
          <w:rFonts w:cs="Times New Roman"/>
        </w:rPr>
        <w:t>remained</w:t>
      </w:r>
      <w:r w:rsidRPr="006C11AA">
        <w:rPr>
          <w:rFonts w:cs="Times New Roman"/>
        </w:rPr>
        <w:t xml:space="preserve"> negative: </w:t>
      </w:r>
      <w:proofErr w:type="spellStart"/>
      <w:r w:rsidRPr="006C11AA">
        <w:rPr>
          <w:rFonts w:cs="Times New Roman"/>
          <w:i/>
          <w:iCs/>
        </w:rPr>
        <w:t>d</w:t>
      </w:r>
      <w:r w:rsidRPr="006C11AA">
        <w:rPr>
          <w:rFonts w:cs="Times New Roman"/>
          <w:vertAlign w:val="subscript"/>
        </w:rPr>
        <w:t>low</w:t>
      </w:r>
      <w:proofErr w:type="spellEnd"/>
      <w:r w:rsidRPr="006C11AA">
        <w:rPr>
          <w:rFonts w:cs="Times New Roman"/>
        </w:rPr>
        <w:t xml:space="preserve"> = -.</w:t>
      </w:r>
      <w:r w:rsidR="00273603" w:rsidRPr="006C11AA">
        <w:rPr>
          <w:rFonts w:cs="Times New Roman"/>
        </w:rPr>
        <w:t>5</w:t>
      </w:r>
      <w:r w:rsidR="003D5353">
        <w:rPr>
          <w:rFonts w:cs="Times New Roman"/>
        </w:rPr>
        <w:t>2</w:t>
      </w:r>
      <w:r w:rsidRPr="006C11AA">
        <w:rPr>
          <w:rFonts w:cs="Times New Roman"/>
        </w:rPr>
        <w:t xml:space="preserve"> [-.</w:t>
      </w:r>
      <w:r w:rsidR="00273603" w:rsidRPr="006C11AA">
        <w:rPr>
          <w:rFonts w:cs="Times New Roman"/>
        </w:rPr>
        <w:t>61</w:t>
      </w:r>
      <w:r w:rsidRPr="006C11AA">
        <w:rPr>
          <w:rFonts w:cs="Times New Roman"/>
        </w:rPr>
        <w:t>, -.</w:t>
      </w:r>
      <w:r w:rsidR="00273603" w:rsidRPr="006C11AA">
        <w:rPr>
          <w:rFonts w:cs="Times New Roman"/>
        </w:rPr>
        <w:t>4</w:t>
      </w:r>
      <w:r w:rsidR="003D5353">
        <w:rPr>
          <w:rFonts w:cs="Times New Roman"/>
        </w:rPr>
        <w:t>2</w:t>
      </w:r>
      <w:r w:rsidRPr="006C11AA">
        <w:rPr>
          <w:rFonts w:cs="Times New Roman"/>
        </w:rPr>
        <w:t xml:space="preserve">], </w:t>
      </w:r>
      <w:r w:rsidRPr="006C11AA">
        <w:rPr>
          <w:rFonts w:cs="Times New Roman"/>
          <w:i/>
          <w:iCs/>
        </w:rPr>
        <w:t>p</w:t>
      </w:r>
      <w:r w:rsidRPr="006C11AA">
        <w:rPr>
          <w:rFonts w:cs="Times New Roman"/>
        </w:rPr>
        <w:t xml:space="preserve"> &lt; .001 and </w:t>
      </w:r>
      <w:proofErr w:type="spellStart"/>
      <w:r w:rsidRPr="006C11AA">
        <w:rPr>
          <w:rFonts w:cs="Times New Roman"/>
          <w:i/>
          <w:iCs/>
        </w:rPr>
        <w:t>d</w:t>
      </w:r>
      <w:r w:rsidRPr="006C11AA">
        <w:rPr>
          <w:rFonts w:cs="Times New Roman"/>
          <w:vertAlign w:val="subscript"/>
        </w:rPr>
        <w:t>high</w:t>
      </w:r>
      <w:proofErr w:type="spellEnd"/>
      <w:r w:rsidRPr="006C11AA">
        <w:rPr>
          <w:rFonts w:cs="Times New Roman"/>
        </w:rPr>
        <w:t xml:space="preserve"> = -.4</w:t>
      </w:r>
      <w:r w:rsidR="00273603" w:rsidRPr="006C11AA">
        <w:rPr>
          <w:rFonts w:cs="Times New Roman"/>
        </w:rPr>
        <w:t>5</w:t>
      </w:r>
      <w:r w:rsidRPr="006C11AA">
        <w:rPr>
          <w:rFonts w:cs="Times New Roman"/>
        </w:rPr>
        <w:t xml:space="preserve"> [-.5</w:t>
      </w:r>
      <w:r w:rsidR="00273603" w:rsidRPr="006C11AA">
        <w:rPr>
          <w:rFonts w:cs="Times New Roman"/>
        </w:rPr>
        <w:t>5</w:t>
      </w:r>
      <w:r w:rsidRPr="006C11AA">
        <w:rPr>
          <w:rFonts w:cs="Times New Roman"/>
        </w:rPr>
        <w:t>, -.</w:t>
      </w:r>
      <w:r w:rsidR="00273603" w:rsidRPr="006C11AA">
        <w:rPr>
          <w:rFonts w:cs="Times New Roman"/>
        </w:rPr>
        <w:t>35</w:t>
      </w:r>
      <w:r w:rsidRPr="006C11AA">
        <w:rPr>
          <w:rFonts w:cs="Times New Roman"/>
        </w:rPr>
        <w:t xml:space="preserve">], </w:t>
      </w:r>
      <w:r w:rsidRPr="006C11AA">
        <w:rPr>
          <w:rFonts w:cs="Times New Roman"/>
          <w:i/>
          <w:iCs/>
        </w:rPr>
        <w:t>p</w:t>
      </w:r>
      <w:r w:rsidRPr="006C11AA">
        <w:rPr>
          <w:rFonts w:cs="Times New Roman"/>
        </w:rPr>
        <w:t xml:space="preserve"> &lt; .001</w:t>
      </w:r>
      <w:r w:rsidR="00FE360C" w:rsidRPr="006C11AA">
        <w:rPr>
          <w:rFonts w:cs="Times New Roman"/>
        </w:rPr>
        <w:t>.</w:t>
      </w:r>
      <w:r w:rsidR="00273603" w:rsidRPr="006C11AA">
        <w:rPr>
          <w:rFonts w:cs="Times New Roman"/>
        </w:rPr>
        <w:t xml:space="preserve"> We </w:t>
      </w:r>
      <w:r w:rsidR="00F41B6C">
        <w:rPr>
          <w:rFonts w:cs="Times New Roman"/>
        </w:rPr>
        <w:t xml:space="preserve">also </w:t>
      </w:r>
      <w:r w:rsidR="00273603" w:rsidRPr="006C11AA">
        <w:rPr>
          <w:rFonts w:cs="Times New Roman"/>
        </w:rPr>
        <w:t xml:space="preserve">coded for region of sampling (12 Asian countries vs. 24 non-Asian countries). Region was not a significant moderator </w:t>
      </w:r>
      <w:r w:rsidR="007F5F65">
        <w:rPr>
          <w:rFonts w:cs="Times New Roman"/>
        </w:rPr>
        <w:t>for</w:t>
      </w:r>
      <w:r w:rsidR="007F5F65" w:rsidRPr="006C11AA">
        <w:rPr>
          <w:rFonts w:cs="Times New Roman"/>
        </w:rPr>
        <w:t xml:space="preserve"> </w:t>
      </w:r>
      <w:proofErr w:type="spellStart"/>
      <w:r w:rsidR="00273603" w:rsidRPr="006C11AA">
        <w:rPr>
          <w:rFonts w:cs="Times New Roman"/>
          <w:i/>
          <w:iCs/>
        </w:rPr>
        <w:t>d</w:t>
      </w:r>
      <w:r w:rsidR="00273603" w:rsidRPr="006C11AA">
        <w:rPr>
          <w:rFonts w:cs="Times New Roman"/>
          <w:vertAlign w:val="subscript"/>
        </w:rPr>
        <w:t>low</w:t>
      </w:r>
      <w:proofErr w:type="spellEnd"/>
      <w:r w:rsidR="007F5F65">
        <w:rPr>
          <w:rFonts w:cs="Times New Roman"/>
        </w:rPr>
        <w:t xml:space="preserve">, </w:t>
      </w:r>
      <w:proofErr w:type="spellStart"/>
      <w:r w:rsidR="007F5F65" w:rsidRPr="007F5F65">
        <w:rPr>
          <w:rFonts w:cs="Times New Roman"/>
          <w:i/>
          <w:iCs/>
        </w:rPr>
        <w:t>Q</w:t>
      </w:r>
      <w:r w:rsidR="007F5F65" w:rsidRPr="007F5F65">
        <w:rPr>
          <w:rFonts w:cs="Times New Roman"/>
          <w:vertAlign w:val="subscript"/>
        </w:rPr>
        <w:t>mod</w:t>
      </w:r>
      <w:proofErr w:type="spellEnd"/>
      <w:r w:rsidR="007F5F65">
        <w:rPr>
          <w:rFonts w:cs="Times New Roman"/>
        </w:rPr>
        <w:t xml:space="preserve"> = .211, </w:t>
      </w:r>
      <w:r w:rsidR="007F5F65" w:rsidRPr="007F5F65">
        <w:rPr>
          <w:rFonts w:cs="Times New Roman"/>
          <w:i/>
          <w:iCs/>
        </w:rPr>
        <w:t>p</w:t>
      </w:r>
      <w:r w:rsidR="007F5F65">
        <w:rPr>
          <w:rFonts w:cs="Times New Roman"/>
        </w:rPr>
        <w:t xml:space="preserve"> = .646, nor </w:t>
      </w:r>
      <w:proofErr w:type="spellStart"/>
      <w:r w:rsidR="007F5F65" w:rsidRPr="006C11AA">
        <w:rPr>
          <w:rFonts w:cs="Times New Roman"/>
          <w:i/>
          <w:iCs/>
        </w:rPr>
        <w:t>d</w:t>
      </w:r>
      <w:r w:rsidR="007F5F65" w:rsidRPr="006C11AA">
        <w:rPr>
          <w:rFonts w:cs="Times New Roman"/>
          <w:vertAlign w:val="subscript"/>
        </w:rPr>
        <w:t>high</w:t>
      </w:r>
      <w:proofErr w:type="spellEnd"/>
      <w:r w:rsidR="007F5F65">
        <w:rPr>
          <w:rFonts w:cs="Times New Roman"/>
        </w:rPr>
        <w:t xml:space="preserve">, </w:t>
      </w:r>
      <w:proofErr w:type="spellStart"/>
      <w:r w:rsidR="007F5F65" w:rsidRPr="00D754FA">
        <w:rPr>
          <w:rFonts w:cs="Times New Roman"/>
          <w:i/>
          <w:iCs/>
        </w:rPr>
        <w:t>Q</w:t>
      </w:r>
      <w:r w:rsidR="007F5F65" w:rsidRPr="00D754FA">
        <w:rPr>
          <w:rFonts w:cs="Times New Roman"/>
          <w:vertAlign w:val="subscript"/>
        </w:rPr>
        <w:t>mod</w:t>
      </w:r>
      <w:proofErr w:type="spellEnd"/>
      <w:r w:rsidR="007F5F65">
        <w:rPr>
          <w:rFonts w:cs="Times New Roman"/>
        </w:rPr>
        <w:t xml:space="preserve"> = .439, </w:t>
      </w:r>
      <w:r w:rsidR="007F5F65" w:rsidRPr="007F5F65">
        <w:rPr>
          <w:rFonts w:cs="Times New Roman"/>
          <w:i/>
          <w:iCs/>
        </w:rPr>
        <w:t>p</w:t>
      </w:r>
      <w:r w:rsidR="007F5F65">
        <w:rPr>
          <w:rFonts w:cs="Times New Roman"/>
        </w:rPr>
        <w:t xml:space="preserve"> = .508. </w:t>
      </w:r>
    </w:p>
    <w:p w14:paraId="6186A06A" w14:textId="77777777" w:rsidR="00FA7913" w:rsidRPr="00145633" w:rsidRDefault="00FA7913" w:rsidP="00FA7913">
      <w:pPr>
        <w:ind w:firstLine="0"/>
        <w:jc w:val="center"/>
        <w:rPr>
          <w:rFonts w:cs="Times New Roman"/>
          <w:b/>
          <w:lang w:val="en-US" w:eastAsia="zh-CN"/>
        </w:rPr>
      </w:pPr>
      <w:r w:rsidRPr="00145633">
        <w:rPr>
          <w:rFonts w:cs="Times New Roman"/>
          <w:b/>
          <w:lang w:val="en-US" w:eastAsia="zh-CN"/>
        </w:rPr>
        <w:t>Study 2 – Replicating the Rebound Effect</w:t>
      </w:r>
    </w:p>
    <w:p w14:paraId="1BFD8667" w14:textId="77777777" w:rsidR="00A90233" w:rsidRDefault="00FA7913" w:rsidP="00A90233">
      <w:pPr>
        <w:ind w:firstLine="0"/>
        <w:rPr>
          <w:b/>
          <w:lang w:val="en-US" w:eastAsia="zh-CN"/>
        </w:rPr>
      </w:pPr>
      <w:r w:rsidRPr="0061380F">
        <w:rPr>
          <w:b/>
          <w:lang w:val="en-US" w:eastAsia="zh-CN"/>
        </w:rPr>
        <w:t>Participants and Design</w:t>
      </w:r>
    </w:p>
    <w:p w14:paraId="0A2B94E4" w14:textId="118B2191" w:rsidR="00A90233" w:rsidRDefault="00FA7913" w:rsidP="00A90233">
      <w:pPr>
        <w:rPr>
          <w:rFonts w:cs="Times New Roman"/>
        </w:rPr>
      </w:pPr>
      <w:r w:rsidRPr="005E5C39">
        <w:rPr>
          <w:rFonts w:cs="Times New Roman"/>
          <w:lang w:val="en-US"/>
        </w:rPr>
        <w:t>To replicate</w:t>
      </w:r>
      <w:r w:rsidRPr="005E5C39">
        <w:rPr>
          <w:rFonts w:cs="Times New Roman"/>
        </w:rPr>
        <w:t xml:space="preserve"> the reboun</w:t>
      </w:r>
      <w:r w:rsidR="0081061E">
        <w:rPr>
          <w:rFonts w:cs="Times New Roman"/>
        </w:rPr>
        <w:t xml:space="preserve">d effect, each lab </w:t>
      </w:r>
      <w:r w:rsidRPr="005E5C39">
        <w:rPr>
          <w:rFonts w:cs="Times New Roman"/>
        </w:rPr>
        <w:t>recruit</w:t>
      </w:r>
      <w:r w:rsidR="0081061E">
        <w:rPr>
          <w:rFonts w:cs="Times New Roman"/>
        </w:rPr>
        <w:t>ed</w:t>
      </w:r>
      <w:r w:rsidRPr="005E5C39">
        <w:rPr>
          <w:rFonts w:cs="Times New Roman"/>
        </w:rPr>
        <w:t xml:space="preserve"> a minimum </w:t>
      </w:r>
      <w:r w:rsidR="0049094B">
        <w:rPr>
          <w:rFonts w:cs="Times New Roman"/>
        </w:rPr>
        <w:t>post-exclusion sample</w:t>
      </w:r>
      <w:r w:rsidR="00A90233">
        <w:rPr>
          <w:rFonts w:cs="Times New Roman"/>
        </w:rPr>
        <w:t xml:space="preserve"> </w:t>
      </w:r>
      <w:r w:rsidR="008D0479" w:rsidRPr="00C274A9">
        <w:rPr>
          <w:rFonts w:cs="Times New Roman"/>
        </w:rPr>
        <w:t xml:space="preserve">of </w:t>
      </w:r>
      <w:r w:rsidR="00A176A5">
        <w:rPr>
          <w:rFonts w:cs="Times New Roman"/>
        </w:rPr>
        <w:t>8</w:t>
      </w:r>
      <w:r w:rsidRPr="00C274A9">
        <w:rPr>
          <w:rFonts w:cs="Times New Roman"/>
        </w:rPr>
        <w:t>0</w:t>
      </w:r>
      <w:r w:rsidRPr="005E5C39">
        <w:rPr>
          <w:rFonts w:cs="Times New Roman"/>
        </w:rPr>
        <w:t xml:space="preserve"> participants to a study adopt</w:t>
      </w:r>
      <w:r w:rsidR="003C24B4">
        <w:rPr>
          <w:rFonts w:cs="Times New Roman"/>
        </w:rPr>
        <w:t xml:space="preserve">ing </w:t>
      </w:r>
      <w:r w:rsidR="003C24B4" w:rsidRPr="00050198">
        <w:rPr>
          <w:rFonts w:cs="Times New Roman"/>
        </w:rPr>
        <w:t>a 2 (</w:t>
      </w:r>
      <w:r w:rsidR="00050198" w:rsidRPr="00050198">
        <w:rPr>
          <w:rFonts w:cs="Times New Roman"/>
        </w:rPr>
        <w:t>initial instructions</w:t>
      </w:r>
      <w:r w:rsidR="003C24B4" w:rsidRPr="00050198">
        <w:rPr>
          <w:rFonts w:cs="Times New Roman"/>
        </w:rPr>
        <w:t xml:space="preserve">: </w:t>
      </w:r>
      <w:r w:rsidR="00050198" w:rsidRPr="00050198">
        <w:rPr>
          <w:rFonts w:cs="Times New Roman"/>
        </w:rPr>
        <w:t>suppression</w:t>
      </w:r>
      <w:r w:rsidR="003C24B4" w:rsidRPr="00050198">
        <w:rPr>
          <w:rFonts w:cs="Times New Roman"/>
        </w:rPr>
        <w:t xml:space="preserve"> vs. </w:t>
      </w:r>
      <w:r w:rsidR="00050198" w:rsidRPr="00050198">
        <w:rPr>
          <w:rFonts w:cs="Times New Roman"/>
        </w:rPr>
        <w:t>concentration</w:t>
      </w:r>
      <w:r w:rsidRPr="00050198">
        <w:rPr>
          <w:rFonts w:cs="Times New Roman"/>
        </w:rPr>
        <w:t xml:space="preserve">) </w:t>
      </w:r>
      <w:r w:rsidR="00844E83">
        <w:rPr>
          <w:rFonts w:cs="Times New Roman"/>
        </w:rPr>
        <w:t>×</w:t>
      </w:r>
      <w:r w:rsidR="009A1817">
        <w:rPr>
          <w:rFonts w:cs="Times New Roman"/>
        </w:rPr>
        <w:t>4</w:t>
      </w:r>
      <w:r w:rsidRPr="005E5C39">
        <w:rPr>
          <w:rFonts w:cs="Times New Roman"/>
        </w:rPr>
        <w:t xml:space="preserve"> (target thought</w:t>
      </w:r>
      <w:r w:rsidRPr="00A176A5">
        <w:rPr>
          <w:rFonts w:cs="Times New Roman"/>
        </w:rPr>
        <w:t xml:space="preserve">: </w:t>
      </w:r>
      <w:r w:rsidR="009A1817" w:rsidRPr="00A176A5">
        <w:rPr>
          <w:rFonts w:cs="Times New Roman"/>
        </w:rPr>
        <w:t>gorilla</w:t>
      </w:r>
      <w:r w:rsidR="000B6D54" w:rsidRPr="00A176A5">
        <w:rPr>
          <w:rFonts w:cs="Times New Roman"/>
        </w:rPr>
        <w:t xml:space="preserve"> vs.</w:t>
      </w:r>
      <w:r w:rsidR="009A1817" w:rsidRPr="00A176A5">
        <w:rPr>
          <w:rFonts w:cs="Times New Roman"/>
        </w:rPr>
        <w:t xml:space="preserve"> tiger</w:t>
      </w:r>
      <w:r w:rsidR="000B6D54" w:rsidRPr="00A176A5">
        <w:rPr>
          <w:rFonts w:cs="Times New Roman"/>
        </w:rPr>
        <w:t xml:space="preserve"> vs.</w:t>
      </w:r>
      <w:r w:rsidRPr="00A176A5">
        <w:rPr>
          <w:rFonts w:cs="Times New Roman"/>
        </w:rPr>
        <w:t xml:space="preserve"> </w:t>
      </w:r>
      <w:r w:rsidR="003C24B4" w:rsidRPr="00A176A5">
        <w:rPr>
          <w:rFonts w:cs="Times New Roman"/>
        </w:rPr>
        <w:t>food</w:t>
      </w:r>
      <w:r w:rsidR="000B6D54" w:rsidRPr="00A176A5">
        <w:rPr>
          <w:rFonts w:cs="Times New Roman"/>
        </w:rPr>
        <w:t xml:space="preserve"> vs.</w:t>
      </w:r>
      <w:r w:rsidR="009A1817" w:rsidRPr="00A176A5">
        <w:rPr>
          <w:rFonts w:cs="Times New Roman"/>
        </w:rPr>
        <w:t xml:space="preserve"> diseases</w:t>
      </w:r>
      <w:r w:rsidRPr="00A176A5">
        <w:rPr>
          <w:rFonts w:cs="Times New Roman"/>
        </w:rPr>
        <w:t xml:space="preserve">) </w:t>
      </w:r>
      <w:r w:rsidRPr="005E5C39">
        <w:rPr>
          <w:rFonts w:cs="Times New Roman"/>
        </w:rPr>
        <w:t>between-participants experimental design, with target thought</w:t>
      </w:r>
      <w:r>
        <w:rPr>
          <w:rFonts w:cs="Times New Roman"/>
        </w:rPr>
        <w:t xml:space="preserve"> </w:t>
      </w:r>
      <w:r w:rsidRPr="005E5C39">
        <w:rPr>
          <w:rFonts w:cs="Times New Roman"/>
        </w:rPr>
        <w:t xml:space="preserve">included </w:t>
      </w:r>
      <w:r w:rsidRPr="00D67439">
        <w:rPr>
          <w:rFonts w:cs="Times New Roman"/>
        </w:rPr>
        <w:t xml:space="preserve">as a random factor </w:t>
      </w:r>
      <w:r>
        <w:rPr>
          <w:rFonts w:cs="Times New Roman"/>
        </w:rPr>
        <w:t xml:space="preserve">only </w:t>
      </w:r>
      <w:r w:rsidRPr="005E5C39">
        <w:rPr>
          <w:rFonts w:cs="Times New Roman"/>
        </w:rPr>
        <w:t>for generalizability purposes, rather than as a central independent variable.</w:t>
      </w:r>
      <w:r w:rsidR="00A90233" w:rsidRPr="00A90233">
        <w:rPr>
          <w:rFonts w:cs="Times New Roman"/>
        </w:rPr>
        <w:t xml:space="preserve"> </w:t>
      </w:r>
      <w:r w:rsidR="00A90233">
        <w:rPr>
          <w:rFonts w:cs="Times New Roman"/>
        </w:rPr>
        <w:t>In line with the original study, undergraduate students from each university’s research participant pool or equivalent participated in the study for course credit. In accordance to our predetermined exclusion criteria, participants were excluded from analyses if they failed the suspicion probe or failed to comply with experimental instructions</w:t>
      </w:r>
      <w:r w:rsidR="005824A8" w:rsidRPr="0040020E">
        <w:rPr>
          <w:rFonts w:cs="Times New Roman"/>
        </w:rPr>
        <w:t>, and labs were excluded from the present RRR if they failed to recruit at least 50 participants post-exclusion</w:t>
      </w:r>
      <w:r w:rsidR="007E2FC3">
        <w:rPr>
          <w:rFonts w:cs="Times New Roman"/>
        </w:rPr>
        <w:t xml:space="preserve"> (</w:t>
      </w:r>
      <w:r w:rsidR="007E2FC3" w:rsidRPr="00A176A5">
        <w:rPr>
          <w:rFonts w:cs="Times New Roman"/>
        </w:rPr>
        <w:t>one</w:t>
      </w:r>
      <w:r w:rsidR="007E2FC3">
        <w:rPr>
          <w:rFonts w:cs="Times New Roman"/>
        </w:rPr>
        <w:t xml:space="preserve"> lab</w:t>
      </w:r>
      <w:r w:rsidR="00844E83">
        <w:rPr>
          <w:rFonts w:cs="Times New Roman"/>
        </w:rPr>
        <w:t xml:space="preserve"> out of 37</w:t>
      </w:r>
      <w:r w:rsidR="007E2FC3">
        <w:rPr>
          <w:rFonts w:cs="Times New Roman"/>
        </w:rPr>
        <w:t xml:space="preserve"> was excluded for</w:t>
      </w:r>
      <w:r w:rsidR="00287B49">
        <w:rPr>
          <w:rFonts w:cs="Times New Roman"/>
        </w:rPr>
        <w:t xml:space="preserve"> having </w:t>
      </w:r>
      <w:r w:rsidR="00FA1587">
        <w:rPr>
          <w:rFonts w:cs="Times New Roman"/>
        </w:rPr>
        <w:t>only</w:t>
      </w:r>
      <w:r w:rsidR="00287B49">
        <w:rPr>
          <w:rFonts w:cs="Times New Roman"/>
        </w:rPr>
        <w:t xml:space="preserve"> </w:t>
      </w:r>
      <w:r w:rsidR="00287B49" w:rsidRPr="005A130B">
        <w:rPr>
          <w:rFonts w:cs="Times New Roman"/>
          <w:i/>
          <w:iCs/>
        </w:rPr>
        <w:t>n</w:t>
      </w:r>
      <w:r w:rsidR="00287B49">
        <w:rPr>
          <w:rFonts w:cs="Times New Roman"/>
        </w:rPr>
        <w:t xml:space="preserve"> = 13</w:t>
      </w:r>
      <w:r w:rsidR="007E2FC3">
        <w:rPr>
          <w:rFonts w:cs="Times New Roman"/>
        </w:rPr>
        <w:t>)</w:t>
      </w:r>
      <w:r w:rsidR="005824A8" w:rsidRPr="0040020E">
        <w:rPr>
          <w:rFonts w:cs="Times New Roman"/>
        </w:rPr>
        <w:t>.</w:t>
      </w:r>
    </w:p>
    <w:p w14:paraId="0054DA29" w14:textId="77777777" w:rsidR="00687F61" w:rsidRDefault="00687F61" w:rsidP="00B6088E">
      <w:pPr>
        <w:ind w:firstLine="0"/>
        <w:rPr>
          <w:rFonts w:cs="Times New Roman"/>
          <w:b/>
        </w:rPr>
      </w:pPr>
    </w:p>
    <w:p w14:paraId="5F9F4E70" w14:textId="77777777" w:rsidR="00687F61" w:rsidRDefault="00687F61" w:rsidP="00B6088E">
      <w:pPr>
        <w:ind w:firstLine="0"/>
        <w:rPr>
          <w:rFonts w:cs="Times New Roman"/>
          <w:b/>
        </w:rPr>
      </w:pPr>
    </w:p>
    <w:p w14:paraId="0FA05349" w14:textId="1B567A52" w:rsidR="00B6088E" w:rsidRPr="00B6088E" w:rsidRDefault="00B6088E" w:rsidP="00B6088E">
      <w:pPr>
        <w:ind w:firstLine="0"/>
        <w:rPr>
          <w:rFonts w:cs="Times New Roman"/>
          <w:b/>
          <w:lang w:val="en-US"/>
        </w:rPr>
      </w:pPr>
      <w:r>
        <w:rPr>
          <w:rFonts w:cs="Times New Roman"/>
          <w:b/>
        </w:rPr>
        <w:lastRenderedPageBreak/>
        <w:t xml:space="preserve">Procedure </w:t>
      </w:r>
      <w:r>
        <w:rPr>
          <w:rFonts w:cs="Times New Roman"/>
          <w:b/>
          <w:lang w:val="en-US" w:eastAsia="zh-CN"/>
        </w:rPr>
        <w:t>and Stimuli</w:t>
      </w:r>
    </w:p>
    <w:p w14:paraId="14A7CB39" w14:textId="410C210F" w:rsidR="00B6088E" w:rsidRDefault="00B6088E" w:rsidP="00B6088E">
      <w:pPr>
        <w:rPr>
          <w:rFonts w:cs="Times New Roman"/>
          <w:lang w:val="en-US"/>
        </w:rPr>
      </w:pPr>
      <w:r>
        <w:rPr>
          <w:rFonts w:cs="Times New Roman"/>
          <w:lang w:val="en-US"/>
        </w:rPr>
        <w:t>Participants participated individually in a lab</w:t>
      </w:r>
      <w:r w:rsidR="009458ED">
        <w:rPr>
          <w:rFonts w:cs="Times New Roman"/>
          <w:lang w:val="en-US"/>
        </w:rPr>
        <w:t>oratory</w:t>
      </w:r>
      <w:r>
        <w:rPr>
          <w:rFonts w:cs="Times New Roman"/>
          <w:lang w:val="en-US"/>
        </w:rPr>
        <w:t xml:space="preserve"> booth or cubicle equipped with an audio recording device. In line with the original experiment, </w:t>
      </w:r>
      <w:r w:rsidRPr="005A1940">
        <w:rPr>
          <w:rFonts w:cs="Times New Roman"/>
          <w:lang w:val="en-US"/>
        </w:rPr>
        <w:t xml:space="preserve">participants were first given instructions (by an experimenter blind to </w:t>
      </w:r>
      <w:r w:rsidRPr="0040020E">
        <w:rPr>
          <w:rFonts w:cs="Times New Roman"/>
          <w:lang w:val="en-US"/>
        </w:rPr>
        <w:t xml:space="preserve">the purpose of </w:t>
      </w:r>
      <w:r w:rsidRPr="005A1940">
        <w:rPr>
          <w:rFonts w:cs="Times New Roman"/>
          <w:lang w:val="en-US"/>
        </w:rPr>
        <w:t xml:space="preserve">the study) on how </w:t>
      </w:r>
      <w:r>
        <w:rPr>
          <w:rFonts w:cs="Times New Roman"/>
          <w:lang w:val="en-US"/>
        </w:rPr>
        <w:t>to verbalize their stream of consciousness. They were subsequently told that the experiment involves several periods during which they should verbalize to the recording device “everything that comes to mind”, after the experimenter presses record, says “begin”, and leaves the room. After a practice round, the experimenter returned, stopped the recording, and delivered some instructions based on participants’ random allocation. The instruction</w:t>
      </w:r>
      <w:r w:rsidR="00D11A67">
        <w:rPr>
          <w:rFonts w:cs="Times New Roman"/>
          <w:lang w:val="en-US"/>
        </w:rPr>
        <w:t>s</w:t>
      </w:r>
      <w:r>
        <w:rPr>
          <w:rFonts w:cs="Times New Roman"/>
          <w:lang w:val="en-US"/>
        </w:rPr>
        <w:t xml:space="preserve"> were as follows</w:t>
      </w:r>
      <w:r w:rsidR="00747FC9">
        <w:rPr>
          <w:rFonts w:cs="Times New Roman"/>
          <w:lang w:val="en-US"/>
        </w:rPr>
        <w:t>:</w:t>
      </w:r>
    </w:p>
    <w:p w14:paraId="28856FC3" w14:textId="67B9A7CD" w:rsidR="00B6088E" w:rsidRPr="00A176A5" w:rsidRDefault="00B6088E" w:rsidP="00B6088E">
      <w:pPr>
        <w:ind w:left="708" w:firstLine="0"/>
        <w:rPr>
          <w:rFonts w:cs="Times New Roman"/>
          <w:lang w:val="en-US"/>
        </w:rPr>
      </w:pPr>
      <w:r w:rsidRPr="0040020E">
        <w:rPr>
          <w:rFonts w:cs="Times New Roman"/>
          <w:lang w:val="en-US"/>
        </w:rPr>
        <w:t xml:space="preserve">In the next few minutes, please verbalize your thoughts as you did before, with one exception. This time </w:t>
      </w:r>
      <w:r w:rsidR="00675880" w:rsidRPr="0040020E">
        <w:rPr>
          <w:rFonts w:cs="Times New Roman"/>
          <w:lang w:val="en-US"/>
        </w:rPr>
        <w:t xml:space="preserve">try </w:t>
      </w:r>
      <w:r w:rsidR="00050198" w:rsidRPr="0040020E">
        <w:rPr>
          <w:rFonts w:cs="Times New Roman"/>
          <w:lang w:val="en-US"/>
        </w:rPr>
        <w:t xml:space="preserve">(or try </w:t>
      </w:r>
      <w:proofErr w:type="gramStart"/>
      <w:r w:rsidR="00675880" w:rsidRPr="0040020E">
        <w:rPr>
          <w:rFonts w:cs="Times New Roman"/>
          <w:lang w:val="en-US"/>
        </w:rPr>
        <w:t>not</w:t>
      </w:r>
      <w:r w:rsidR="00050198" w:rsidRPr="0040020E">
        <w:rPr>
          <w:rFonts w:cs="Times New Roman"/>
          <w:lang w:val="en-US"/>
        </w:rPr>
        <w:t>;</w:t>
      </w:r>
      <w:proofErr w:type="gramEnd"/>
      <w:r w:rsidR="00050198" w:rsidRPr="0040020E">
        <w:rPr>
          <w:rFonts w:cs="Times New Roman"/>
          <w:lang w:val="en-US"/>
        </w:rPr>
        <w:t xml:space="preserve"> </w:t>
      </w:r>
      <w:r w:rsidR="00050198" w:rsidRPr="00A176A5">
        <w:rPr>
          <w:rFonts w:cs="Times New Roman"/>
          <w:lang w:val="en-US"/>
        </w:rPr>
        <w:t>depending on participant condition)</w:t>
      </w:r>
      <w:r w:rsidRPr="00A176A5">
        <w:rPr>
          <w:rFonts w:cs="Times New Roman"/>
          <w:lang w:val="en-US"/>
        </w:rPr>
        <w:t xml:space="preserve"> to think of </w:t>
      </w:r>
      <w:r w:rsidR="00EA4455" w:rsidRPr="00A176A5">
        <w:rPr>
          <w:rFonts w:cs="Times New Roman"/>
          <w:lang w:val="en-US"/>
        </w:rPr>
        <w:t xml:space="preserve">a </w:t>
      </w:r>
      <w:r w:rsidR="009A1817" w:rsidRPr="00A176A5">
        <w:rPr>
          <w:rFonts w:cs="Times New Roman"/>
          <w:lang w:val="en-US"/>
        </w:rPr>
        <w:t>gorilla/</w:t>
      </w:r>
      <w:r w:rsidR="00EA4455" w:rsidRPr="00A176A5">
        <w:rPr>
          <w:rFonts w:cs="Times New Roman"/>
          <w:lang w:val="en-US"/>
        </w:rPr>
        <w:t xml:space="preserve">a </w:t>
      </w:r>
      <w:proofErr w:type="gramStart"/>
      <w:r w:rsidR="009A1817" w:rsidRPr="00A176A5">
        <w:rPr>
          <w:rFonts w:cs="Times New Roman"/>
          <w:lang w:val="en-US"/>
        </w:rPr>
        <w:t>tiger/food/diseases (depending on participant condition)</w:t>
      </w:r>
      <w:proofErr w:type="gramEnd"/>
      <w:r w:rsidRPr="00A176A5">
        <w:rPr>
          <w:rFonts w:cs="Times New Roman"/>
          <w:lang w:val="en-US"/>
        </w:rPr>
        <w:t xml:space="preserve">. Every time you mention </w:t>
      </w:r>
      <w:r w:rsidR="009A1817" w:rsidRPr="00A176A5">
        <w:rPr>
          <w:rFonts w:cs="Times New Roman"/>
          <w:lang w:val="en-US"/>
        </w:rPr>
        <w:t>gorilla/tiger/a food/a disease</w:t>
      </w:r>
      <w:r w:rsidRPr="00A176A5">
        <w:rPr>
          <w:rFonts w:cs="Times New Roman"/>
          <w:lang w:val="en-US"/>
        </w:rPr>
        <w:t xml:space="preserve"> or </w:t>
      </w:r>
      <w:r w:rsidR="00EA4455" w:rsidRPr="00A176A5">
        <w:rPr>
          <w:rFonts w:cs="Times New Roman"/>
          <w:lang w:val="en-US"/>
        </w:rPr>
        <w:t xml:space="preserve">have </w:t>
      </w:r>
      <w:r w:rsidR="009A1817" w:rsidRPr="00A176A5">
        <w:rPr>
          <w:rFonts w:cs="Times New Roman"/>
          <w:lang w:val="en-US"/>
        </w:rPr>
        <w:t>gorilla/tiger/a food/a disease</w:t>
      </w:r>
      <w:r w:rsidRPr="00A176A5">
        <w:rPr>
          <w:rFonts w:cs="Times New Roman"/>
          <w:lang w:val="en-US"/>
        </w:rPr>
        <w:t xml:space="preserve"> come to mind, please ring the bell</w:t>
      </w:r>
      <w:r w:rsidR="00795A90" w:rsidRPr="00A176A5">
        <w:rPr>
          <w:rStyle w:val="FootnoteReference"/>
          <w:rFonts w:cs="Times New Roman"/>
          <w:lang w:val="en-US"/>
        </w:rPr>
        <w:footnoteReference w:id="8"/>
      </w:r>
      <w:r w:rsidRPr="00A176A5">
        <w:rPr>
          <w:rFonts w:cs="Times New Roman"/>
          <w:lang w:val="en-US"/>
        </w:rPr>
        <w:t xml:space="preserve"> on the table before you. </w:t>
      </w:r>
    </w:p>
    <w:p w14:paraId="5B4027FD" w14:textId="400D8105" w:rsidR="00B6088E" w:rsidRDefault="00B6088E" w:rsidP="00B6088E">
      <w:pPr>
        <w:ind w:firstLine="0"/>
        <w:rPr>
          <w:rFonts w:cs="Times New Roman"/>
          <w:lang w:val="en-US"/>
        </w:rPr>
      </w:pPr>
      <w:r>
        <w:rPr>
          <w:rFonts w:cs="Times New Roman"/>
          <w:lang w:val="en-US"/>
        </w:rPr>
        <w:tab/>
        <w:t>The experimenter then started recording, said “begin”, and left the room. After five minutes, the experimenter returned, stopped the recording, and gave participants a final set of inst</w:t>
      </w:r>
      <w:r w:rsidR="00D11A67">
        <w:rPr>
          <w:rFonts w:cs="Times New Roman"/>
          <w:lang w:val="en-US"/>
        </w:rPr>
        <w:t>ructions</w:t>
      </w:r>
      <w:r>
        <w:rPr>
          <w:rFonts w:cs="Times New Roman"/>
          <w:lang w:val="en-US"/>
        </w:rPr>
        <w:t xml:space="preserve"> as follows</w:t>
      </w:r>
      <w:r w:rsidR="00B154C8">
        <w:rPr>
          <w:rFonts w:cs="Times New Roman"/>
          <w:lang w:val="en-US"/>
        </w:rPr>
        <w:t>:</w:t>
      </w:r>
    </w:p>
    <w:p w14:paraId="62E57348" w14:textId="7FA7537C" w:rsidR="00933C6C" w:rsidRPr="00A176A5" w:rsidRDefault="00933C6C" w:rsidP="00933C6C">
      <w:pPr>
        <w:ind w:left="708" w:firstLine="0"/>
        <w:rPr>
          <w:rFonts w:cs="Times New Roman"/>
          <w:lang w:val="en-US"/>
        </w:rPr>
      </w:pPr>
      <w:r w:rsidRPr="0040020E">
        <w:rPr>
          <w:rFonts w:cs="Times New Roman"/>
          <w:lang w:val="en-US"/>
        </w:rPr>
        <w:t xml:space="preserve">Thanks for completing this task, there is just one more round left. </w:t>
      </w:r>
      <w:proofErr w:type="gramStart"/>
      <w:r w:rsidRPr="0040020E">
        <w:rPr>
          <w:rFonts w:cs="Times New Roman"/>
          <w:lang w:val="en-US"/>
        </w:rPr>
        <w:t>So</w:t>
      </w:r>
      <w:proofErr w:type="gramEnd"/>
      <w:r w:rsidRPr="0040020E">
        <w:rPr>
          <w:rFonts w:cs="Times New Roman"/>
          <w:lang w:val="en-US"/>
        </w:rPr>
        <w:t xml:space="preserve"> for the next few minutes, please just verbalize your </w:t>
      </w:r>
      <w:r w:rsidRPr="00A176A5">
        <w:rPr>
          <w:rFonts w:cs="Times New Roman"/>
          <w:lang w:val="en-US"/>
        </w:rPr>
        <w:t xml:space="preserve">thoughts as you did before, that is (or but this time; depending on participant condition), try to think of </w:t>
      </w:r>
      <w:r w:rsidR="00EA4455" w:rsidRPr="00A176A5">
        <w:rPr>
          <w:rFonts w:cs="Times New Roman"/>
          <w:lang w:val="en-US"/>
        </w:rPr>
        <w:t xml:space="preserve">a gorilla/a </w:t>
      </w:r>
      <w:proofErr w:type="gramStart"/>
      <w:r w:rsidR="00EA4455" w:rsidRPr="00A176A5">
        <w:rPr>
          <w:rFonts w:cs="Times New Roman"/>
          <w:lang w:val="en-US"/>
        </w:rPr>
        <w:t>tiger/food/diseases (depending on participant condition)</w:t>
      </w:r>
      <w:proofErr w:type="gramEnd"/>
      <w:r w:rsidRPr="00A176A5">
        <w:rPr>
          <w:rFonts w:cs="Times New Roman"/>
          <w:lang w:val="en-US"/>
        </w:rPr>
        <w:t xml:space="preserve">. </w:t>
      </w:r>
      <w:r w:rsidR="00EA4455" w:rsidRPr="00A176A5">
        <w:rPr>
          <w:rFonts w:cs="Times New Roman"/>
          <w:lang w:val="en-US"/>
        </w:rPr>
        <w:t xml:space="preserve">Every time you mention gorilla/tiger/a food/a </w:t>
      </w:r>
      <w:r w:rsidR="00EA4455" w:rsidRPr="00A176A5">
        <w:rPr>
          <w:rFonts w:cs="Times New Roman"/>
          <w:lang w:val="en-US"/>
        </w:rPr>
        <w:lastRenderedPageBreak/>
        <w:t xml:space="preserve">disease or have gorilla/tiger/a food/a disease come to mind, </w:t>
      </w:r>
      <w:r w:rsidRPr="00A176A5">
        <w:rPr>
          <w:rFonts w:cs="Times New Roman"/>
          <w:lang w:val="en-US"/>
        </w:rPr>
        <w:t>please ring the bell on the table before you.</w:t>
      </w:r>
    </w:p>
    <w:p w14:paraId="3B964831" w14:textId="66C7A7C4" w:rsidR="00B6088E" w:rsidRPr="0040020E" w:rsidRDefault="00B6088E" w:rsidP="00B6088E">
      <w:pPr>
        <w:rPr>
          <w:rFonts w:cs="Times New Roman"/>
          <w:lang w:val="en-US"/>
        </w:rPr>
      </w:pPr>
      <w:r>
        <w:rPr>
          <w:rFonts w:cs="Times New Roman"/>
          <w:lang w:val="en-US"/>
        </w:rPr>
        <w:t>The experimenter then started recording, said “begin”, and left the room. After five minutes, the experimenter returned, stopped the recording, and asked participants to complete a final handout. This handout contained an additional dependent measure (“</w:t>
      </w:r>
      <w:r w:rsidR="00EA4455">
        <w:rPr>
          <w:rFonts w:cs="Times New Roman"/>
          <w:lang w:val="en-US"/>
        </w:rPr>
        <w:t>looking back on the last</w:t>
      </w:r>
      <w:r>
        <w:rPr>
          <w:rFonts w:cs="Times New Roman"/>
          <w:lang w:val="en-US"/>
        </w:rPr>
        <w:t xml:space="preserve"> </w:t>
      </w:r>
      <w:r w:rsidR="00EA4455">
        <w:rPr>
          <w:rFonts w:cs="Times New Roman"/>
          <w:lang w:val="en-US"/>
        </w:rPr>
        <w:t xml:space="preserve">two </w:t>
      </w:r>
      <w:r>
        <w:rPr>
          <w:rFonts w:cs="Times New Roman"/>
          <w:lang w:val="en-US"/>
        </w:rPr>
        <w:t>round</w:t>
      </w:r>
      <w:r w:rsidR="00EA4455">
        <w:rPr>
          <w:rFonts w:cs="Times New Roman"/>
          <w:lang w:val="en-US"/>
        </w:rPr>
        <w:t>s</w:t>
      </w:r>
      <w:r>
        <w:rPr>
          <w:rFonts w:cs="Times New Roman"/>
          <w:lang w:val="en-US"/>
        </w:rPr>
        <w:t xml:space="preserve">, what percentage of time do you think you </w:t>
      </w:r>
      <w:r w:rsidRPr="00A176A5">
        <w:rPr>
          <w:rFonts w:cs="Times New Roman"/>
          <w:lang w:val="en-US"/>
        </w:rPr>
        <w:t xml:space="preserve">spent thinking about </w:t>
      </w:r>
      <w:r w:rsidR="00EA4455" w:rsidRPr="00A176A5">
        <w:rPr>
          <w:rFonts w:cs="Times New Roman"/>
          <w:lang w:val="en-US"/>
        </w:rPr>
        <w:t xml:space="preserve">a gorilla/a </w:t>
      </w:r>
      <w:proofErr w:type="gramStart"/>
      <w:r w:rsidR="00EA4455" w:rsidRPr="00A176A5">
        <w:rPr>
          <w:rFonts w:cs="Times New Roman"/>
          <w:lang w:val="en-US"/>
        </w:rPr>
        <w:t>tiger/food/diseases</w:t>
      </w:r>
      <w:r w:rsidR="00933C6C" w:rsidRPr="00A176A5">
        <w:rPr>
          <w:rFonts w:cs="Times New Roman"/>
          <w:lang w:val="en-US"/>
        </w:rPr>
        <w:t xml:space="preserve"> (depending on participant</w:t>
      </w:r>
      <w:r w:rsidR="006C5A06" w:rsidRPr="00A176A5">
        <w:rPr>
          <w:rFonts w:cs="Times New Roman"/>
          <w:lang w:val="en-US"/>
        </w:rPr>
        <w:t xml:space="preserve"> condition)</w:t>
      </w:r>
      <w:proofErr w:type="gramEnd"/>
      <w:r w:rsidRPr="00A176A5">
        <w:rPr>
          <w:rFonts w:cs="Times New Roman"/>
          <w:lang w:val="en-US"/>
        </w:rPr>
        <w:t xml:space="preserve">? Please </w:t>
      </w:r>
      <w:r>
        <w:rPr>
          <w:rFonts w:cs="Times New Roman"/>
          <w:lang w:val="en-US"/>
        </w:rPr>
        <w:t>answer with a percentage between 0 and 100</w:t>
      </w:r>
      <w:r w:rsidR="00EA4455">
        <w:rPr>
          <w:rFonts w:cs="Times New Roman"/>
          <w:lang w:val="en-US"/>
        </w:rPr>
        <w:t xml:space="preserve"> for each of the last 2 rounds</w:t>
      </w:r>
      <w:r>
        <w:rPr>
          <w:rFonts w:cs="Times New Roman"/>
          <w:lang w:val="en-US"/>
        </w:rPr>
        <w:t>”). Finally, participant</w:t>
      </w:r>
      <w:r w:rsidR="004F0174">
        <w:rPr>
          <w:rFonts w:cs="Times New Roman"/>
          <w:lang w:val="en-US"/>
        </w:rPr>
        <w:t>s were asked to complete a</w:t>
      </w:r>
      <w:r>
        <w:rPr>
          <w:rFonts w:cs="Times New Roman"/>
          <w:lang w:val="en-US"/>
        </w:rPr>
        <w:t xml:space="preserve"> handout with a probe of their awareness of the aims of the present study, </w:t>
      </w:r>
      <w:r w:rsidR="004F0174">
        <w:rPr>
          <w:rFonts w:cs="Times New Roman"/>
          <w:lang w:val="en-US"/>
        </w:rPr>
        <w:t xml:space="preserve">followed by another </w:t>
      </w:r>
      <w:r w:rsidR="004F0174" w:rsidRPr="0040020E">
        <w:rPr>
          <w:rFonts w:cs="Times New Roman"/>
          <w:lang w:val="en-US"/>
        </w:rPr>
        <w:t xml:space="preserve">handout with </w:t>
      </w:r>
      <w:r w:rsidR="00767A37" w:rsidRPr="0040020E">
        <w:rPr>
          <w:rFonts w:cs="Times New Roman"/>
          <w:lang w:val="en-US"/>
        </w:rPr>
        <w:t xml:space="preserve">a manipulation check item and </w:t>
      </w:r>
      <w:r w:rsidR="004F0174" w:rsidRPr="0040020E">
        <w:rPr>
          <w:rFonts w:cs="Times New Roman"/>
          <w:lang w:val="en-US"/>
        </w:rPr>
        <w:t>some demographic questions. P</w:t>
      </w:r>
      <w:r w:rsidRPr="0040020E">
        <w:rPr>
          <w:rFonts w:cs="Times New Roman"/>
          <w:lang w:val="en-US"/>
        </w:rPr>
        <w:t xml:space="preserve">articipants were then handed the debriefing sheet, and thanked for their participation. </w:t>
      </w:r>
    </w:p>
    <w:p w14:paraId="5D44B9CD" w14:textId="720A02FC" w:rsidR="008D0479" w:rsidRPr="0040020E" w:rsidRDefault="008D0479" w:rsidP="008D0479">
      <w:pPr>
        <w:ind w:firstLine="0"/>
        <w:rPr>
          <w:rFonts w:cs="Times New Roman"/>
          <w:b/>
          <w:lang w:val="en-US"/>
        </w:rPr>
      </w:pPr>
      <w:r w:rsidRPr="0040020E">
        <w:rPr>
          <w:rFonts w:cs="Times New Roman"/>
          <w:b/>
          <w:lang w:val="en-US"/>
        </w:rPr>
        <w:t xml:space="preserve">A Priori </w:t>
      </w:r>
      <w:r w:rsidR="004A0BD9" w:rsidRPr="0040020E">
        <w:rPr>
          <w:rFonts w:cs="Times New Roman"/>
          <w:b/>
          <w:lang w:val="en-US"/>
        </w:rPr>
        <w:t xml:space="preserve">Statistical </w:t>
      </w:r>
      <w:r w:rsidRPr="0040020E">
        <w:rPr>
          <w:rFonts w:cs="Times New Roman"/>
          <w:b/>
          <w:lang w:val="en-US"/>
        </w:rPr>
        <w:t>Power Considerations</w:t>
      </w:r>
    </w:p>
    <w:p w14:paraId="72060401" w14:textId="665EEA6F" w:rsidR="008D0479" w:rsidRPr="00A176A5" w:rsidRDefault="008D0479" w:rsidP="008D0479">
      <w:pPr>
        <w:ind w:firstLine="0"/>
        <w:rPr>
          <w:rFonts w:cs="Times New Roman"/>
          <w:lang w:val="en-US"/>
        </w:rPr>
      </w:pPr>
      <w:r w:rsidRPr="0040020E">
        <w:rPr>
          <w:rFonts w:cs="Times New Roman"/>
          <w:lang w:val="en-US"/>
        </w:rPr>
        <w:tab/>
      </w:r>
      <w:r w:rsidR="007D1021" w:rsidRPr="00A176A5">
        <w:rPr>
          <w:rFonts w:cs="Times New Roman"/>
          <w:lang w:val="en-US"/>
        </w:rPr>
        <w:t xml:space="preserve">As per Study 1, we expected 80 participants per lab for Study 2, and conducted an a priori sensitivity statistical power analysis using conservative parameters. Wegner et </w:t>
      </w:r>
      <w:proofErr w:type="spellStart"/>
      <w:r w:rsidR="007D1021" w:rsidRPr="00A176A5">
        <w:rPr>
          <w:rFonts w:cs="Times New Roman"/>
          <w:lang w:val="en-US"/>
        </w:rPr>
        <w:t>al’s</w:t>
      </w:r>
      <w:proofErr w:type="spellEnd"/>
      <w:r w:rsidR="007D1021" w:rsidRPr="00A176A5">
        <w:rPr>
          <w:rFonts w:cs="Times New Roman"/>
          <w:lang w:val="en-US"/>
        </w:rPr>
        <w:t xml:space="preserve"> (1987) original study demonstrated a large rebound effect size (</w:t>
      </w:r>
      <w:r w:rsidR="007D1021" w:rsidRPr="00A176A5">
        <w:rPr>
          <w:rFonts w:cs="Times New Roman"/>
          <w:i/>
          <w:iCs/>
          <w:lang w:val="en-US"/>
        </w:rPr>
        <w:t>d</w:t>
      </w:r>
      <w:r w:rsidR="007D1021" w:rsidRPr="00A176A5">
        <w:rPr>
          <w:rFonts w:cs="Times New Roman"/>
          <w:lang w:val="en-US"/>
        </w:rPr>
        <w:t xml:space="preserve"> = 0.77). Assuming that we only managed to obtain the minimum sample (80) from each of the smallest plausible number of labs (</w:t>
      </w:r>
      <w:r w:rsidR="007F1167" w:rsidRPr="00A176A5">
        <w:rPr>
          <w:rFonts w:cs="Times New Roman"/>
          <w:lang w:val="en-US"/>
        </w:rPr>
        <w:t>37</w:t>
      </w:r>
      <w:r w:rsidR="007D1021" w:rsidRPr="00A176A5">
        <w:rPr>
          <w:rFonts w:cs="Times New Roman"/>
          <w:lang w:val="en-US"/>
        </w:rPr>
        <w:t xml:space="preserve">), this would total </w:t>
      </w:r>
      <w:r w:rsidR="007F1167" w:rsidRPr="00A176A5">
        <w:rPr>
          <w:rFonts w:cs="Times New Roman"/>
          <w:lang w:val="en-US"/>
        </w:rPr>
        <w:t>2960</w:t>
      </w:r>
      <w:r w:rsidR="007D1021" w:rsidRPr="00A176A5">
        <w:rPr>
          <w:rFonts w:cs="Times New Roman"/>
          <w:lang w:val="en-US"/>
        </w:rPr>
        <w:t xml:space="preserve"> participants for Study 2. When setting </w:t>
      </w:r>
      <w:r w:rsidR="007D1021" w:rsidRPr="00A176A5">
        <w:rPr>
          <w:rFonts w:eastAsia="SymbolMT" w:cs="Times New Roman"/>
        </w:rPr>
        <w:t>α at .05 and the to-be-detected effect size as “small” (</w:t>
      </w:r>
      <w:r w:rsidR="007D1021" w:rsidRPr="00A176A5">
        <w:rPr>
          <w:rFonts w:eastAsia="SymbolMT" w:cs="Times New Roman"/>
          <w:i/>
          <w:iCs/>
        </w:rPr>
        <w:t>d</w:t>
      </w:r>
      <w:r w:rsidR="007D1021" w:rsidRPr="00A176A5">
        <w:rPr>
          <w:rFonts w:eastAsia="SymbolMT" w:cs="Times New Roman"/>
        </w:rPr>
        <w:t xml:space="preserve"> = 0.20), we obtained a power of 8</w:t>
      </w:r>
      <w:r w:rsidR="007F1167" w:rsidRPr="00A176A5">
        <w:rPr>
          <w:rFonts w:eastAsia="SymbolMT" w:cs="Times New Roman"/>
        </w:rPr>
        <w:t>1</w:t>
      </w:r>
      <w:r w:rsidR="007D1021" w:rsidRPr="00A176A5">
        <w:rPr>
          <w:rFonts w:eastAsia="SymbolMT" w:cs="Times New Roman"/>
        </w:rPr>
        <w:t>.</w:t>
      </w:r>
      <w:r w:rsidR="007F1167" w:rsidRPr="00A176A5">
        <w:rPr>
          <w:rFonts w:eastAsia="SymbolMT" w:cs="Times New Roman"/>
        </w:rPr>
        <w:t>7</w:t>
      </w:r>
      <w:r w:rsidR="007D1021" w:rsidRPr="00A176A5">
        <w:rPr>
          <w:rFonts w:eastAsia="SymbolMT" w:cs="Times New Roman"/>
        </w:rPr>
        <w:t xml:space="preserve">% based on our power analysis using the package </w:t>
      </w:r>
      <w:proofErr w:type="spellStart"/>
      <w:r w:rsidR="007D1021" w:rsidRPr="00844E83">
        <w:rPr>
          <w:rFonts w:ascii="Consolas" w:eastAsia="SymbolMT" w:hAnsi="Consolas" w:cs="Times New Roman"/>
        </w:rPr>
        <w:t>simr</w:t>
      </w:r>
      <w:proofErr w:type="spellEnd"/>
      <w:r w:rsidR="007D1021" w:rsidRPr="00A176A5">
        <w:rPr>
          <w:rFonts w:eastAsia="SymbolMT" w:cs="Times New Roman"/>
        </w:rPr>
        <w:t xml:space="preserve"> (5000 simulations; </w:t>
      </w:r>
      <w:r w:rsidR="007D1021" w:rsidRPr="00A176A5">
        <w:rPr>
          <w:rFonts w:eastAsia="SymbolMT" w:cs="Times New Roman"/>
          <w:i/>
          <w:iCs/>
        </w:rPr>
        <w:t>N</w:t>
      </w:r>
      <w:r w:rsidR="007D1021" w:rsidRPr="00A176A5">
        <w:rPr>
          <w:rFonts w:eastAsia="SymbolMT" w:cs="Times New Roman"/>
        </w:rPr>
        <w:t xml:space="preserve"> = </w:t>
      </w:r>
      <w:r w:rsidR="007F1167" w:rsidRPr="00A176A5">
        <w:rPr>
          <w:rFonts w:eastAsia="SymbolMT" w:cs="Times New Roman"/>
        </w:rPr>
        <w:t>2</w:t>
      </w:r>
      <w:r w:rsidR="007D1021" w:rsidRPr="00A176A5">
        <w:rPr>
          <w:rFonts w:eastAsia="SymbolMT" w:cs="Times New Roman"/>
        </w:rPr>
        <w:t>9</w:t>
      </w:r>
      <w:r w:rsidR="007F1167" w:rsidRPr="00A176A5">
        <w:rPr>
          <w:rFonts w:eastAsia="SymbolMT" w:cs="Times New Roman"/>
        </w:rPr>
        <w:t>5</w:t>
      </w:r>
      <w:r w:rsidR="007D1021" w:rsidRPr="00A176A5">
        <w:rPr>
          <w:rFonts w:eastAsia="SymbolMT" w:cs="Times New Roman"/>
        </w:rPr>
        <w:t>8</w:t>
      </w:r>
      <w:r w:rsidR="00B842BA" w:rsidRPr="00A176A5">
        <w:rPr>
          <w:rFonts w:eastAsia="SymbolMT" w:cs="Times New Roman"/>
          <w:lang w:val="en-AU"/>
        </w:rPr>
        <w:t>).</w:t>
      </w:r>
      <w:r w:rsidR="007F1167" w:rsidRPr="00A176A5">
        <w:rPr>
          <w:rFonts w:eastAsia="SymbolMT" w:cs="Times New Roman"/>
        </w:rPr>
        <w:t xml:space="preserve"> Further details of our power analysis are available on OSF (https://osf.io/u3nza/).</w:t>
      </w:r>
    </w:p>
    <w:p w14:paraId="14072183" w14:textId="77777777" w:rsidR="00475729" w:rsidRPr="0040020E" w:rsidRDefault="00475729" w:rsidP="00475729">
      <w:pPr>
        <w:ind w:firstLine="0"/>
        <w:rPr>
          <w:rFonts w:cs="Times New Roman"/>
          <w:b/>
          <w:lang w:val="en-US"/>
        </w:rPr>
      </w:pPr>
      <w:r w:rsidRPr="0040020E">
        <w:rPr>
          <w:rFonts w:cs="Times New Roman"/>
          <w:b/>
          <w:lang w:val="en-US"/>
        </w:rPr>
        <w:t>Protocol Variation</w:t>
      </w:r>
    </w:p>
    <w:p w14:paraId="7BFE1515" w14:textId="0F5C4107" w:rsidR="00B93D78" w:rsidRDefault="00475729" w:rsidP="00B93D78">
      <w:pPr>
        <w:rPr>
          <w:rFonts w:cs="Times New Roman"/>
          <w:lang w:val="en-US"/>
        </w:rPr>
      </w:pPr>
      <w:r>
        <w:rPr>
          <w:rFonts w:cs="Times New Roman"/>
          <w:lang w:val="en-US"/>
        </w:rPr>
        <w:t xml:space="preserve">In Wegner et </w:t>
      </w:r>
      <w:proofErr w:type="spellStart"/>
      <w:r>
        <w:rPr>
          <w:rFonts w:cs="Times New Roman"/>
          <w:lang w:val="en-US"/>
        </w:rPr>
        <w:t>al’s</w:t>
      </w:r>
      <w:proofErr w:type="spellEnd"/>
      <w:r>
        <w:rPr>
          <w:rFonts w:cs="Times New Roman"/>
          <w:lang w:val="en-US"/>
        </w:rPr>
        <w:t xml:space="preserve"> (1987) original study, </w:t>
      </w:r>
      <w:r w:rsidRPr="00C02C03">
        <w:rPr>
          <w:rFonts w:cs="Times New Roman"/>
          <w:i/>
          <w:lang w:val="en-US"/>
        </w:rPr>
        <w:t>white bear</w:t>
      </w:r>
      <w:r>
        <w:rPr>
          <w:rFonts w:cs="Times New Roman"/>
          <w:lang w:val="en-US"/>
        </w:rPr>
        <w:t xml:space="preserve"> was used as the target thought. However, given the well-known nature of the “white bear study” in the field, to minimize suspicion, we </w:t>
      </w:r>
      <w:r w:rsidRPr="00A176A5">
        <w:rPr>
          <w:rFonts w:cs="Times New Roman"/>
          <w:lang w:val="en-US"/>
        </w:rPr>
        <w:t xml:space="preserve">used </w:t>
      </w:r>
      <w:r w:rsidR="00236E5E" w:rsidRPr="00A176A5">
        <w:rPr>
          <w:rFonts w:cs="Times New Roman"/>
          <w:i/>
          <w:lang w:val="en-US"/>
        </w:rPr>
        <w:t>gorilla</w:t>
      </w:r>
      <w:r w:rsidRPr="00A176A5">
        <w:rPr>
          <w:rFonts w:cs="Times New Roman"/>
          <w:lang w:val="en-US"/>
        </w:rPr>
        <w:t xml:space="preserve"> as the target thought instead. Furthermore, </w:t>
      </w:r>
      <w:r w:rsidR="002A4249" w:rsidRPr="00A176A5">
        <w:rPr>
          <w:rFonts w:cs="Times New Roman"/>
          <w:lang w:val="en-US"/>
        </w:rPr>
        <w:t xml:space="preserve">given that people rarely </w:t>
      </w:r>
      <w:r w:rsidR="002A4249" w:rsidRPr="00A176A5">
        <w:rPr>
          <w:rFonts w:cs="Times New Roman"/>
          <w:lang w:val="en-US"/>
        </w:rPr>
        <w:lastRenderedPageBreak/>
        <w:t xml:space="preserve">suppress neutral entities such as white bears or </w:t>
      </w:r>
      <w:r w:rsidR="00236E5E" w:rsidRPr="00A176A5">
        <w:rPr>
          <w:rFonts w:cs="Times New Roman"/>
          <w:lang w:val="en-US"/>
        </w:rPr>
        <w:t>gorilla</w:t>
      </w:r>
      <w:r w:rsidR="002A4249" w:rsidRPr="00A176A5">
        <w:rPr>
          <w:rFonts w:cs="Times New Roman"/>
          <w:lang w:val="en-US"/>
        </w:rPr>
        <w:t xml:space="preserve">s in real life, we included an additional, more </w:t>
      </w:r>
      <w:r w:rsidRPr="00A176A5">
        <w:rPr>
          <w:rFonts w:cs="Times New Roman"/>
          <w:lang w:val="en-US"/>
        </w:rPr>
        <w:t>ecological</w:t>
      </w:r>
      <w:r w:rsidR="002A4249" w:rsidRPr="00A176A5">
        <w:rPr>
          <w:rFonts w:cs="Times New Roman"/>
          <w:lang w:val="en-US"/>
        </w:rPr>
        <w:t>ly</w:t>
      </w:r>
      <w:r w:rsidRPr="00A176A5">
        <w:rPr>
          <w:rFonts w:cs="Times New Roman"/>
          <w:lang w:val="en-US"/>
        </w:rPr>
        <w:t xml:space="preserve"> valid</w:t>
      </w:r>
      <w:r w:rsidR="002A4249" w:rsidRPr="00A176A5">
        <w:rPr>
          <w:rFonts w:cs="Times New Roman"/>
          <w:lang w:val="en-US"/>
        </w:rPr>
        <w:t xml:space="preserve"> target thought of</w:t>
      </w:r>
      <w:r w:rsidRPr="00A176A5">
        <w:rPr>
          <w:rFonts w:cs="Times New Roman"/>
          <w:lang w:val="en-US"/>
        </w:rPr>
        <w:t xml:space="preserve"> </w:t>
      </w:r>
      <w:r w:rsidRPr="00A176A5">
        <w:rPr>
          <w:rFonts w:cs="Times New Roman"/>
          <w:i/>
          <w:lang w:val="en-US"/>
        </w:rPr>
        <w:t>food</w:t>
      </w:r>
      <w:r w:rsidRPr="00A176A5">
        <w:rPr>
          <w:rFonts w:cs="Times New Roman"/>
          <w:lang w:val="en-US"/>
        </w:rPr>
        <w:t xml:space="preserve">. </w:t>
      </w:r>
      <w:r w:rsidR="00236E5E" w:rsidRPr="00A176A5">
        <w:rPr>
          <w:rFonts w:cs="Times New Roman"/>
          <w:lang w:val="en-US"/>
        </w:rPr>
        <w:t xml:space="preserve">Moreover, to increase generalizability </w:t>
      </w:r>
      <w:r w:rsidR="008454AA" w:rsidRPr="00A176A5">
        <w:rPr>
          <w:rFonts w:cs="Times New Roman"/>
          <w:lang w:val="en-US"/>
        </w:rPr>
        <w:t>across</w:t>
      </w:r>
      <w:r w:rsidR="00236E5E" w:rsidRPr="00A176A5">
        <w:rPr>
          <w:rFonts w:cs="Times New Roman"/>
          <w:lang w:val="en-US"/>
        </w:rPr>
        <w:t xml:space="preserve"> word stimuli, we added two more </w:t>
      </w:r>
      <w:r w:rsidR="008454AA" w:rsidRPr="00A176A5">
        <w:rPr>
          <w:rFonts w:cs="Times New Roman"/>
          <w:lang w:val="en-US"/>
        </w:rPr>
        <w:t xml:space="preserve">target </w:t>
      </w:r>
      <w:r w:rsidR="00236E5E" w:rsidRPr="00A176A5">
        <w:rPr>
          <w:rFonts w:cs="Times New Roman"/>
          <w:lang w:val="en-US"/>
        </w:rPr>
        <w:t>words, one neutra</w:t>
      </w:r>
      <w:r w:rsidR="008454AA" w:rsidRPr="00A176A5">
        <w:rPr>
          <w:rFonts w:cs="Times New Roman"/>
          <w:lang w:val="en-US"/>
        </w:rPr>
        <w:t>l</w:t>
      </w:r>
      <w:r w:rsidR="00236E5E" w:rsidRPr="00A176A5">
        <w:rPr>
          <w:rFonts w:cs="Times New Roman"/>
          <w:lang w:val="en-US"/>
        </w:rPr>
        <w:t xml:space="preserve"> – </w:t>
      </w:r>
      <w:r w:rsidR="00236E5E" w:rsidRPr="00A176A5">
        <w:rPr>
          <w:rFonts w:cs="Times New Roman"/>
          <w:i/>
          <w:iCs/>
          <w:lang w:val="en-US"/>
        </w:rPr>
        <w:t>tiger</w:t>
      </w:r>
      <w:r w:rsidR="00236E5E" w:rsidRPr="00A176A5">
        <w:rPr>
          <w:rFonts w:cs="Times New Roman"/>
          <w:lang w:val="en-US"/>
        </w:rPr>
        <w:t xml:space="preserve">, and one commonly suppressed thought – </w:t>
      </w:r>
      <w:r w:rsidR="00236E5E" w:rsidRPr="00A176A5">
        <w:rPr>
          <w:rFonts w:cs="Times New Roman"/>
          <w:i/>
          <w:iCs/>
          <w:lang w:val="en-US"/>
        </w:rPr>
        <w:t>diseases</w:t>
      </w:r>
      <w:r w:rsidR="00236E5E" w:rsidRPr="00A176A5">
        <w:rPr>
          <w:rFonts w:cs="Times New Roman"/>
          <w:lang w:val="en-US"/>
        </w:rPr>
        <w:t xml:space="preserve">. </w:t>
      </w:r>
      <w:r w:rsidR="00B93D78" w:rsidRPr="00A176A5">
        <w:rPr>
          <w:rFonts w:cs="Times New Roman"/>
          <w:lang w:val="en-US"/>
        </w:rPr>
        <w:t xml:space="preserve">The biggest difference </w:t>
      </w:r>
      <w:r w:rsidR="00B93D78">
        <w:rPr>
          <w:rFonts w:cs="Times New Roman"/>
          <w:lang w:val="en-US"/>
        </w:rPr>
        <w:t>in the protocol, however, was the change in the nature of the second period instructions for the initial concentration group. In the original study, the initial suppression group engaged in thought suppression first, followed by concentration in the second period, while the initial concentration group completed these two periods in the opposite order</w:t>
      </w:r>
      <w:r w:rsidR="00B93D78" w:rsidRPr="00B93D78">
        <w:rPr>
          <w:rFonts w:cs="Times New Roman"/>
          <w:lang w:val="en-US"/>
        </w:rPr>
        <w:t>. The original study therefore established the rebound effect by comparing between the post-suppression concentration period of one group and the initial concentration period of the other group. This design may have been prone to the confound of fatigue</w:t>
      </w:r>
      <w:r w:rsidR="00BA6750">
        <w:rPr>
          <w:rFonts w:cs="Times New Roman"/>
          <w:lang w:val="en-US"/>
        </w:rPr>
        <w:t xml:space="preserve"> since</w:t>
      </w:r>
      <w:r w:rsidR="00B93D78">
        <w:rPr>
          <w:rFonts w:cs="Times New Roman"/>
          <w:lang w:val="en-US"/>
        </w:rPr>
        <w:t xml:space="preserve"> one group’s first period </w:t>
      </w:r>
      <w:r w:rsidR="00BA6750">
        <w:rPr>
          <w:rFonts w:cs="Times New Roman"/>
          <w:lang w:val="en-US"/>
        </w:rPr>
        <w:t xml:space="preserve">was compared </w:t>
      </w:r>
      <w:r w:rsidR="00B93D78">
        <w:rPr>
          <w:rFonts w:cs="Times New Roman"/>
          <w:lang w:val="en-US"/>
        </w:rPr>
        <w:t xml:space="preserve">with another groups second period. </w:t>
      </w:r>
      <w:r w:rsidR="00844E83">
        <w:rPr>
          <w:rFonts w:cs="Times New Roman"/>
          <w:lang w:val="en-US"/>
        </w:rPr>
        <w:t xml:space="preserve">We illustrate this problem and our solution to it in </w:t>
      </w:r>
      <w:r w:rsidR="00F31BB5">
        <w:rPr>
          <w:rFonts w:cs="Times New Roman"/>
          <w:lang w:val="en-US"/>
        </w:rPr>
        <w:t>Table</w:t>
      </w:r>
      <w:r w:rsidR="00844E83">
        <w:rPr>
          <w:rFonts w:cs="Times New Roman"/>
          <w:lang w:val="en-US"/>
        </w:rPr>
        <w:t xml:space="preserve"> </w:t>
      </w:r>
      <w:r w:rsidR="00F31BB5">
        <w:rPr>
          <w:rFonts w:cs="Times New Roman"/>
          <w:lang w:val="en-US"/>
        </w:rPr>
        <w:t>3</w:t>
      </w:r>
      <w:r w:rsidR="00844E83">
        <w:rPr>
          <w:rFonts w:cs="Times New Roman"/>
          <w:lang w:val="en-US"/>
        </w:rPr>
        <w:t xml:space="preserve">. </w:t>
      </w:r>
      <w:r w:rsidR="00B93D78">
        <w:rPr>
          <w:rFonts w:cs="Times New Roman"/>
          <w:lang w:val="en-US"/>
        </w:rPr>
        <w:t xml:space="preserve">Given this concern, we decided to change the second period’s instructions for the </w:t>
      </w:r>
      <w:r w:rsidR="00BA6750">
        <w:rPr>
          <w:rFonts w:cs="Times New Roman"/>
          <w:lang w:val="en-US"/>
        </w:rPr>
        <w:t>initial concentration group from suppression to concentration</w:t>
      </w:r>
      <w:r w:rsidR="00B93D78">
        <w:rPr>
          <w:rFonts w:cs="Times New Roman"/>
          <w:lang w:val="en-US"/>
        </w:rPr>
        <w:t>, as this allows us to compare the second period of both conditions, and hence rule o</w:t>
      </w:r>
      <w:r w:rsidR="0040661A">
        <w:rPr>
          <w:rFonts w:cs="Times New Roman"/>
          <w:lang w:val="en-US"/>
        </w:rPr>
        <w:t>ut potential fatigue</w:t>
      </w:r>
      <w:r w:rsidR="00B93D78">
        <w:rPr>
          <w:rFonts w:cs="Times New Roman"/>
          <w:lang w:val="en-US"/>
        </w:rPr>
        <w:t xml:space="preserve"> effects. At the same time, this change still allows us to retain the relevant conditions and periods to make the same comparison as in the original study. </w:t>
      </w:r>
    </w:p>
    <w:p w14:paraId="21204D77" w14:textId="0829FE05" w:rsidR="007F5F65" w:rsidRPr="007F5F65" w:rsidRDefault="00F31BB5" w:rsidP="00304BF4">
      <w:pPr>
        <w:ind w:firstLine="0"/>
        <w:rPr>
          <w:rFonts w:cs="Times New Roman"/>
          <w:b/>
          <w:bCs/>
          <w:lang w:val="en-US"/>
        </w:rPr>
      </w:pPr>
      <w:r w:rsidRPr="007F5F65">
        <w:rPr>
          <w:rFonts w:cs="Times New Roman"/>
          <w:b/>
          <w:bCs/>
          <w:lang w:val="en-US"/>
        </w:rPr>
        <w:t>Table 3</w:t>
      </w:r>
    </w:p>
    <w:p w14:paraId="260A91E8" w14:textId="224A8D6D" w:rsidR="00304BF4" w:rsidRPr="00F511FB" w:rsidRDefault="00304BF4" w:rsidP="00304BF4">
      <w:pPr>
        <w:ind w:firstLine="0"/>
        <w:rPr>
          <w:rFonts w:cs="Times New Roman"/>
          <w:i/>
          <w:iCs/>
          <w:lang w:val="en-US"/>
        </w:rPr>
      </w:pPr>
      <w:r w:rsidRPr="00F511FB">
        <w:rPr>
          <w:rFonts w:cs="Times New Roman"/>
          <w:i/>
          <w:iCs/>
          <w:lang w:val="en-US"/>
        </w:rPr>
        <w:t>Possible confound in Wegner et al. (1987)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3561"/>
        <w:gridCol w:w="3561"/>
      </w:tblGrid>
      <w:tr w:rsidR="00304BF4" w14:paraId="26E5E278" w14:textId="77777777" w:rsidTr="00D754FA">
        <w:tc>
          <w:tcPr>
            <w:tcW w:w="2178" w:type="dxa"/>
            <w:tcBorders>
              <w:top w:val="single" w:sz="4" w:space="0" w:color="auto"/>
              <w:bottom w:val="single" w:sz="4" w:space="0" w:color="auto"/>
            </w:tcBorders>
          </w:tcPr>
          <w:p w14:paraId="7E8C2A60" w14:textId="77777777" w:rsidR="00304BF4" w:rsidRDefault="00304BF4" w:rsidP="00D754FA">
            <w:pPr>
              <w:ind w:firstLine="0"/>
              <w:jc w:val="center"/>
              <w:rPr>
                <w:rFonts w:cs="Times New Roman"/>
                <w:lang w:val="en-US"/>
              </w:rPr>
            </w:pPr>
            <w:r>
              <w:rPr>
                <w:rFonts w:cs="Times New Roman"/>
                <w:lang w:val="en-US"/>
              </w:rPr>
              <w:t>Condition</w:t>
            </w:r>
          </w:p>
        </w:tc>
        <w:tc>
          <w:tcPr>
            <w:tcW w:w="3561" w:type="dxa"/>
            <w:tcBorders>
              <w:top w:val="single" w:sz="4" w:space="0" w:color="auto"/>
              <w:bottom w:val="single" w:sz="4" w:space="0" w:color="auto"/>
            </w:tcBorders>
          </w:tcPr>
          <w:p w14:paraId="62428E72" w14:textId="77777777" w:rsidR="00304BF4" w:rsidRDefault="00304BF4" w:rsidP="00D754FA">
            <w:pPr>
              <w:ind w:firstLine="0"/>
              <w:jc w:val="center"/>
              <w:rPr>
                <w:rFonts w:cs="Times New Roman"/>
                <w:lang w:val="en-US"/>
              </w:rPr>
            </w:pPr>
            <w:r>
              <w:rPr>
                <w:rFonts w:cs="Times New Roman"/>
                <w:lang w:val="en-US"/>
              </w:rPr>
              <w:t>Period 1</w:t>
            </w:r>
          </w:p>
        </w:tc>
        <w:tc>
          <w:tcPr>
            <w:tcW w:w="3561" w:type="dxa"/>
            <w:tcBorders>
              <w:top w:val="single" w:sz="4" w:space="0" w:color="auto"/>
              <w:bottom w:val="single" w:sz="4" w:space="0" w:color="auto"/>
            </w:tcBorders>
          </w:tcPr>
          <w:p w14:paraId="2E5FA912" w14:textId="77777777" w:rsidR="00304BF4" w:rsidRDefault="00304BF4" w:rsidP="00D754FA">
            <w:pPr>
              <w:ind w:firstLine="0"/>
              <w:jc w:val="center"/>
              <w:rPr>
                <w:rFonts w:cs="Times New Roman"/>
                <w:lang w:val="en-US"/>
              </w:rPr>
            </w:pPr>
            <w:r>
              <w:rPr>
                <w:rFonts w:cs="Times New Roman"/>
                <w:lang w:val="en-US"/>
              </w:rPr>
              <w:t>Period 2</w:t>
            </w:r>
          </w:p>
        </w:tc>
      </w:tr>
      <w:tr w:rsidR="00304BF4" w14:paraId="33C4FB76" w14:textId="77777777" w:rsidTr="00D754FA">
        <w:tc>
          <w:tcPr>
            <w:tcW w:w="2178" w:type="dxa"/>
            <w:tcBorders>
              <w:top w:val="single" w:sz="4" w:space="0" w:color="auto"/>
            </w:tcBorders>
          </w:tcPr>
          <w:p w14:paraId="5C2DE1A5" w14:textId="77777777" w:rsidR="00304BF4" w:rsidRDefault="00304BF4" w:rsidP="00D754FA">
            <w:pPr>
              <w:ind w:firstLine="0"/>
              <w:jc w:val="center"/>
              <w:rPr>
                <w:rFonts w:cs="Times New Roman"/>
                <w:lang w:val="en-US"/>
              </w:rPr>
            </w:pPr>
            <w:r>
              <w:rPr>
                <w:rFonts w:cs="Times New Roman"/>
                <w:lang w:val="en-US"/>
              </w:rPr>
              <w:t>Initial suppression</w:t>
            </w:r>
          </w:p>
        </w:tc>
        <w:tc>
          <w:tcPr>
            <w:tcW w:w="3561" w:type="dxa"/>
            <w:tcBorders>
              <w:top w:val="single" w:sz="4" w:space="0" w:color="auto"/>
            </w:tcBorders>
          </w:tcPr>
          <w:p w14:paraId="67365ECA" w14:textId="77777777" w:rsidR="00304BF4" w:rsidRDefault="00304BF4" w:rsidP="00D754FA">
            <w:pPr>
              <w:ind w:firstLine="0"/>
              <w:jc w:val="center"/>
              <w:rPr>
                <w:rFonts w:cs="Times New Roman"/>
                <w:lang w:val="en-US"/>
              </w:rPr>
            </w:pPr>
            <w:r>
              <w:rPr>
                <w:rFonts w:cs="Times New Roman"/>
                <w:noProof/>
                <w:lang w:val="en-US"/>
              </w:rPr>
              <mc:AlternateContent>
                <mc:Choice Requires="wps">
                  <w:drawing>
                    <wp:anchor distT="0" distB="0" distL="114300" distR="114300" simplePos="0" relativeHeight="251659264" behindDoc="0" locked="0" layoutInCell="1" allowOverlap="1" wp14:anchorId="44C02E66" wp14:editId="1BC0E33D">
                      <wp:simplePos x="0" y="0"/>
                      <wp:positionH relativeFrom="column">
                        <wp:posOffset>1642196</wp:posOffset>
                      </wp:positionH>
                      <wp:positionV relativeFrom="paragraph">
                        <wp:posOffset>122366</wp:posOffset>
                      </wp:positionV>
                      <wp:extent cx="1219200" cy="345989"/>
                      <wp:effectExtent l="38100" t="57150" r="0" b="73660"/>
                      <wp:wrapNone/>
                      <wp:docPr id="159391815" name="Straight Arrow Connector 2"/>
                      <wp:cNvGraphicFramePr/>
                      <a:graphic xmlns:a="http://schemas.openxmlformats.org/drawingml/2006/main">
                        <a:graphicData uri="http://schemas.microsoft.com/office/word/2010/wordprocessingShape">
                          <wps:wsp>
                            <wps:cNvCnPr/>
                            <wps:spPr>
                              <a:xfrm flipV="1">
                                <a:off x="0" y="0"/>
                                <a:ext cx="1219200" cy="345989"/>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640A43" id="_x0000_t32" coordsize="21600,21600" o:spt="32" o:oned="t" path="m,l21600,21600e" filled="f">
                      <v:path arrowok="t" fillok="f" o:connecttype="none"/>
                      <o:lock v:ext="edit" shapetype="t"/>
                    </v:shapetype>
                    <v:shape id="Straight Arrow Connector 2" o:spid="_x0000_s1026" type="#_x0000_t32" style="position:absolute;margin-left:129.3pt;margin-top:9.65pt;width:96pt;height:27.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" strokecolor="black [3213]" strokeweight=".5pt">
                      <v:stroke dashstyle="dash" startarrow="block" endarrow="block" joinstyle="miter"/>
                    </v:shape>
                  </w:pict>
                </mc:Fallback>
              </mc:AlternateContent>
            </w:r>
            <w:r>
              <w:rPr>
                <w:rFonts w:cs="Times New Roman"/>
                <w:lang w:val="en-US"/>
              </w:rPr>
              <w:t>Suppression</w:t>
            </w:r>
          </w:p>
        </w:tc>
        <w:tc>
          <w:tcPr>
            <w:tcW w:w="3561" w:type="dxa"/>
            <w:tcBorders>
              <w:top w:val="single" w:sz="4" w:space="0" w:color="auto"/>
            </w:tcBorders>
          </w:tcPr>
          <w:p w14:paraId="2BDF6225" w14:textId="77777777" w:rsidR="00304BF4" w:rsidRDefault="00304BF4" w:rsidP="00D754FA">
            <w:pPr>
              <w:ind w:firstLine="0"/>
              <w:jc w:val="center"/>
              <w:rPr>
                <w:rFonts w:cs="Times New Roman"/>
                <w:lang w:val="en-US"/>
              </w:rPr>
            </w:pPr>
            <w:r>
              <w:rPr>
                <w:rFonts w:cs="Times New Roman"/>
                <w:noProof/>
                <w:lang w:val="en-US"/>
              </w:rPr>
              <mc:AlternateContent>
                <mc:Choice Requires="wps">
                  <w:drawing>
                    <wp:anchor distT="0" distB="0" distL="114300" distR="114300" simplePos="0" relativeHeight="251660288" behindDoc="0" locked="0" layoutInCell="1" allowOverlap="1" wp14:anchorId="51DA4904" wp14:editId="3E2FFE96">
                      <wp:simplePos x="0" y="0"/>
                      <wp:positionH relativeFrom="column">
                        <wp:posOffset>1030604</wp:posOffset>
                      </wp:positionH>
                      <wp:positionV relativeFrom="paragraph">
                        <wp:posOffset>1304</wp:posOffset>
                      </wp:positionV>
                      <wp:extent cx="598790" cy="665768"/>
                      <wp:effectExtent l="0" t="0" r="49530" b="0"/>
                      <wp:wrapNone/>
                      <wp:docPr id="1328766190" name="Arc 3"/>
                      <wp:cNvGraphicFramePr/>
                      <a:graphic xmlns:a="http://schemas.openxmlformats.org/drawingml/2006/main">
                        <a:graphicData uri="http://schemas.microsoft.com/office/word/2010/wordprocessingShape">
                          <wps:wsp>
                            <wps:cNvSpPr/>
                            <wps:spPr>
                              <a:xfrm rot="2653512">
                                <a:off x="0" y="0"/>
                                <a:ext cx="598790" cy="665768"/>
                              </a:xfrm>
                              <a:prstGeom prst="arc">
                                <a:avLst/>
                              </a:prstGeom>
                              <a:ln>
                                <a:headEnd type="triangle"/>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51BF2" id="Arc 3" o:spid="_x0000_s1026" style="position:absolute;margin-left:81.15pt;margin-top:.1pt;width:47.15pt;height:52.4pt;rotation:2898343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8790,66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" path="m299395,nsc464746,,598790,149037,598790,332884r-299395,l299395,xem299395,nfc464746,,598790,149037,598790,332884e" filled="f" strokecolor="black [3200]" strokeweight=".5pt">
                      <v:stroke startarrow="block" endarrow="block" joinstyle="miter"/>
                      <v:path arrowok="t" o:connecttype="custom" o:connectlocs="299395,0;598790,332884" o:connectangles="0,0"/>
                    </v:shape>
                  </w:pict>
                </mc:Fallback>
              </mc:AlternateContent>
            </w:r>
            <w:r>
              <w:rPr>
                <w:rFonts w:cs="Times New Roman"/>
                <w:lang w:val="en-US"/>
              </w:rPr>
              <w:t>Concentration</w:t>
            </w:r>
          </w:p>
        </w:tc>
      </w:tr>
      <w:tr w:rsidR="00304BF4" w14:paraId="21D3C8AA" w14:textId="77777777" w:rsidTr="00D754FA">
        <w:tc>
          <w:tcPr>
            <w:tcW w:w="2178" w:type="dxa"/>
            <w:tcBorders>
              <w:bottom w:val="single" w:sz="4" w:space="0" w:color="auto"/>
            </w:tcBorders>
          </w:tcPr>
          <w:p w14:paraId="26EFA56D" w14:textId="77777777" w:rsidR="00304BF4" w:rsidRDefault="00304BF4" w:rsidP="00D754FA">
            <w:pPr>
              <w:ind w:firstLine="0"/>
              <w:jc w:val="center"/>
              <w:rPr>
                <w:rFonts w:cs="Times New Roman"/>
                <w:lang w:val="en-US"/>
              </w:rPr>
            </w:pPr>
            <w:r>
              <w:rPr>
                <w:rFonts w:cs="Times New Roman"/>
                <w:lang w:val="en-US"/>
              </w:rPr>
              <w:t>Initial concentration</w:t>
            </w:r>
          </w:p>
        </w:tc>
        <w:tc>
          <w:tcPr>
            <w:tcW w:w="3561" w:type="dxa"/>
            <w:tcBorders>
              <w:bottom w:val="single" w:sz="4" w:space="0" w:color="auto"/>
            </w:tcBorders>
          </w:tcPr>
          <w:p w14:paraId="52AA0BFB" w14:textId="77777777" w:rsidR="00304BF4" w:rsidRDefault="00304BF4" w:rsidP="00D754FA">
            <w:pPr>
              <w:ind w:firstLine="0"/>
              <w:jc w:val="center"/>
              <w:rPr>
                <w:rFonts w:cs="Times New Roman"/>
                <w:lang w:val="en-US"/>
              </w:rPr>
            </w:pPr>
            <w:r>
              <w:rPr>
                <w:rFonts w:cs="Times New Roman"/>
                <w:lang w:val="en-US"/>
              </w:rPr>
              <w:t>Concentration</w:t>
            </w:r>
          </w:p>
        </w:tc>
        <w:tc>
          <w:tcPr>
            <w:tcW w:w="3561" w:type="dxa"/>
            <w:tcBorders>
              <w:bottom w:val="single" w:sz="4" w:space="0" w:color="auto"/>
            </w:tcBorders>
          </w:tcPr>
          <w:p w14:paraId="609A7DAA" w14:textId="77777777" w:rsidR="00304BF4" w:rsidRDefault="00304BF4" w:rsidP="00D754FA">
            <w:pPr>
              <w:ind w:firstLine="0"/>
              <w:jc w:val="center"/>
              <w:rPr>
                <w:rFonts w:cs="Times New Roman"/>
                <w:lang w:val="en-US"/>
              </w:rPr>
            </w:pPr>
            <w:r>
              <w:rPr>
                <w:rFonts w:cs="Times New Roman"/>
                <w:lang w:val="en-US"/>
              </w:rPr>
              <w:t>Concentration</w:t>
            </w:r>
          </w:p>
        </w:tc>
      </w:tr>
    </w:tbl>
    <w:p w14:paraId="54C5D66E" w14:textId="77777777" w:rsidR="00304BF4" w:rsidRDefault="00304BF4" w:rsidP="00304BF4">
      <w:pPr>
        <w:ind w:firstLine="0"/>
        <w:rPr>
          <w:rFonts w:cs="Times New Roman"/>
          <w:lang w:val="en-US"/>
        </w:rPr>
      </w:pPr>
      <w:r w:rsidRPr="00304BF4">
        <w:rPr>
          <w:rFonts w:cs="Times New Roman"/>
          <w:i/>
          <w:iCs/>
          <w:lang w:val="en-US"/>
        </w:rPr>
        <w:t>Note:</w:t>
      </w:r>
      <w:r>
        <w:rPr>
          <w:rFonts w:cs="Times New Roman"/>
          <w:lang w:val="en-US"/>
        </w:rPr>
        <w:t xml:space="preserve"> Dashed line arrow indicates the comparison in Wegner et al. (1987); solid line arrow indicates the comparison in the current study.</w:t>
      </w:r>
    </w:p>
    <w:p w14:paraId="006F484E" w14:textId="7B31EFAD" w:rsidR="0020524A" w:rsidRPr="0040020E" w:rsidRDefault="0020524A" w:rsidP="0020524A">
      <w:pPr>
        <w:rPr>
          <w:rFonts w:cs="Times New Roman"/>
          <w:lang w:val="en-US"/>
        </w:rPr>
      </w:pPr>
      <w:r>
        <w:rPr>
          <w:rFonts w:cs="Times New Roman"/>
          <w:lang w:val="en-US"/>
        </w:rPr>
        <w:lastRenderedPageBreak/>
        <w:t>In addition, we added a measure to obtain participants’ retrospective self-reported estimates of the proportion of the time they spent thinking of the target thought over the course of the experiment. This meas</w:t>
      </w:r>
      <w:r w:rsidR="002E6895">
        <w:rPr>
          <w:rFonts w:cs="Times New Roman"/>
          <w:lang w:val="en-US"/>
        </w:rPr>
        <w:t>ure of target thought duration wa</w:t>
      </w:r>
      <w:r>
        <w:rPr>
          <w:rFonts w:cs="Times New Roman"/>
          <w:lang w:val="en-US"/>
        </w:rPr>
        <w:t xml:space="preserve">s an important addition given </w:t>
      </w:r>
      <w:r w:rsidR="002E6895">
        <w:rPr>
          <w:rFonts w:cs="Times New Roman"/>
          <w:lang w:val="en-US"/>
        </w:rPr>
        <w:t xml:space="preserve">that </w:t>
      </w:r>
      <w:r>
        <w:rPr>
          <w:rFonts w:cs="Times New Roman"/>
          <w:lang w:val="en-US"/>
        </w:rPr>
        <w:t xml:space="preserve">the dependent measures used in the original study only </w:t>
      </w:r>
      <w:r w:rsidRPr="0040020E">
        <w:rPr>
          <w:rFonts w:cs="Times New Roman"/>
          <w:lang w:val="en-US"/>
        </w:rPr>
        <w:t xml:space="preserve">measured target thought frequency. </w:t>
      </w:r>
    </w:p>
    <w:p w14:paraId="5A376DA6" w14:textId="1CBEDF34" w:rsidR="004F5EFB" w:rsidRDefault="00675394" w:rsidP="003D6A62">
      <w:pPr>
        <w:rPr>
          <w:rFonts w:cs="Times New Roman"/>
        </w:rPr>
      </w:pPr>
      <w:r w:rsidRPr="0040020E">
        <w:rPr>
          <w:rFonts w:cs="Times New Roman"/>
          <w:lang w:val="en-US"/>
        </w:rPr>
        <w:t xml:space="preserve">As with Study 1, an additional element of variation included to improve the rigor of the present study pertained to the addition of a suspicion probe. At the </w:t>
      </w:r>
      <w:r w:rsidR="001B7977" w:rsidRPr="0040020E">
        <w:rPr>
          <w:rFonts w:cs="Times New Roman"/>
          <w:lang w:val="en-US"/>
        </w:rPr>
        <w:t>end of the study and</w:t>
      </w:r>
      <w:r w:rsidRPr="0040020E">
        <w:rPr>
          <w:rFonts w:cs="Times New Roman"/>
          <w:lang w:val="en-US"/>
        </w:rPr>
        <w:t xml:space="preserve"> before the demographic questions, participants </w:t>
      </w:r>
      <w:r w:rsidRPr="0040020E">
        <w:t>were instructed to complete a suspicion probe question</w:t>
      </w:r>
      <w:r w:rsidRPr="0040020E">
        <w:rPr>
          <w:rFonts w:cs="Times New Roman"/>
        </w:rPr>
        <w:t>: “</w:t>
      </w:r>
      <w:r w:rsidRPr="0040020E">
        <w:rPr>
          <w:rFonts w:cs="Times New Roman"/>
          <w:i/>
          <w:shd w:val="clear" w:color="auto" w:fill="FFFFFF"/>
        </w:rPr>
        <w:t>Before we move on, if you think you know the study’s aim already (e.g., if you have participated in a similar study before), please write below what you think the aim is. If you are unaware or unsure, please simply write X</w:t>
      </w:r>
      <w:r w:rsidRPr="0040020E">
        <w:rPr>
          <w:rFonts w:cs="Times New Roman"/>
          <w:shd w:val="clear" w:color="auto" w:fill="FFFFFF"/>
        </w:rPr>
        <w:t>”. Participants were only excluded from the analyses if they provided the specific aim of the present study. That is, results of participants providing generic responses such as “</w:t>
      </w:r>
      <w:r w:rsidRPr="0040020E">
        <w:rPr>
          <w:rFonts w:cs="Times New Roman"/>
          <w:i/>
          <w:shd w:val="clear" w:color="auto" w:fill="FFFFFF"/>
        </w:rPr>
        <w:t>to see what happens when people try not to think of something</w:t>
      </w:r>
      <w:r w:rsidRPr="0040020E">
        <w:rPr>
          <w:rFonts w:cs="Times New Roman"/>
          <w:shd w:val="clear" w:color="auto" w:fill="FFFFFF"/>
        </w:rPr>
        <w:t xml:space="preserve">” were </w:t>
      </w:r>
      <w:r w:rsidRPr="00A176A5">
        <w:rPr>
          <w:rFonts w:cs="Times New Roman"/>
          <w:shd w:val="clear" w:color="auto" w:fill="FFFFFF"/>
        </w:rPr>
        <w:t>retained.</w:t>
      </w:r>
      <w:r w:rsidRPr="00A176A5">
        <w:rPr>
          <w:rFonts w:cs="Times New Roman"/>
          <w:lang w:val="en-US"/>
        </w:rPr>
        <w:t xml:space="preserve"> </w:t>
      </w:r>
      <w:r w:rsidR="00FB4AB1" w:rsidRPr="00A176A5">
        <w:rPr>
          <w:rFonts w:cs="Times New Roman"/>
          <w:shd w:val="clear" w:color="auto" w:fill="FFFFFF"/>
        </w:rPr>
        <w:t xml:space="preserve">The suspicion probe was rated by two independent coders, </w:t>
      </w:r>
      <w:r w:rsidR="00FB4AB1" w:rsidRPr="00A176A5">
        <w:t>with high levels of inter-rater consistency (</w:t>
      </w:r>
      <w:r w:rsidR="000C1D79" w:rsidRPr="00A176A5">
        <w:t>98.</w:t>
      </w:r>
      <w:r w:rsidR="00EE3B2E">
        <w:t>7</w:t>
      </w:r>
      <w:r w:rsidR="000C1D79" w:rsidRPr="00A176A5">
        <w:t xml:space="preserve">% agreement). </w:t>
      </w:r>
      <w:r w:rsidR="00FB4AB1" w:rsidRPr="00A176A5">
        <w:t xml:space="preserve">Discrepancies were discussed and a consensus was reached for each instance of discrepancy. </w:t>
      </w:r>
      <w:r w:rsidR="004F5EFB">
        <w:t>N</w:t>
      </w:r>
      <w:r w:rsidR="004F5EFB">
        <w:rPr>
          <w:rFonts w:cs="Times New Roman"/>
        </w:rPr>
        <w:t>o labs had inter-rater agreements under .75, we did not exclude any labs based on this reason.</w:t>
      </w:r>
    </w:p>
    <w:p w14:paraId="3E052717" w14:textId="081CF6DF" w:rsidR="00767A37" w:rsidRPr="0040020E" w:rsidRDefault="00767A37" w:rsidP="003D6A62">
      <w:pPr>
        <w:rPr>
          <w:rFonts w:cs="Times New Roman"/>
        </w:rPr>
      </w:pPr>
      <w:r w:rsidRPr="00A176A5">
        <w:rPr>
          <w:rFonts w:cs="Times New Roman"/>
          <w:shd w:val="clear" w:color="auto" w:fill="FFFFFF"/>
        </w:rPr>
        <w:t xml:space="preserve">The </w:t>
      </w:r>
      <w:r w:rsidRPr="0040020E">
        <w:rPr>
          <w:rFonts w:cs="Times New Roman"/>
          <w:shd w:val="clear" w:color="auto" w:fill="FFFFFF"/>
        </w:rPr>
        <w:t>suspicion probe was followed by a final addition to the original study – a manipulation check, to ensure that participants received and attended to the correct experimental instructions. Specifically, participants were asked to complete a final handout, on which the demographics questions were preceded by the manipulation check item: “</w:t>
      </w:r>
      <w:r w:rsidR="00701791" w:rsidRPr="0040020E">
        <w:rPr>
          <w:rFonts w:cs="Times New Roman"/>
          <w:i/>
          <w:shd w:val="clear" w:color="auto" w:fill="FFFFFF"/>
        </w:rPr>
        <w:t xml:space="preserve">In the second last phase, </w:t>
      </w:r>
      <w:r w:rsidR="003D6A62" w:rsidRPr="0040020E">
        <w:rPr>
          <w:rFonts w:cs="Times New Roman"/>
          <w:i/>
          <w:shd w:val="clear" w:color="auto" w:fill="FFFFFF"/>
        </w:rPr>
        <w:t xml:space="preserve">I was asked to </w:t>
      </w:r>
      <w:r w:rsidR="00701791" w:rsidRPr="0040020E">
        <w:rPr>
          <w:rFonts w:cs="Times New Roman"/>
          <w:i/>
          <w:shd w:val="clear" w:color="auto" w:fill="FFFFFF"/>
        </w:rPr>
        <w:t>______</w:t>
      </w:r>
      <w:r w:rsidR="003D6A62" w:rsidRPr="0040020E">
        <w:rPr>
          <w:rFonts w:cs="Times New Roman"/>
          <w:i/>
          <w:shd w:val="clear" w:color="auto" w:fill="FFFFFF"/>
        </w:rPr>
        <w:t xml:space="preserve"> about </w:t>
      </w:r>
      <w:r w:rsidR="00701791" w:rsidRPr="0040020E">
        <w:rPr>
          <w:rFonts w:cs="Times New Roman"/>
          <w:i/>
          <w:shd w:val="clear" w:color="auto" w:fill="FFFFFF"/>
        </w:rPr>
        <w:t>a particular thought</w:t>
      </w:r>
      <w:r w:rsidR="003D6A62" w:rsidRPr="0040020E">
        <w:rPr>
          <w:rFonts w:cs="Times New Roman"/>
          <w:i/>
          <w:shd w:val="clear" w:color="auto" w:fill="FFFFFF"/>
        </w:rPr>
        <w:t>”</w:t>
      </w:r>
      <w:r w:rsidR="003D6A62" w:rsidRPr="00197CEA">
        <w:rPr>
          <w:rFonts w:cs="Times New Roman"/>
          <w:iCs/>
          <w:shd w:val="clear" w:color="auto" w:fill="FFFFFF"/>
        </w:rPr>
        <w:t>, with two response options:</w:t>
      </w:r>
      <w:r w:rsidR="003D6A62" w:rsidRPr="0040020E">
        <w:rPr>
          <w:rFonts w:cs="Times New Roman"/>
          <w:i/>
          <w:shd w:val="clear" w:color="auto" w:fill="FFFFFF"/>
        </w:rPr>
        <w:t xml:space="preserve"> “</w:t>
      </w:r>
      <w:r w:rsidR="00701791" w:rsidRPr="0040020E">
        <w:rPr>
          <w:rFonts w:cs="Times New Roman"/>
          <w:i/>
          <w:shd w:val="clear" w:color="auto" w:fill="FFFFFF"/>
        </w:rPr>
        <w:t>think</w:t>
      </w:r>
      <w:r w:rsidR="003D6A62" w:rsidRPr="0040020E">
        <w:rPr>
          <w:rFonts w:cs="Times New Roman"/>
          <w:i/>
          <w:shd w:val="clear" w:color="auto" w:fill="FFFFFF"/>
        </w:rPr>
        <w:t>” and “</w:t>
      </w:r>
      <w:r w:rsidR="00701791" w:rsidRPr="0040020E">
        <w:rPr>
          <w:rFonts w:cs="Times New Roman"/>
          <w:i/>
          <w:shd w:val="clear" w:color="auto" w:fill="FFFFFF"/>
        </w:rPr>
        <w:t>not think</w:t>
      </w:r>
      <w:r w:rsidR="003D6A62" w:rsidRPr="0040020E">
        <w:rPr>
          <w:rFonts w:cs="Times New Roman"/>
          <w:i/>
          <w:shd w:val="clear" w:color="auto" w:fill="FFFFFF"/>
        </w:rPr>
        <w:t>”</w:t>
      </w:r>
      <w:r w:rsidR="003D6A62" w:rsidRPr="0040020E">
        <w:rPr>
          <w:rFonts w:cs="Times New Roman"/>
          <w:shd w:val="clear" w:color="auto" w:fill="FFFFFF"/>
        </w:rPr>
        <w:t>.</w:t>
      </w:r>
    </w:p>
    <w:p w14:paraId="6CCE5FBD" w14:textId="47BACAFE" w:rsidR="00A90233" w:rsidRPr="0040020E" w:rsidRDefault="00A47981" w:rsidP="00A90233">
      <w:pPr>
        <w:ind w:firstLine="0"/>
        <w:rPr>
          <w:b/>
          <w:lang w:val="en-US" w:eastAsia="zh-CN"/>
        </w:rPr>
      </w:pPr>
      <w:r w:rsidRPr="0040020E">
        <w:rPr>
          <w:rFonts w:cs="Times New Roman"/>
          <w:b/>
        </w:rPr>
        <w:t>Important</w:t>
      </w:r>
      <w:r w:rsidR="00A90233" w:rsidRPr="0040020E">
        <w:rPr>
          <w:rFonts w:cs="Times New Roman"/>
          <w:b/>
        </w:rPr>
        <w:t xml:space="preserve"> Notes</w:t>
      </w:r>
    </w:p>
    <w:p w14:paraId="2F3888D3" w14:textId="4752E2E4" w:rsidR="00FA7913" w:rsidRDefault="00A90233" w:rsidP="00A90233">
      <w:pPr>
        <w:rPr>
          <w:rFonts w:cs="Times New Roman"/>
        </w:rPr>
      </w:pPr>
      <w:r>
        <w:rPr>
          <w:rFonts w:cs="Times New Roman"/>
        </w:rPr>
        <w:lastRenderedPageBreak/>
        <w:t xml:space="preserve">It is important to note that since we aimed to replicate </w:t>
      </w:r>
      <w:r w:rsidRPr="00930BF2">
        <w:rPr>
          <w:rFonts w:cs="Times New Roman"/>
          <w:i/>
        </w:rPr>
        <w:t>two</w:t>
      </w:r>
      <w:r>
        <w:rPr>
          <w:rFonts w:cs="Times New Roman"/>
        </w:rPr>
        <w:t xml:space="preserve"> experiments and that the participation of one would disqualify participants from participating in the other due to knowledge of the study</w:t>
      </w:r>
      <w:r w:rsidR="002E6895">
        <w:rPr>
          <w:rFonts w:cs="Times New Roman"/>
        </w:rPr>
        <w:t>’s</w:t>
      </w:r>
      <w:r>
        <w:rPr>
          <w:rFonts w:cs="Times New Roman"/>
        </w:rPr>
        <w:t xml:space="preserve"> aims, we collapsed the two studies into one larger study for </w:t>
      </w:r>
      <w:r w:rsidR="002E6895">
        <w:rPr>
          <w:rFonts w:cs="Times New Roman"/>
        </w:rPr>
        <w:t>the purpose</w:t>
      </w:r>
      <w:r>
        <w:rPr>
          <w:rFonts w:cs="Times New Roman"/>
        </w:rPr>
        <w:t xml:space="preserve"> of recruitment. Specifically, the two studies were merged such that participants were randomly allocated to one of the four total conditions as if the study was a 2 (experiment: immediate enhancement effect vs. rebound effect) </w:t>
      </w:r>
      <w:r w:rsidR="00EE3B2E">
        <w:rPr>
          <w:rFonts w:cs="Times New Roman"/>
        </w:rPr>
        <w:t>×</w:t>
      </w:r>
      <w:r w:rsidR="002E6895">
        <w:rPr>
          <w:rFonts w:cs="Times New Roman"/>
        </w:rPr>
        <w:t xml:space="preserve">2 (instruction condition: </w:t>
      </w:r>
      <w:r w:rsidR="00497785">
        <w:rPr>
          <w:rFonts w:cs="Times New Roman"/>
        </w:rPr>
        <w:t>suppression</w:t>
      </w:r>
      <w:r w:rsidR="002E6895">
        <w:rPr>
          <w:rFonts w:cs="Times New Roman"/>
        </w:rPr>
        <w:t xml:space="preserve"> vs. </w:t>
      </w:r>
      <w:r w:rsidR="00497785">
        <w:rPr>
          <w:rFonts w:cs="Times New Roman"/>
        </w:rPr>
        <w:t>concentration</w:t>
      </w:r>
      <w:r w:rsidR="002E6895">
        <w:rPr>
          <w:rFonts w:cs="Times New Roman"/>
        </w:rPr>
        <w:t>) between-</w:t>
      </w:r>
      <w:r>
        <w:rPr>
          <w:rFonts w:cs="Times New Roman"/>
        </w:rPr>
        <w:t>participants design. Furthermore, while the minimum sample requirements outlined does not offer adequate power for each individual lab to detect the original effects, the meta-analytic nature of the RRR means that it is the overall sample size across labs, not individual labs’ sample sizes that is important. The inclusion of multiple labs was primarily aimed at obtaining a clearer picture of the generalizability of the effects, rather than to maximize the s</w:t>
      </w:r>
      <w:r w:rsidR="00903071">
        <w:rPr>
          <w:rFonts w:cs="Times New Roman"/>
        </w:rPr>
        <w:t xml:space="preserve">ample size. Nevertheless, </w:t>
      </w:r>
      <w:r w:rsidR="003203D0">
        <w:rPr>
          <w:rFonts w:cs="Times New Roman"/>
        </w:rPr>
        <w:t>results were not analyz</w:t>
      </w:r>
      <w:r>
        <w:rPr>
          <w:rFonts w:cs="Times New Roman"/>
        </w:rPr>
        <w:t>ed before termination of data collection.</w:t>
      </w:r>
    </w:p>
    <w:p w14:paraId="53E7FCC3" w14:textId="77777777" w:rsidR="00475729" w:rsidRDefault="00475729" w:rsidP="00145633">
      <w:pPr>
        <w:pStyle w:val="Heading2"/>
      </w:pPr>
      <w:r w:rsidRPr="0072471B">
        <w:t>Results</w:t>
      </w:r>
    </w:p>
    <w:p w14:paraId="6B49ADE9" w14:textId="092278C7" w:rsidR="00F7252E" w:rsidRDefault="000510DF" w:rsidP="00475729">
      <w:r w:rsidRPr="00A176A5">
        <w:t>Thirty-six</w:t>
      </w:r>
      <w:r w:rsidR="004E417F" w:rsidRPr="00A176A5">
        <w:t xml:space="preserve"> </w:t>
      </w:r>
      <w:r w:rsidR="00475729" w:rsidRPr="00A176A5">
        <w:t>labs (</w:t>
      </w:r>
      <w:r w:rsidR="00EE3B2E">
        <w:t>initial</w:t>
      </w:r>
      <w:r w:rsidR="00EE3B2E" w:rsidRPr="00A176A5">
        <w:t xml:space="preserve"> </w:t>
      </w:r>
      <w:r w:rsidR="00475729" w:rsidRPr="00A176A5">
        <w:rPr>
          <w:i/>
        </w:rPr>
        <w:t>N</w:t>
      </w:r>
      <w:r w:rsidR="00475729" w:rsidRPr="00A176A5">
        <w:t xml:space="preserve"> = </w:t>
      </w:r>
      <w:r w:rsidR="00AC42FF" w:rsidRPr="00A176A5">
        <w:t>3</w:t>
      </w:r>
      <w:r w:rsidR="00EE3B2E">
        <w:t>407</w:t>
      </w:r>
      <w:r w:rsidR="00FA385A" w:rsidRPr="00A176A5">
        <w:t xml:space="preserve">, </w:t>
      </w:r>
      <w:r w:rsidR="00EE3B2E">
        <w:t xml:space="preserve">final </w:t>
      </w:r>
      <w:r w:rsidR="00EE3B2E" w:rsidRPr="00EE3B2E">
        <w:rPr>
          <w:i/>
          <w:iCs/>
        </w:rPr>
        <w:t>N</w:t>
      </w:r>
      <w:r w:rsidR="00EE3B2E">
        <w:t xml:space="preserve"> = 3053; </w:t>
      </w:r>
      <w:r w:rsidR="00FA385A" w:rsidRPr="00A176A5">
        <w:rPr>
          <w:i/>
          <w:iCs/>
        </w:rPr>
        <w:t>M</w:t>
      </w:r>
      <w:r w:rsidR="00FA385A" w:rsidRPr="00A176A5">
        <w:rPr>
          <w:vertAlign w:val="subscript"/>
        </w:rPr>
        <w:t>age</w:t>
      </w:r>
      <w:r w:rsidR="00FA385A" w:rsidRPr="00A176A5">
        <w:t xml:space="preserve"> = 20.</w:t>
      </w:r>
      <w:r w:rsidR="00EE3B2E">
        <w:t>4</w:t>
      </w:r>
      <w:r w:rsidR="00FA385A" w:rsidRPr="00A176A5">
        <w:t xml:space="preserve">, </w:t>
      </w:r>
      <w:proofErr w:type="spellStart"/>
      <w:r w:rsidR="00FA385A" w:rsidRPr="00A176A5">
        <w:rPr>
          <w:i/>
          <w:iCs/>
        </w:rPr>
        <w:t>SD</w:t>
      </w:r>
      <w:r w:rsidR="00FA385A" w:rsidRPr="00A176A5">
        <w:rPr>
          <w:vertAlign w:val="subscript"/>
        </w:rPr>
        <w:t>age</w:t>
      </w:r>
      <w:proofErr w:type="spellEnd"/>
      <w:r w:rsidR="00FA385A" w:rsidRPr="00A176A5">
        <w:t xml:space="preserve"> = 1.</w:t>
      </w:r>
      <w:r w:rsidR="00AC42FF" w:rsidRPr="00A176A5">
        <w:t>42</w:t>
      </w:r>
      <w:r w:rsidR="00475729" w:rsidRPr="00A176A5">
        <w:t>) participated</w:t>
      </w:r>
      <w:r w:rsidR="00145633">
        <w:t xml:space="preserve"> in Study 2</w:t>
      </w:r>
      <w:r w:rsidR="00475729">
        <w:t xml:space="preserve">. </w:t>
      </w:r>
      <w:r w:rsidR="009D7BD4">
        <w:t>W</w:t>
      </w:r>
      <w:r w:rsidR="00475729" w:rsidRPr="006A6F24">
        <w:t>e analy</w:t>
      </w:r>
      <w:r w:rsidR="003203D0">
        <w:t>z</w:t>
      </w:r>
      <w:r w:rsidR="00475729" w:rsidRPr="006A6F24">
        <w:t>ed the data for each lab</w:t>
      </w:r>
      <w:r w:rsidR="00145633">
        <w:t xml:space="preserve"> (data from Stud</w:t>
      </w:r>
      <w:r w:rsidR="003203D0">
        <w:t>ies 1 and 2 were analyz</w:t>
      </w:r>
      <w:r w:rsidR="00145633">
        <w:t>ed independently)</w:t>
      </w:r>
      <w:r w:rsidR="00475729" w:rsidRPr="006A6F24">
        <w:t xml:space="preserve"> before combining </w:t>
      </w:r>
      <w:r w:rsidR="00475729">
        <w:t>all data</w:t>
      </w:r>
      <w:r w:rsidR="00475729" w:rsidRPr="006A6F24">
        <w:t xml:space="preserve"> in a meta-analysis.</w:t>
      </w:r>
      <w:r w:rsidR="00475729">
        <w:t xml:space="preserve"> The analysis code for the analyses is available on </w:t>
      </w:r>
      <w:r w:rsidR="00475729" w:rsidRPr="005E170E">
        <w:t>https://osf.io/u3nza/</w:t>
      </w:r>
      <w:r w:rsidR="00475729">
        <w:t xml:space="preserve">. The packages </w:t>
      </w:r>
      <w:proofErr w:type="spellStart"/>
      <w:r w:rsidR="00475729" w:rsidRPr="00F86F41">
        <w:rPr>
          <w:rFonts w:ascii="Consolas" w:hAnsi="Consolas" w:cs="Times New Roman"/>
        </w:rPr>
        <w:t>afex</w:t>
      </w:r>
      <w:proofErr w:type="spellEnd"/>
      <w:r w:rsidR="00475729">
        <w:t xml:space="preserve"> (</w:t>
      </w:r>
      <w:proofErr w:type="spellStart"/>
      <w:r w:rsidR="00475729">
        <w:t>Singmann</w:t>
      </w:r>
      <w:proofErr w:type="spellEnd"/>
      <w:r w:rsidR="00475729">
        <w:t xml:space="preserve"> et al., 2019) and </w:t>
      </w:r>
      <w:r w:rsidR="00475729" w:rsidRPr="00F86F41">
        <w:rPr>
          <w:rFonts w:ascii="Consolas" w:hAnsi="Consolas" w:cs="Times New Roman"/>
        </w:rPr>
        <w:t>metafor</w:t>
      </w:r>
      <w:r w:rsidR="00475729">
        <w:t xml:space="preserve"> (</w:t>
      </w:r>
      <w:proofErr w:type="spellStart"/>
      <w:r w:rsidR="00475729" w:rsidRPr="005B2D61">
        <w:rPr>
          <w:rFonts w:eastAsia="Times New Roman" w:cs="Times New Roman"/>
          <w:color w:val="000000"/>
          <w:bdr w:val="none" w:sz="0" w:space="0" w:color="auto" w:frame="1"/>
          <w:lang w:val="en-AU" w:eastAsia="zh-CN"/>
        </w:rPr>
        <w:t>Viechtbauer</w:t>
      </w:r>
      <w:proofErr w:type="spellEnd"/>
      <w:r w:rsidR="00475729">
        <w:rPr>
          <w:rFonts w:eastAsia="Times New Roman" w:cs="Times New Roman"/>
          <w:color w:val="000000"/>
          <w:bdr w:val="none" w:sz="0" w:space="0" w:color="auto" w:frame="1"/>
          <w:lang w:val="en-AU" w:eastAsia="zh-CN"/>
        </w:rPr>
        <w:t>, 2010</w:t>
      </w:r>
      <w:r w:rsidR="00475729">
        <w:t xml:space="preserve">) were used for the main analyses. Data </w:t>
      </w:r>
      <w:r w:rsidR="00475729" w:rsidRPr="0040020E">
        <w:t>from all labs completing</w:t>
      </w:r>
      <w:r w:rsidR="007048C0" w:rsidRPr="0040020E">
        <w:t xml:space="preserve"> the study consistent with the</w:t>
      </w:r>
      <w:r w:rsidR="00475729" w:rsidRPr="0040020E">
        <w:t xml:space="preserve"> preregistration </w:t>
      </w:r>
      <w:r w:rsidR="007B78D2" w:rsidRPr="0040020E">
        <w:t>(including minimum required sample size</w:t>
      </w:r>
      <w:r w:rsidR="00B54588" w:rsidRPr="0040020E">
        <w:t xml:space="preserve"> post-exclusion</w:t>
      </w:r>
      <w:r w:rsidR="007B78D2" w:rsidRPr="0040020E">
        <w:t xml:space="preserve">) </w:t>
      </w:r>
      <w:r w:rsidR="00475729" w:rsidRPr="0040020E">
        <w:t>were inclu</w:t>
      </w:r>
      <w:r w:rsidR="00B54588" w:rsidRPr="0040020E">
        <w:t>ded in our</w:t>
      </w:r>
      <w:r w:rsidR="00475729" w:rsidRPr="0040020E">
        <w:t xml:space="preserve"> analysis. The exclusion criteria included failing suspicion checks (</w:t>
      </w:r>
      <w:r w:rsidR="00475729" w:rsidRPr="0040020E">
        <w:rPr>
          <w:i/>
        </w:rPr>
        <w:t>k</w:t>
      </w:r>
      <w:r w:rsidR="00475729" w:rsidRPr="0040020E">
        <w:t xml:space="preserve"> = </w:t>
      </w:r>
      <w:r w:rsidR="00AC42FF">
        <w:t>152</w:t>
      </w:r>
      <w:r w:rsidR="00475729" w:rsidRPr="0040020E">
        <w:t>)</w:t>
      </w:r>
      <w:r w:rsidR="00FA6FB8">
        <w:t>,</w:t>
      </w:r>
      <w:r w:rsidR="00475729" w:rsidRPr="0040020E">
        <w:t xml:space="preserve"> non-compliance (</w:t>
      </w:r>
      <w:r w:rsidR="00475729" w:rsidRPr="0040020E">
        <w:rPr>
          <w:i/>
        </w:rPr>
        <w:t>k</w:t>
      </w:r>
      <w:r w:rsidR="00475729" w:rsidRPr="0040020E">
        <w:t xml:space="preserve"> = </w:t>
      </w:r>
      <w:r w:rsidR="00AC42FF">
        <w:t>135</w:t>
      </w:r>
      <w:r w:rsidR="00475729" w:rsidRPr="0040020E">
        <w:t>)</w:t>
      </w:r>
      <w:r w:rsidR="00FA6FB8">
        <w:t>, and missing data (</w:t>
      </w:r>
      <w:r w:rsidR="00FA6FB8" w:rsidRPr="0040020E">
        <w:rPr>
          <w:i/>
        </w:rPr>
        <w:t>k</w:t>
      </w:r>
      <w:r w:rsidR="00FA6FB8" w:rsidRPr="0040020E">
        <w:t xml:space="preserve"> = </w:t>
      </w:r>
      <w:r w:rsidR="00FA6FB8">
        <w:t>67)</w:t>
      </w:r>
      <w:r w:rsidR="00475729" w:rsidRPr="0040020E">
        <w:t xml:space="preserve">. The sample characteristics </w:t>
      </w:r>
      <w:r w:rsidR="00F7252E" w:rsidRPr="0040020E">
        <w:t xml:space="preserve">and key descriptive statistics </w:t>
      </w:r>
      <w:r w:rsidR="00475729" w:rsidRPr="0040020E">
        <w:t xml:space="preserve">of included </w:t>
      </w:r>
      <w:r w:rsidR="00475729">
        <w:t xml:space="preserve">labs are summarized in Table </w:t>
      </w:r>
      <w:r w:rsidR="00F31BB5">
        <w:t>4</w:t>
      </w:r>
      <w:r w:rsidR="00475729">
        <w:t>. Any deviations in protocol for individual labs are documented in Appendix A.</w:t>
      </w:r>
    </w:p>
    <w:p w14:paraId="224FC954" w14:textId="06FC7E15" w:rsidR="00F7252E" w:rsidRDefault="00F7252E" w:rsidP="00475729"/>
    <w:p w14:paraId="01F1389F" w14:textId="77777777" w:rsidR="00F7252E" w:rsidRDefault="00F7252E" w:rsidP="00F7252E">
      <w:pPr>
        <w:ind w:firstLine="0"/>
        <w:sectPr w:rsidR="00F7252E" w:rsidSect="00E54F4B">
          <w:headerReference w:type="default" r:id="rId13"/>
          <w:headerReference w:type="first" r:id="rId14"/>
          <w:pgSz w:w="11906" w:h="16838"/>
          <w:pgMar w:top="1411" w:right="1411" w:bottom="1411" w:left="1411" w:header="708" w:footer="708" w:gutter="0"/>
          <w:cols w:space="708"/>
          <w:docGrid w:linePitch="360"/>
        </w:sectPr>
      </w:pPr>
    </w:p>
    <w:p w14:paraId="0B158DB3" w14:textId="1BD132FE" w:rsidR="00F7252E" w:rsidRPr="007F5F65" w:rsidRDefault="00F7252E" w:rsidP="00F7252E">
      <w:pPr>
        <w:ind w:firstLine="0"/>
        <w:rPr>
          <w:b/>
          <w:bCs/>
          <w:iCs/>
        </w:rPr>
      </w:pPr>
      <w:r w:rsidRPr="007F5F65">
        <w:rPr>
          <w:b/>
          <w:bCs/>
          <w:iCs/>
        </w:rPr>
        <w:lastRenderedPageBreak/>
        <w:t xml:space="preserve">Table </w:t>
      </w:r>
      <w:r w:rsidR="00F31BB5" w:rsidRPr="007F5F65">
        <w:rPr>
          <w:b/>
          <w:bCs/>
          <w:iCs/>
        </w:rPr>
        <w:t>4</w:t>
      </w:r>
    </w:p>
    <w:p w14:paraId="54E9B35D" w14:textId="02E9C570" w:rsidR="00F7252E" w:rsidRPr="007F5F65" w:rsidRDefault="00F7252E" w:rsidP="00F7252E">
      <w:pPr>
        <w:ind w:firstLine="0"/>
        <w:rPr>
          <w:i/>
          <w:iCs/>
        </w:rPr>
      </w:pPr>
      <w:r w:rsidRPr="007F5F65">
        <w:rPr>
          <w:i/>
          <w:iCs/>
        </w:rPr>
        <w:t>Summary of demographic characteristics and descriptive statistics for each lab (Study 2).</w:t>
      </w:r>
    </w:p>
    <w:tbl>
      <w:tblPr>
        <w:tblStyle w:val="TableGrid"/>
        <w:tblW w:w="14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
        <w:gridCol w:w="2880"/>
        <w:gridCol w:w="1440"/>
        <w:gridCol w:w="1080"/>
        <w:gridCol w:w="2340"/>
        <w:gridCol w:w="1440"/>
        <w:gridCol w:w="2520"/>
        <w:gridCol w:w="1980"/>
      </w:tblGrid>
      <w:tr w:rsidR="007B06B6" w:rsidRPr="0040020E" w14:paraId="4BFE0E99" w14:textId="77777777" w:rsidTr="000B1161">
        <w:trPr>
          <w:trHeight w:val="991"/>
        </w:trPr>
        <w:tc>
          <w:tcPr>
            <w:tcW w:w="648" w:type="dxa"/>
            <w:vMerge w:val="restart"/>
            <w:tcBorders>
              <w:top w:val="single" w:sz="4" w:space="0" w:color="auto"/>
            </w:tcBorders>
            <w:vAlign w:val="bottom"/>
          </w:tcPr>
          <w:p w14:paraId="2492DE7D" w14:textId="5DC4E62C" w:rsidR="007B06B6" w:rsidRPr="00F86F41" w:rsidRDefault="007B06B6" w:rsidP="008A3C16">
            <w:pPr>
              <w:ind w:firstLine="0"/>
            </w:pPr>
            <w:bookmarkStart w:id="3" w:name="_Hlk198118170"/>
            <w:r w:rsidRPr="00F86F41">
              <w:t>No.</w:t>
            </w:r>
          </w:p>
        </w:tc>
        <w:tc>
          <w:tcPr>
            <w:tcW w:w="2880" w:type="dxa"/>
            <w:vMerge w:val="restart"/>
            <w:tcBorders>
              <w:top w:val="single" w:sz="4" w:space="0" w:color="auto"/>
            </w:tcBorders>
            <w:vAlign w:val="bottom"/>
          </w:tcPr>
          <w:p w14:paraId="0E11DB6A" w14:textId="469BA10E" w:rsidR="007B06B6" w:rsidRPr="00F86F41" w:rsidRDefault="000B1161" w:rsidP="00F531CD">
            <w:pPr>
              <w:ind w:firstLine="0"/>
            </w:pPr>
            <w:r>
              <w:t>Author(s)</w:t>
            </w:r>
          </w:p>
        </w:tc>
        <w:tc>
          <w:tcPr>
            <w:tcW w:w="1440" w:type="dxa"/>
            <w:vMerge w:val="restart"/>
            <w:tcBorders>
              <w:top w:val="single" w:sz="4" w:space="0" w:color="auto"/>
            </w:tcBorders>
            <w:vAlign w:val="bottom"/>
          </w:tcPr>
          <w:p w14:paraId="316E23DF" w14:textId="20162EE5" w:rsidR="007B06B6" w:rsidRPr="0040020E" w:rsidRDefault="007B06B6" w:rsidP="008A3C16">
            <w:pPr>
              <w:ind w:firstLine="0"/>
            </w:pPr>
            <w:r w:rsidRPr="0040020E">
              <w:t>Country</w:t>
            </w:r>
          </w:p>
        </w:tc>
        <w:tc>
          <w:tcPr>
            <w:tcW w:w="1080" w:type="dxa"/>
            <w:vMerge w:val="restart"/>
            <w:tcBorders>
              <w:top w:val="single" w:sz="4" w:space="0" w:color="auto"/>
            </w:tcBorders>
            <w:vAlign w:val="bottom"/>
          </w:tcPr>
          <w:p w14:paraId="69630045" w14:textId="65BF1B3F" w:rsidR="007B06B6" w:rsidRPr="0040020E" w:rsidRDefault="007B06B6" w:rsidP="008A3C16">
            <w:pPr>
              <w:ind w:firstLine="0"/>
            </w:pPr>
            <w:r>
              <w:t>% d</w:t>
            </w:r>
            <w:r w:rsidRPr="0040020E">
              <w:t>ata included</w:t>
            </w:r>
            <w:r>
              <w:t xml:space="preserve"> </w:t>
            </w:r>
          </w:p>
        </w:tc>
        <w:tc>
          <w:tcPr>
            <w:tcW w:w="2340" w:type="dxa"/>
            <w:vMerge w:val="restart"/>
            <w:tcBorders>
              <w:top w:val="single" w:sz="4" w:space="0" w:color="auto"/>
            </w:tcBorders>
            <w:vAlign w:val="bottom"/>
          </w:tcPr>
          <w:p w14:paraId="160E443D" w14:textId="6711465B" w:rsidR="007B06B6" w:rsidRPr="0040020E" w:rsidRDefault="000B1161" w:rsidP="008A3C16">
            <w:pPr>
              <w:ind w:firstLine="0"/>
            </w:pPr>
            <w:r>
              <w:t>A</w:t>
            </w:r>
            <w:r w:rsidR="007B06B6" w:rsidRPr="0040020E">
              <w:t>ge (Range</w:t>
            </w:r>
            <w:r>
              <w:t>;</w:t>
            </w:r>
            <w:r w:rsidR="007B06B6" w:rsidRPr="0040020E">
              <w:t xml:space="preserve"> </w:t>
            </w:r>
            <w:r w:rsidR="007B06B6" w:rsidRPr="0040020E">
              <w:rPr>
                <w:i/>
              </w:rPr>
              <w:t>M</w:t>
            </w:r>
            <w:r>
              <w:rPr>
                <w:i/>
              </w:rPr>
              <w:t>;</w:t>
            </w:r>
            <w:r w:rsidR="007B06B6" w:rsidRPr="0040020E">
              <w:t xml:space="preserve"> </w:t>
            </w:r>
            <w:r w:rsidR="007B06B6" w:rsidRPr="0040020E">
              <w:rPr>
                <w:i/>
              </w:rPr>
              <w:t>SD</w:t>
            </w:r>
            <w:r w:rsidR="007B06B6" w:rsidRPr="0040020E">
              <w:t>)</w:t>
            </w:r>
          </w:p>
        </w:tc>
        <w:tc>
          <w:tcPr>
            <w:tcW w:w="1440" w:type="dxa"/>
            <w:vMerge w:val="restart"/>
            <w:tcBorders>
              <w:top w:val="single" w:sz="4" w:space="0" w:color="auto"/>
            </w:tcBorders>
            <w:vAlign w:val="bottom"/>
          </w:tcPr>
          <w:p w14:paraId="3C5CA496" w14:textId="6007740D" w:rsidR="007B06B6" w:rsidRPr="0040020E" w:rsidRDefault="000B1161" w:rsidP="008A3C16">
            <w:pPr>
              <w:ind w:firstLine="0"/>
            </w:pPr>
            <w:r>
              <w:t>G</w:t>
            </w:r>
            <w:r w:rsidR="007B06B6" w:rsidRPr="0040020E">
              <w:t>ender distribution (</w:t>
            </w:r>
            <w:proofErr w:type="spellStart"/>
            <w:proofErr w:type="gramStart"/>
            <w:r w:rsidR="007B06B6" w:rsidRPr="0040020E">
              <w:t>M</w:t>
            </w:r>
            <w:r w:rsidR="00B548E2">
              <w:t>:</w:t>
            </w:r>
            <w:r w:rsidR="007B06B6" w:rsidRPr="0040020E">
              <w:t>F</w:t>
            </w:r>
            <w:proofErr w:type="gramEnd"/>
            <w:r w:rsidR="00B548E2">
              <w:t>:</w:t>
            </w:r>
            <w:r w:rsidR="007B06B6" w:rsidRPr="0040020E">
              <w:t>other</w:t>
            </w:r>
            <w:proofErr w:type="spellEnd"/>
            <w:r w:rsidR="007B06B6" w:rsidRPr="0040020E">
              <w:t>)</w:t>
            </w:r>
          </w:p>
        </w:tc>
        <w:tc>
          <w:tcPr>
            <w:tcW w:w="4500" w:type="dxa"/>
            <w:gridSpan w:val="2"/>
            <w:tcBorders>
              <w:top w:val="single" w:sz="4" w:space="0" w:color="auto"/>
              <w:bottom w:val="single" w:sz="4" w:space="0" w:color="auto"/>
            </w:tcBorders>
            <w:vAlign w:val="center"/>
          </w:tcPr>
          <w:p w14:paraId="5CCA4472" w14:textId="3007D7E2" w:rsidR="007B06B6" w:rsidRPr="0040020E" w:rsidRDefault="007B06B6" w:rsidP="00F531CD">
            <w:pPr>
              <w:ind w:firstLine="0"/>
              <w:jc w:val="center"/>
            </w:pPr>
            <w:r>
              <w:t>Mean target thought occurrences in Phase 2</w:t>
            </w:r>
          </w:p>
        </w:tc>
      </w:tr>
      <w:tr w:rsidR="007B06B6" w:rsidRPr="0040020E" w14:paraId="53D10B19" w14:textId="77777777" w:rsidTr="000B1161">
        <w:trPr>
          <w:trHeight w:val="586"/>
        </w:trPr>
        <w:tc>
          <w:tcPr>
            <w:tcW w:w="648" w:type="dxa"/>
            <w:vMerge/>
            <w:tcBorders>
              <w:bottom w:val="single" w:sz="4" w:space="0" w:color="auto"/>
            </w:tcBorders>
          </w:tcPr>
          <w:p w14:paraId="7027EBCB" w14:textId="77777777" w:rsidR="007B06B6" w:rsidRPr="00F86F41" w:rsidRDefault="007B06B6" w:rsidP="006F710A">
            <w:pPr>
              <w:ind w:firstLine="0"/>
            </w:pPr>
          </w:p>
        </w:tc>
        <w:tc>
          <w:tcPr>
            <w:tcW w:w="2880" w:type="dxa"/>
            <w:vMerge/>
            <w:tcBorders>
              <w:bottom w:val="single" w:sz="4" w:space="0" w:color="auto"/>
            </w:tcBorders>
          </w:tcPr>
          <w:p w14:paraId="53581E5B" w14:textId="565B6176" w:rsidR="007B06B6" w:rsidRPr="00F86F41" w:rsidRDefault="007B06B6" w:rsidP="006F710A">
            <w:pPr>
              <w:ind w:firstLine="0"/>
            </w:pPr>
          </w:p>
        </w:tc>
        <w:tc>
          <w:tcPr>
            <w:tcW w:w="1440" w:type="dxa"/>
            <w:vMerge/>
            <w:tcBorders>
              <w:bottom w:val="single" w:sz="4" w:space="0" w:color="auto"/>
            </w:tcBorders>
          </w:tcPr>
          <w:p w14:paraId="468DAC4D" w14:textId="5E1B2B47" w:rsidR="007B06B6" w:rsidRPr="0040020E" w:rsidRDefault="007B06B6" w:rsidP="006F710A">
            <w:pPr>
              <w:ind w:firstLine="0"/>
            </w:pPr>
          </w:p>
        </w:tc>
        <w:tc>
          <w:tcPr>
            <w:tcW w:w="1080" w:type="dxa"/>
            <w:vMerge/>
            <w:tcBorders>
              <w:bottom w:val="single" w:sz="4" w:space="0" w:color="auto"/>
            </w:tcBorders>
          </w:tcPr>
          <w:p w14:paraId="4417F2FE" w14:textId="77777777" w:rsidR="007B06B6" w:rsidRPr="0040020E" w:rsidRDefault="007B06B6" w:rsidP="006F710A">
            <w:pPr>
              <w:ind w:firstLine="0"/>
            </w:pPr>
          </w:p>
        </w:tc>
        <w:tc>
          <w:tcPr>
            <w:tcW w:w="2340" w:type="dxa"/>
            <w:vMerge/>
            <w:tcBorders>
              <w:bottom w:val="single" w:sz="4" w:space="0" w:color="auto"/>
            </w:tcBorders>
          </w:tcPr>
          <w:p w14:paraId="65D1DF20" w14:textId="77777777" w:rsidR="007B06B6" w:rsidRPr="0040020E" w:rsidRDefault="007B06B6" w:rsidP="006F710A">
            <w:pPr>
              <w:ind w:firstLine="0"/>
            </w:pPr>
          </w:p>
        </w:tc>
        <w:tc>
          <w:tcPr>
            <w:tcW w:w="1440" w:type="dxa"/>
            <w:vMerge/>
            <w:tcBorders>
              <w:bottom w:val="single" w:sz="4" w:space="0" w:color="auto"/>
            </w:tcBorders>
          </w:tcPr>
          <w:p w14:paraId="3F69BB32" w14:textId="77777777" w:rsidR="007B06B6" w:rsidRPr="0040020E" w:rsidRDefault="007B06B6" w:rsidP="006F710A">
            <w:pPr>
              <w:ind w:firstLine="0"/>
            </w:pPr>
          </w:p>
        </w:tc>
        <w:tc>
          <w:tcPr>
            <w:tcW w:w="2520" w:type="dxa"/>
            <w:tcBorders>
              <w:top w:val="single" w:sz="4" w:space="0" w:color="auto"/>
              <w:bottom w:val="single" w:sz="4" w:space="0" w:color="auto"/>
            </w:tcBorders>
            <w:vAlign w:val="bottom"/>
          </w:tcPr>
          <w:p w14:paraId="563F4E92" w14:textId="756A07E1" w:rsidR="007B06B6" w:rsidRPr="0040020E" w:rsidDel="00C511F7" w:rsidRDefault="007B06B6" w:rsidP="00F531CD">
            <w:pPr>
              <w:ind w:firstLine="0"/>
              <w:jc w:val="center"/>
            </w:pPr>
            <w:r>
              <w:t>Concentration (</w:t>
            </w:r>
            <w:r w:rsidRPr="00F86F41">
              <w:rPr>
                <w:i/>
                <w:iCs/>
              </w:rPr>
              <w:t>SD</w:t>
            </w:r>
            <w:r>
              <w:t>)</w:t>
            </w:r>
          </w:p>
        </w:tc>
        <w:tc>
          <w:tcPr>
            <w:tcW w:w="1980" w:type="dxa"/>
            <w:tcBorders>
              <w:top w:val="single" w:sz="4" w:space="0" w:color="auto"/>
              <w:bottom w:val="single" w:sz="4" w:space="0" w:color="auto"/>
            </w:tcBorders>
            <w:vAlign w:val="bottom"/>
          </w:tcPr>
          <w:p w14:paraId="55B615F9" w14:textId="307E8D38" w:rsidR="007B06B6" w:rsidRPr="0040020E" w:rsidDel="00C511F7" w:rsidRDefault="007B06B6" w:rsidP="00F531CD">
            <w:pPr>
              <w:ind w:firstLine="0"/>
              <w:jc w:val="center"/>
            </w:pPr>
            <w:r>
              <w:t>Suppression (</w:t>
            </w:r>
            <w:r w:rsidRPr="00F86F41">
              <w:rPr>
                <w:i/>
                <w:iCs/>
              </w:rPr>
              <w:t>SD</w:t>
            </w:r>
            <w:r>
              <w:t>)</w:t>
            </w:r>
          </w:p>
        </w:tc>
      </w:tr>
      <w:tr w:rsidR="000B1161" w:rsidRPr="0040020E" w14:paraId="15AEC71F" w14:textId="77777777" w:rsidTr="000B1161">
        <w:trPr>
          <w:trHeight w:val="583"/>
        </w:trPr>
        <w:tc>
          <w:tcPr>
            <w:tcW w:w="648" w:type="dxa"/>
            <w:tcBorders>
              <w:top w:val="single" w:sz="4" w:space="0" w:color="auto"/>
            </w:tcBorders>
            <w:vAlign w:val="center"/>
          </w:tcPr>
          <w:p w14:paraId="6C82DE2B" w14:textId="37F1D0FF" w:rsidR="000B1161" w:rsidRPr="00F86F41" w:rsidRDefault="000B1161" w:rsidP="000B1161">
            <w:pPr>
              <w:ind w:firstLine="0"/>
              <w:rPr>
                <w:rFonts w:cs="Times New Roman"/>
              </w:rPr>
            </w:pPr>
            <w:r w:rsidRPr="00F86F41">
              <w:rPr>
                <w:rFonts w:cs="Times New Roman"/>
                <w:color w:val="000000"/>
              </w:rPr>
              <w:t>1</w:t>
            </w:r>
          </w:p>
        </w:tc>
        <w:tc>
          <w:tcPr>
            <w:tcW w:w="2880" w:type="dxa"/>
            <w:tcBorders>
              <w:top w:val="single" w:sz="4" w:space="0" w:color="auto"/>
            </w:tcBorders>
          </w:tcPr>
          <w:p w14:paraId="4258258E" w14:textId="44C6EC73" w:rsidR="000B1161" w:rsidRPr="00F86F41" w:rsidRDefault="000B1161" w:rsidP="000B1161">
            <w:pPr>
              <w:ind w:firstLine="0"/>
              <w:rPr>
                <w:rFonts w:cs="Times New Roman"/>
                <w:color w:val="000000"/>
              </w:rPr>
            </w:pPr>
            <w:r w:rsidRPr="00343166">
              <w:t>Agustina &amp; Liem</w:t>
            </w:r>
          </w:p>
        </w:tc>
        <w:tc>
          <w:tcPr>
            <w:tcW w:w="1440" w:type="dxa"/>
            <w:tcBorders>
              <w:top w:val="single" w:sz="4" w:space="0" w:color="auto"/>
            </w:tcBorders>
          </w:tcPr>
          <w:p w14:paraId="7392089C" w14:textId="5E6D171E" w:rsidR="000B1161" w:rsidRPr="007B06B6" w:rsidRDefault="000B1161" w:rsidP="000B1161">
            <w:pPr>
              <w:ind w:firstLine="0"/>
              <w:rPr>
                <w:rFonts w:cs="Times New Roman"/>
              </w:rPr>
            </w:pPr>
            <w:r w:rsidRPr="00343166">
              <w:t>Indonesia</w:t>
            </w:r>
          </w:p>
        </w:tc>
        <w:tc>
          <w:tcPr>
            <w:tcW w:w="1080" w:type="dxa"/>
            <w:tcBorders>
              <w:top w:val="single" w:sz="4" w:space="0" w:color="auto"/>
            </w:tcBorders>
          </w:tcPr>
          <w:p w14:paraId="44614594" w14:textId="5D868488" w:rsidR="000B1161" w:rsidRPr="007B06B6" w:rsidRDefault="000B1161" w:rsidP="000B1161">
            <w:pPr>
              <w:ind w:firstLine="0"/>
              <w:rPr>
                <w:rFonts w:cs="Times New Roman"/>
              </w:rPr>
            </w:pPr>
            <w:r w:rsidRPr="00343166">
              <w:t>51.2</w:t>
            </w:r>
          </w:p>
        </w:tc>
        <w:tc>
          <w:tcPr>
            <w:tcW w:w="2340" w:type="dxa"/>
            <w:tcBorders>
              <w:top w:val="single" w:sz="4" w:space="0" w:color="auto"/>
            </w:tcBorders>
          </w:tcPr>
          <w:p w14:paraId="62B710CF" w14:textId="42F560DC" w:rsidR="000B1161" w:rsidRPr="007B06B6" w:rsidRDefault="000B1161" w:rsidP="000B1161">
            <w:pPr>
              <w:ind w:firstLine="0"/>
              <w:rPr>
                <w:rFonts w:cs="Times New Roman"/>
              </w:rPr>
            </w:pPr>
            <w:r w:rsidRPr="00343166">
              <w:t>18-23, 19.76</w:t>
            </w:r>
            <w:r>
              <w:t xml:space="preserve">; </w:t>
            </w:r>
            <w:r w:rsidRPr="00343166">
              <w:t>1.07</w:t>
            </w:r>
          </w:p>
        </w:tc>
        <w:tc>
          <w:tcPr>
            <w:tcW w:w="1440" w:type="dxa"/>
            <w:tcBorders>
              <w:top w:val="single" w:sz="4" w:space="0" w:color="auto"/>
            </w:tcBorders>
          </w:tcPr>
          <w:p w14:paraId="240CD16F" w14:textId="65D9C129" w:rsidR="000B1161" w:rsidRPr="007B06B6" w:rsidRDefault="000B1161" w:rsidP="000B1161">
            <w:pPr>
              <w:ind w:firstLine="0"/>
              <w:rPr>
                <w:rFonts w:cs="Times New Roman"/>
              </w:rPr>
            </w:pPr>
            <w:r w:rsidRPr="00343166">
              <w:t>7</w:t>
            </w:r>
            <w:r w:rsidR="00B548E2">
              <w:t>:</w:t>
            </w:r>
            <w:r w:rsidRPr="00343166">
              <w:t>34</w:t>
            </w:r>
            <w:r w:rsidR="00B548E2">
              <w:t>:</w:t>
            </w:r>
            <w:r w:rsidRPr="00343166">
              <w:t>0</w:t>
            </w:r>
          </w:p>
        </w:tc>
        <w:tc>
          <w:tcPr>
            <w:tcW w:w="2520" w:type="dxa"/>
            <w:tcBorders>
              <w:top w:val="single" w:sz="4" w:space="0" w:color="auto"/>
            </w:tcBorders>
          </w:tcPr>
          <w:p w14:paraId="1ACB48F2" w14:textId="73A0E3D7" w:rsidR="000B1161" w:rsidRPr="007B06B6" w:rsidRDefault="000B1161" w:rsidP="000B1161">
            <w:pPr>
              <w:ind w:firstLine="0"/>
              <w:rPr>
                <w:rFonts w:cs="Times New Roman"/>
              </w:rPr>
            </w:pPr>
            <w:r w:rsidRPr="00343166">
              <w:t>22.05 (22.05)</w:t>
            </w:r>
          </w:p>
        </w:tc>
        <w:tc>
          <w:tcPr>
            <w:tcW w:w="1980" w:type="dxa"/>
            <w:tcBorders>
              <w:top w:val="single" w:sz="4" w:space="0" w:color="auto"/>
            </w:tcBorders>
          </w:tcPr>
          <w:p w14:paraId="03BA398B" w14:textId="1A4CEEA9" w:rsidR="000B1161" w:rsidRPr="007B06B6" w:rsidRDefault="000B1161" w:rsidP="000B1161">
            <w:pPr>
              <w:ind w:firstLine="0"/>
              <w:rPr>
                <w:rFonts w:cs="Times New Roman"/>
              </w:rPr>
            </w:pPr>
            <w:r w:rsidRPr="00343166">
              <w:t>23.2 (23.2)</w:t>
            </w:r>
          </w:p>
        </w:tc>
      </w:tr>
      <w:tr w:rsidR="000B1161" w:rsidRPr="0040020E" w14:paraId="29C7068B" w14:textId="77777777" w:rsidTr="000B1161">
        <w:trPr>
          <w:trHeight w:val="566"/>
        </w:trPr>
        <w:tc>
          <w:tcPr>
            <w:tcW w:w="648" w:type="dxa"/>
            <w:vAlign w:val="center"/>
          </w:tcPr>
          <w:p w14:paraId="6D19AAEE" w14:textId="7E47ABF3" w:rsidR="000B1161" w:rsidRPr="00F86F41" w:rsidRDefault="000B1161" w:rsidP="000B1161">
            <w:pPr>
              <w:ind w:firstLine="0"/>
              <w:rPr>
                <w:rFonts w:cs="Times New Roman"/>
              </w:rPr>
            </w:pPr>
            <w:r w:rsidRPr="00F86F41">
              <w:rPr>
                <w:rFonts w:cs="Times New Roman"/>
                <w:color w:val="000000"/>
              </w:rPr>
              <w:t>2</w:t>
            </w:r>
          </w:p>
        </w:tc>
        <w:tc>
          <w:tcPr>
            <w:tcW w:w="2880" w:type="dxa"/>
          </w:tcPr>
          <w:p w14:paraId="4C7C3671" w14:textId="2515999C" w:rsidR="000B1161" w:rsidRPr="00F86F41" w:rsidRDefault="000B1161" w:rsidP="000B1161">
            <w:pPr>
              <w:ind w:firstLine="0"/>
              <w:rPr>
                <w:rFonts w:cs="Times New Roman"/>
                <w:color w:val="000000"/>
              </w:rPr>
            </w:pPr>
            <w:r w:rsidRPr="00343166">
              <w:t>Astle et al.</w:t>
            </w:r>
          </w:p>
        </w:tc>
        <w:tc>
          <w:tcPr>
            <w:tcW w:w="1440" w:type="dxa"/>
          </w:tcPr>
          <w:p w14:paraId="0CBF4EEC" w14:textId="0E28EDC4" w:rsidR="000B1161" w:rsidRPr="007B06B6" w:rsidRDefault="000B1161" w:rsidP="000B1161">
            <w:pPr>
              <w:ind w:firstLine="0"/>
              <w:rPr>
                <w:rFonts w:cs="Times New Roman"/>
              </w:rPr>
            </w:pPr>
            <w:r w:rsidRPr="00343166">
              <w:t>USA</w:t>
            </w:r>
          </w:p>
        </w:tc>
        <w:tc>
          <w:tcPr>
            <w:tcW w:w="1080" w:type="dxa"/>
          </w:tcPr>
          <w:p w14:paraId="22435AED" w14:textId="61787566" w:rsidR="000B1161" w:rsidRPr="007B06B6" w:rsidRDefault="000B1161" w:rsidP="000B1161">
            <w:pPr>
              <w:ind w:firstLine="0"/>
              <w:rPr>
                <w:rFonts w:cs="Times New Roman"/>
              </w:rPr>
            </w:pPr>
            <w:r w:rsidRPr="00343166">
              <w:t>83</w:t>
            </w:r>
          </w:p>
        </w:tc>
        <w:tc>
          <w:tcPr>
            <w:tcW w:w="2340" w:type="dxa"/>
          </w:tcPr>
          <w:p w14:paraId="0D03E980" w14:textId="214F23AC" w:rsidR="000B1161" w:rsidRPr="007B06B6" w:rsidRDefault="000B1161" w:rsidP="000B1161">
            <w:pPr>
              <w:ind w:firstLine="0"/>
              <w:rPr>
                <w:rFonts w:cs="Times New Roman"/>
              </w:rPr>
            </w:pPr>
            <w:r w:rsidRPr="00343166">
              <w:t>18-23, 18.71</w:t>
            </w:r>
            <w:r>
              <w:t xml:space="preserve">; </w:t>
            </w:r>
            <w:r w:rsidRPr="00343166">
              <w:t>0.82</w:t>
            </w:r>
          </w:p>
        </w:tc>
        <w:tc>
          <w:tcPr>
            <w:tcW w:w="1440" w:type="dxa"/>
          </w:tcPr>
          <w:p w14:paraId="6A219E34" w14:textId="7B456FD1" w:rsidR="000B1161" w:rsidRPr="007B06B6" w:rsidRDefault="000B1161" w:rsidP="000B1161">
            <w:pPr>
              <w:ind w:firstLine="0"/>
              <w:rPr>
                <w:rFonts w:cs="Times New Roman"/>
              </w:rPr>
            </w:pPr>
            <w:r w:rsidRPr="00343166">
              <w:t>33</w:t>
            </w:r>
            <w:r w:rsidR="00B548E2">
              <w:t>:</w:t>
            </w:r>
            <w:r w:rsidRPr="00343166">
              <w:t>48</w:t>
            </w:r>
            <w:r w:rsidR="00B548E2">
              <w:t>:</w:t>
            </w:r>
            <w:r w:rsidRPr="00343166">
              <w:t>1</w:t>
            </w:r>
          </w:p>
        </w:tc>
        <w:tc>
          <w:tcPr>
            <w:tcW w:w="2520" w:type="dxa"/>
          </w:tcPr>
          <w:p w14:paraId="26BF0E67" w14:textId="70B81C10" w:rsidR="000B1161" w:rsidRPr="007B06B6" w:rsidRDefault="000B1161" w:rsidP="000B1161">
            <w:pPr>
              <w:ind w:firstLine="0"/>
              <w:rPr>
                <w:rFonts w:cs="Times New Roman"/>
              </w:rPr>
            </w:pPr>
            <w:r w:rsidRPr="00343166">
              <w:t>21.94 (21.94)</w:t>
            </w:r>
          </w:p>
        </w:tc>
        <w:tc>
          <w:tcPr>
            <w:tcW w:w="1980" w:type="dxa"/>
          </w:tcPr>
          <w:p w14:paraId="0A985346" w14:textId="0AA484E4" w:rsidR="000B1161" w:rsidRPr="007B06B6" w:rsidRDefault="000B1161" w:rsidP="000B1161">
            <w:pPr>
              <w:ind w:firstLine="0"/>
              <w:rPr>
                <w:rFonts w:cs="Times New Roman"/>
              </w:rPr>
            </w:pPr>
            <w:r w:rsidRPr="00343166">
              <w:t>20.44 (20.44)</w:t>
            </w:r>
          </w:p>
        </w:tc>
      </w:tr>
      <w:tr w:rsidR="000B1161" w:rsidRPr="0040020E" w14:paraId="434ED9C7" w14:textId="77777777" w:rsidTr="000B1161">
        <w:trPr>
          <w:trHeight w:val="583"/>
        </w:trPr>
        <w:tc>
          <w:tcPr>
            <w:tcW w:w="648" w:type="dxa"/>
            <w:vAlign w:val="center"/>
          </w:tcPr>
          <w:p w14:paraId="5352CC13" w14:textId="3243AC60" w:rsidR="000B1161" w:rsidRPr="00F86F41" w:rsidRDefault="000B1161" w:rsidP="000B1161">
            <w:pPr>
              <w:ind w:firstLine="0"/>
              <w:rPr>
                <w:rFonts w:cs="Times New Roman"/>
              </w:rPr>
            </w:pPr>
            <w:r w:rsidRPr="00F86F41">
              <w:rPr>
                <w:rFonts w:cs="Times New Roman"/>
                <w:color w:val="000000"/>
              </w:rPr>
              <w:t>3</w:t>
            </w:r>
          </w:p>
        </w:tc>
        <w:tc>
          <w:tcPr>
            <w:tcW w:w="2880" w:type="dxa"/>
          </w:tcPr>
          <w:p w14:paraId="6DB8B79E" w14:textId="3B2EBD78" w:rsidR="000B1161" w:rsidRPr="00F86F41" w:rsidRDefault="000B1161" w:rsidP="000B1161">
            <w:pPr>
              <w:ind w:firstLine="0"/>
              <w:rPr>
                <w:rFonts w:cs="Times New Roman"/>
                <w:color w:val="000000"/>
              </w:rPr>
            </w:pPr>
            <w:r w:rsidRPr="00343166">
              <w:t>Baldwin</w:t>
            </w:r>
          </w:p>
        </w:tc>
        <w:tc>
          <w:tcPr>
            <w:tcW w:w="1440" w:type="dxa"/>
          </w:tcPr>
          <w:p w14:paraId="2A6BDCFB" w14:textId="023BFBC1" w:rsidR="000B1161" w:rsidRPr="007B06B6" w:rsidRDefault="000B1161" w:rsidP="000B1161">
            <w:pPr>
              <w:ind w:firstLine="0"/>
              <w:rPr>
                <w:rFonts w:cs="Times New Roman"/>
              </w:rPr>
            </w:pPr>
            <w:r w:rsidRPr="00343166">
              <w:t>USA</w:t>
            </w:r>
          </w:p>
        </w:tc>
        <w:tc>
          <w:tcPr>
            <w:tcW w:w="1080" w:type="dxa"/>
          </w:tcPr>
          <w:p w14:paraId="07094821" w14:textId="7568A6D8" w:rsidR="000B1161" w:rsidRPr="007B06B6" w:rsidRDefault="000B1161" w:rsidP="000B1161">
            <w:pPr>
              <w:ind w:firstLine="0"/>
              <w:rPr>
                <w:rFonts w:cs="Times New Roman"/>
              </w:rPr>
            </w:pPr>
            <w:r w:rsidRPr="00343166">
              <w:t>75.8</w:t>
            </w:r>
          </w:p>
        </w:tc>
        <w:tc>
          <w:tcPr>
            <w:tcW w:w="2340" w:type="dxa"/>
          </w:tcPr>
          <w:p w14:paraId="0A20BD48" w14:textId="5F999959" w:rsidR="000B1161" w:rsidRPr="007B06B6" w:rsidRDefault="000B1161" w:rsidP="000B1161">
            <w:pPr>
              <w:ind w:firstLine="0"/>
              <w:rPr>
                <w:rFonts w:cs="Times New Roman"/>
              </w:rPr>
            </w:pPr>
            <w:r w:rsidRPr="00343166">
              <w:t>18-29, 19.26</w:t>
            </w:r>
            <w:r>
              <w:t xml:space="preserve">; </w:t>
            </w:r>
            <w:r w:rsidRPr="00343166">
              <w:t>1.71</w:t>
            </w:r>
          </w:p>
        </w:tc>
        <w:tc>
          <w:tcPr>
            <w:tcW w:w="1440" w:type="dxa"/>
          </w:tcPr>
          <w:p w14:paraId="250A3BD7" w14:textId="51D01540" w:rsidR="000B1161" w:rsidRPr="007B06B6" w:rsidRDefault="000B1161" w:rsidP="000B1161">
            <w:pPr>
              <w:ind w:firstLine="0"/>
              <w:rPr>
                <w:rFonts w:cs="Times New Roman"/>
              </w:rPr>
            </w:pPr>
            <w:r w:rsidRPr="00343166">
              <w:t>15</w:t>
            </w:r>
            <w:r w:rsidR="00B548E2">
              <w:t>:</w:t>
            </w:r>
            <w:r w:rsidRPr="00343166">
              <w:t>32</w:t>
            </w:r>
            <w:r w:rsidR="00B548E2">
              <w:t>:</w:t>
            </w:r>
            <w:r w:rsidRPr="00343166">
              <w:t>0</w:t>
            </w:r>
          </w:p>
        </w:tc>
        <w:tc>
          <w:tcPr>
            <w:tcW w:w="2520" w:type="dxa"/>
          </w:tcPr>
          <w:p w14:paraId="14A661ED" w14:textId="56A99470" w:rsidR="000B1161" w:rsidRPr="007B06B6" w:rsidRDefault="000B1161" w:rsidP="000B1161">
            <w:pPr>
              <w:ind w:firstLine="0"/>
              <w:rPr>
                <w:rFonts w:cs="Times New Roman"/>
              </w:rPr>
            </w:pPr>
            <w:r w:rsidRPr="00343166">
              <w:t>9.2 (9.2)</w:t>
            </w:r>
          </w:p>
        </w:tc>
        <w:tc>
          <w:tcPr>
            <w:tcW w:w="1980" w:type="dxa"/>
          </w:tcPr>
          <w:p w14:paraId="4E078B20" w14:textId="06D55E23" w:rsidR="000B1161" w:rsidRPr="007B06B6" w:rsidRDefault="000B1161" w:rsidP="000B1161">
            <w:pPr>
              <w:ind w:firstLine="0"/>
              <w:rPr>
                <w:rFonts w:cs="Times New Roman"/>
              </w:rPr>
            </w:pPr>
            <w:r w:rsidRPr="00343166">
              <w:t>29.55 (29.55)</w:t>
            </w:r>
          </w:p>
        </w:tc>
      </w:tr>
      <w:tr w:rsidR="000B1161" w:rsidRPr="0040020E" w14:paraId="1A72F7B0" w14:textId="77777777" w:rsidTr="000B1161">
        <w:trPr>
          <w:trHeight w:val="583"/>
        </w:trPr>
        <w:tc>
          <w:tcPr>
            <w:tcW w:w="648" w:type="dxa"/>
            <w:vAlign w:val="center"/>
          </w:tcPr>
          <w:p w14:paraId="43057FEF" w14:textId="5629828C" w:rsidR="000B1161" w:rsidRPr="00F86F41" w:rsidRDefault="000B1161" w:rsidP="000B1161">
            <w:pPr>
              <w:ind w:firstLine="0"/>
              <w:rPr>
                <w:rFonts w:cs="Times New Roman"/>
              </w:rPr>
            </w:pPr>
            <w:r w:rsidRPr="00F86F41">
              <w:rPr>
                <w:rFonts w:cs="Times New Roman"/>
                <w:color w:val="000000"/>
              </w:rPr>
              <w:t>4</w:t>
            </w:r>
          </w:p>
        </w:tc>
        <w:tc>
          <w:tcPr>
            <w:tcW w:w="2880" w:type="dxa"/>
          </w:tcPr>
          <w:p w14:paraId="73481BBB" w14:textId="21DEF10D" w:rsidR="000B1161" w:rsidRPr="00F86F41" w:rsidRDefault="000B1161" w:rsidP="000B1161">
            <w:pPr>
              <w:ind w:firstLine="0"/>
              <w:rPr>
                <w:rFonts w:cs="Times New Roman"/>
                <w:color w:val="000000"/>
              </w:rPr>
            </w:pPr>
            <w:r w:rsidRPr="00343166">
              <w:t>Brady et al.</w:t>
            </w:r>
          </w:p>
        </w:tc>
        <w:tc>
          <w:tcPr>
            <w:tcW w:w="1440" w:type="dxa"/>
          </w:tcPr>
          <w:p w14:paraId="4509C918" w14:textId="1CFFC650" w:rsidR="000B1161" w:rsidRPr="007B06B6" w:rsidRDefault="000B1161" w:rsidP="000B1161">
            <w:pPr>
              <w:ind w:firstLine="0"/>
              <w:rPr>
                <w:rFonts w:cs="Times New Roman"/>
              </w:rPr>
            </w:pPr>
            <w:r w:rsidRPr="00343166">
              <w:t>USA</w:t>
            </w:r>
          </w:p>
        </w:tc>
        <w:tc>
          <w:tcPr>
            <w:tcW w:w="1080" w:type="dxa"/>
          </w:tcPr>
          <w:p w14:paraId="23746C52" w14:textId="711492FC" w:rsidR="000B1161" w:rsidRPr="007B06B6" w:rsidRDefault="000B1161" w:rsidP="000B1161">
            <w:pPr>
              <w:ind w:firstLine="0"/>
              <w:rPr>
                <w:rFonts w:cs="Times New Roman"/>
              </w:rPr>
            </w:pPr>
            <w:r w:rsidRPr="00343166">
              <w:t>67.2</w:t>
            </w:r>
          </w:p>
        </w:tc>
        <w:tc>
          <w:tcPr>
            <w:tcW w:w="2340" w:type="dxa"/>
          </w:tcPr>
          <w:p w14:paraId="446C4E05" w14:textId="74CBE911" w:rsidR="000B1161" w:rsidRPr="007B06B6" w:rsidRDefault="000B1161" w:rsidP="000B1161">
            <w:pPr>
              <w:ind w:firstLine="0"/>
              <w:rPr>
                <w:rFonts w:cs="Times New Roman"/>
              </w:rPr>
            </w:pPr>
            <w:r w:rsidRPr="00343166">
              <w:t>18-21, 18.82</w:t>
            </w:r>
            <w:r>
              <w:t xml:space="preserve">; </w:t>
            </w:r>
            <w:r w:rsidRPr="00343166">
              <w:t>0.86</w:t>
            </w:r>
          </w:p>
        </w:tc>
        <w:tc>
          <w:tcPr>
            <w:tcW w:w="1440" w:type="dxa"/>
          </w:tcPr>
          <w:p w14:paraId="09F9F38E" w14:textId="5938F68C" w:rsidR="000B1161" w:rsidRPr="007B06B6" w:rsidRDefault="000B1161" w:rsidP="000B1161">
            <w:pPr>
              <w:ind w:firstLine="0"/>
              <w:rPr>
                <w:rFonts w:cs="Times New Roman"/>
              </w:rPr>
            </w:pPr>
            <w:r w:rsidRPr="00343166">
              <w:t>48</w:t>
            </w:r>
            <w:r w:rsidR="00B548E2">
              <w:t>:</w:t>
            </w:r>
            <w:r w:rsidRPr="00343166">
              <w:t>77</w:t>
            </w:r>
            <w:r w:rsidR="00B548E2">
              <w:t>:</w:t>
            </w:r>
            <w:r w:rsidRPr="00343166">
              <w:t>0</w:t>
            </w:r>
          </w:p>
        </w:tc>
        <w:tc>
          <w:tcPr>
            <w:tcW w:w="2520" w:type="dxa"/>
          </w:tcPr>
          <w:p w14:paraId="55014AFA" w14:textId="72D2A01E" w:rsidR="000B1161" w:rsidRPr="007B06B6" w:rsidRDefault="000B1161" w:rsidP="000B1161">
            <w:pPr>
              <w:ind w:firstLine="0"/>
              <w:rPr>
                <w:rFonts w:cs="Times New Roman"/>
              </w:rPr>
            </w:pPr>
            <w:r w:rsidRPr="00343166">
              <w:t>26 (26)</w:t>
            </w:r>
          </w:p>
        </w:tc>
        <w:tc>
          <w:tcPr>
            <w:tcW w:w="1980" w:type="dxa"/>
          </w:tcPr>
          <w:p w14:paraId="2DA64219" w14:textId="0E5B75ED" w:rsidR="000B1161" w:rsidRPr="007B06B6" w:rsidRDefault="000B1161" w:rsidP="000B1161">
            <w:pPr>
              <w:ind w:firstLine="0"/>
              <w:rPr>
                <w:rFonts w:cs="Times New Roman"/>
              </w:rPr>
            </w:pPr>
            <w:r w:rsidRPr="00343166">
              <w:t>23.73 (23.73)</w:t>
            </w:r>
          </w:p>
        </w:tc>
      </w:tr>
      <w:tr w:rsidR="000B1161" w:rsidRPr="0040020E" w14:paraId="57F0874B" w14:textId="77777777" w:rsidTr="000B1161">
        <w:trPr>
          <w:trHeight w:val="583"/>
        </w:trPr>
        <w:tc>
          <w:tcPr>
            <w:tcW w:w="648" w:type="dxa"/>
            <w:vAlign w:val="center"/>
          </w:tcPr>
          <w:p w14:paraId="4794CE30" w14:textId="455A242D" w:rsidR="000B1161" w:rsidRPr="00F86F41" w:rsidRDefault="000B1161" w:rsidP="000B1161">
            <w:pPr>
              <w:ind w:firstLine="0"/>
              <w:rPr>
                <w:rFonts w:cs="Times New Roman"/>
              </w:rPr>
            </w:pPr>
            <w:r w:rsidRPr="00F86F41">
              <w:rPr>
                <w:rFonts w:cs="Times New Roman"/>
                <w:color w:val="000000"/>
              </w:rPr>
              <w:t>5</w:t>
            </w:r>
          </w:p>
        </w:tc>
        <w:tc>
          <w:tcPr>
            <w:tcW w:w="2880" w:type="dxa"/>
          </w:tcPr>
          <w:p w14:paraId="71083876" w14:textId="3A7C4B84" w:rsidR="000B1161" w:rsidRPr="00F86F41" w:rsidRDefault="000B1161" w:rsidP="000B1161">
            <w:pPr>
              <w:ind w:firstLine="0"/>
              <w:rPr>
                <w:rFonts w:cs="Times New Roman"/>
                <w:color w:val="000000"/>
              </w:rPr>
            </w:pPr>
            <w:r w:rsidRPr="00343166">
              <w:t>Calvillo et al.</w:t>
            </w:r>
          </w:p>
        </w:tc>
        <w:tc>
          <w:tcPr>
            <w:tcW w:w="1440" w:type="dxa"/>
          </w:tcPr>
          <w:p w14:paraId="32B6EA92" w14:textId="6E412730" w:rsidR="000B1161" w:rsidRPr="007B06B6" w:rsidRDefault="000B1161" w:rsidP="000B1161">
            <w:pPr>
              <w:ind w:firstLine="0"/>
              <w:rPr>
                <w:rFonts w:cs="Times New Roman"/>
              </w:rPr>
            </w:pPr>
            <w:r w:rsidRPr="00343166">
              <w:t>USA</w:t>
            </w:r>
          </w:p>
        </w:tc>
        <w:tc>
          <w:tcPr>
            <w:tcW w:w="1080" w:type="dxa"/>
          </w:tcPr>
          <w:p w14:paraId="2E51A26E" w14:textId="32E50639" w:rsidR="000B1161" w:rsidRPr="007B06B6" w:rsidRDefault="000B1161" w:rsidP="000B1161">
            <w:pPr>
              <w:ind w:firstLine="0"/>
              <w:rPr>
                <w:rFonts w:cs="Times New Roman"/>
              </w:rPr>
            </w:pPr>
            <w:r w:rsidRPr="00343166">
              <w:t>97.6</w:t>
            </w:r>
          </w:p>
        </w:tc>
        <w:tc>
          <w:tcPr>
            <w:tcW w:w="2340" w:type="dxa"/>
          </w:tcPr>
          <w:p w14:paraId="0CD12311" w14:textId="5116111C" w:rsidR="000B1161" w:rsidRPr="007B06B6" w:rsidRDefault="000B1161" w:rsidP="000B1161">
            <w:pPr>
              <w:ind w:firstLine="0"/>
              <w:rPr>
                <w:rFonts w:cs="Times New Roman"/>
              </w:rPr>
            </w:pPr>
            <w:r w:rsidRPr="00343166">
              <w:t>18-30, 19.62</w:t>
            </w:r>
            <w:r>
              <w:t xml:space="preserve">; </w:t>
            </w:r>
            <w:r w:rsidRPr="00343166">
              <w:t>1.87</w:t>
            </w:r>
          </w:p>
        </w:tc>
        <w:tc>
          <w:tcPr>
            <w:tcW w:w="1440" w:type="dxa"/>
          </w:tcPr>
          <w:p w14:paraId="4E3AF321" w14:textId="3381A402" w:rsidR="000B1161" w:rsidRPr="007B06B6" w:rsidRDefault="000B1161" w:rsidP="000B1161">
            <w:pPr>
              <w:ind w:firstLine="0"/>
              <w:rPr>
                <w:rFonts w:cs="Times New Roman"/>
              </w:rPr>
            </w:pPr>
            <w:r w:rsidRPr="00343166">
              <w:t>23</w:t>
            </w:r>
            <w:r w:rsidR="00B548E2">
              <w:t>:</w:t>
            </w:r>
            <w:r w:rsidRPr="00343166">
              <w:t>58</w:t>
            </w:r>
            <w:r w:rsidR="00B548E2">
              <w:t>:</w:t>
            </w:r>
            <w:r w:rsidRPr="00343166">
              <w:t>0</w:t>
            </w:r>
          </w:p>
        </w:tc>
        <w:tc>
          <w:tcPr>
            <w:tcW w:w="2520" w:type="dxa"/>
          </w:tcPr>
          <w:p w14:paraId="468E1C6B" w14:textId="0419228D" w:rsidR="000B1161" w:rsidRPr="007B06B6" w:rsidRDefault="000B1161" w:rsidP="000B1161">
            <w:pPr>
              <w:ind w:firstLine="0"/>
              <w:rPr>
                <w:rFonts w:cs="Times New Roman"/>
              </w:rPr>
            </w:pPr>
            <w:r w:rsidRPr="00343166">
              <w:t>14.4 (14.4)</w:t>
            </w:r>
          </w:p>
        </w:tc>
        <w:tc>
          <w:tcPr>
            <w:tcW w:w="1980" w:type="dxa"/>
          </w:tcPr>
          <w:p w14:paraId="54E51022" w14:textId="21BC3ACE" w:rsidR="000B1161" w:rsidRPr="007B06B6" w:rsidRDefault="000B1161" w:rsidP="000B1161">
            <w:pPr>
              <w:ind w:firstLine="0"/>
              <w:rPr>
                <w:rFonts w:cs="Times New Roman"/>
              </w:rPr>
            </w:pPr>
            <w:r w:rsidRPr="00343166">
              <w:t>17.05 (17.05)</w:t>
            </w:r>
          </w:p>
        </w:tc>
      </w:tr>
      <w:tr w:rsidR="000B1161" w:rsidRPr="0040020E" w14:paraId="18A35C19" w14:textId="77777777" w:rsidTr="000B1161">
        <w:trPr>
          <w:trHeight w:val="583"/>
        </w:trPr>
        <w:tc>
          <w:tcPr>
            <w:tcW w:w="648" w:type="dxa"/>
            <w:vAlign w:val="center"/>
          </w:tcPr>
          <w:p w14:paraId="2D0B4F83" w14:textId="387A059C" w:rsidR="000B1161" w:rsidRPr="00F86F41" w:rsidRDefault="000B1161" w:rsidP="000B1161">
            <w:pPr>
              <w:ind w:firstLine="0"/>
              <w:rPr>
                <w:rFonts w:cs="Times New Roman"/>
              </w:rPr>
            </w:pPr>
            <w:r w:rsidRPr="00F86F41">
              <w:rPr>
                <w:rFonts w:cs="Times New Roman"/>
                <w:color w:val="000000"/>
              </w:rPr>
              <w:t>6</w:t>
            </w:r>
          </w:p>
        </w:tc>
        <w:tc>
          <w:tcPr>
            <w:tcW w:w="2880" w:type="dxa"/>
          </w:tcPr>
          <w:p w14:paraId="1A2C442F" w14:textId="2D288C3C" w:rsidR="000B1161" w:rsidRPr="00F86F41" w:rsidRDefault="000B1161" w:rsidP="000B1161">
            <w:pPr>
              <w:ind w:firstLine="0"/>
              <w:rPr>
                <w:rFonts w:cs="Times New Roman"/>
                <w:color w:val="000000"/>
              </w:rPr>
            </w:pPr>
            <w:r w:rsidRPr="00343166">
              <w:t>Gregori-Labarta &amp; Dobkin</w:t>
            </w:r>
          </w:p>
        </w:tc>
        <w:tc>
          <w:tcPr>
            <w:tcW w:w="1440" w:type="dxa"/>
          </w:tcPr>
          <w:p w14:paraId="25F61CBF" w14:textId="04257473" w:rsidR="000B1161" w:rsidRPr="007B06B6" w:rsidRDefault="000B1161" w:rsidP="000B1161">
            <w:pPr>
              <w:ind w:firstLine="0"/>
              <w:rPr>
                <w:rFonts w:cs="Times New Roman"/>
              </w:rPr>
            </w:pPr>
            <w:r w:rsidRPr="00343166">
              <w:t>USA</w:t>
            </w:r>
          </w:p>
        </w:tc>
        <w:tc>
          <w:tcPr>
            <w:tcW w:w="1080" w:type="dxa"/>
          </w:tcPr>
          <w:p w14:paraId="6DB9A227" w14:textId="58884CC9" w:rsidR="000B1161" w:rsidRPr="007B06B6" w:rsidRDefault="000B1161" w:rsidP="000B1161">
            <w:pPr>
              <w:ind w:firstLine="0"/>
              <w:rPr>
                <w:rFonts w:cs="Times New Roman"/>
              </w:rPr>
            </w:pPr>
            <w:r w:rsidRPr="00343166">
              <w:t>98</w:t>
            </w:r>
          </w:p>
        </w:tc>
        <w:tc>
          <w:tcPr>
            <w:tcW w:w="2340" w:type="dxa"/>
          </w:tcPr>
          <w:p w14:paraId="058E990C" w14:textId="1DCCC3E8" w:rsidR="000B1161" w:rsidRPr="007B06B6" w:rsidRDefault="000B1161" w:rsidP="000B1161">
            <w:pPr>
              <w:ind w:firstLine="0"/>
              <w:rPr>
                <w:rFonts w:cs="Times New Roman"/>
              </w:rPr>
            </w:pPr>
            <w:r w:rsidRPr="00343166">
              <w:t>18-31, 20.42</w:t>
            </w:r>
            <w:r>
              <w:t xml:space="preserve">; </w:t>
            </w:r>
            <w:r w:rsidRPr="00343166">
              <w:t>2.2</w:t>
            </w:r>
          </w:p>
        </w:tc>
        <w:tc>
          <w:tcPr>
            <w:tcW w:w="1440" w:type="dxa"/>
          </w:tcPr>
          <w:p w14:paraId="4A9223F8" w14:textId="698DF7D7" w:rsidR="000B1161" w:rsidRPr="007B06B6" w:rsidRDefault="000B1161" w:rsidP="000B1161">
            <w:pPr>
              <w:ind w:firstLine="0"/>
              <w:rPr>
                <w:rFonts w:cs="Times New Roman"/>
              </w:rPr>
            </w:pPr>
            <w:r w:rsidRPr="00343166">
              <w:t>18</w:t>
            </w:r>
            <w:r w:rsidR="00B548E2">
              <w:t>:</w:t>
            </w:r>
            <w:r w:rsidRPr="00343166">
              <w:t>78</w:t>
            </w:r>
            <w:r w:rsidR="00B548E2">
              <w:t>:</w:t>
            </w:r>
            <w:r w:rsidRPr="00343166">
              <w:t>0</w:t>
            </w:r>
          </w:p>
        </w:tc>
        <w:tc>
          <w:tcPr>
            <w:tcW w:w="2520" w:type="dxa"/>
          </w:tcPr>
          <w:p w14:paraId="637ACD4A" w14:textId="6518E899" w:rsidR="000B1161" w:rsidRPr="007B06B6" w:rsidRDefault="000B1161" w:rsidP="000B1161">
            <w:pPr>
              <w:ind w:firstLine="0"/>
              <w:rPr>
                <w:rFonts w:cs="Times New Roman"/>
                <w:i/>
              </w:rPr>
            </w:pPr>
            <w:r w:rsidRPr="00343166">
              <w:t>20.88 (20.88)</w:t>
            </w:r>
          </w:p>
        </w:tc>
        <w:tc>
          <w:tcPr>
            <w:tcW w:w="1980" w:type="dxa"/>
          </w:tcPr>
          <w:p w14:paraId="792274CF" w14:textId="237C4866" w:rsidR="000B1161" w:rsidRPr="007B06B6" w:rsidRDefault="000B1161" w:rsidP="000B1161">
            <w:pPr>
              <w:ind w:firstLine="0"/>
              <w:rPr>
                <w:rFonts w:cs="Times New Roman"/>
                <w:i/>
              </w:rPr>
            </w:pPr>
            <w:r w:rsidRPr="00343166">
              <w:t>24.69 (24.69)</w:t>
            </w:r>
          </w:p>
        </w:tc>
      </w:tr>
      <w:tr w:rsidR="000B1161" w:rsidRPr="0040020E" w14:paraId="4F350972" w14:textId="77777777" w:rsidTr="000B1161">
        <w:trPr>
          <w:trHeight w:val="583"/>
        </w:trPr>
        <w:tc>
          <w:tcPr>
            <w:tcW w:w="648" w:type="dxa"/>
            <w:vAlign w:val="center"/>
          </w:tcPr>
          <w:p w14:paraId="0D66BD1F" w14:textId="1C1772EC" w:rsidR="000B1161" w:rsidRPr="00F86F41" w:rsidRDefault="000B1161" w:rsidP="000B1161">
            <w:pPr>
              <w:ind w:firstLine="0"/>
              <w:rPr>
                <w:rFonts w:cs="Times New Roman"/>
              </w:rPr>
            </w:pPr>
            <w:r w:rsidRPr="00F86F41">
              <w:rPr>
                <w:rFonts w:cs="Times New Roman"/>
                <w:color w:val="000000"/>
              </w:rPr>
              <w:t>7</w:t>
            </w:r>
          </w:p>
        </w:tc>
        <w:tc>
          <w:tcPr>
            <w:tcW w:w="2880" w:type="dxa"/>
          </w:tcPr>
          <w:p w14:paraId="5A2ED216" w14:textId="73E5CAC1" w:rsidR="000B1161" w:rsidRPr="00F86F41" w:rsidRDefault="000B1161" w:rsidP="000B1161">
            <w:pPr>
              <w:ind w:firstLine="0"/>
              <w:rPr>
                <w:rFonts w:cs="Times New Roman"/>
                <w:color w:val="000000"/>
              </w:rPr>
            </w:pPr>
            <w:r w:rsidRPr="00343166">
              <w:t>Hagger et al.</w:t>
            </w:r>
          </w:p>
        </w:tc>
        <w:tc>
          <w:tcPr>
            <w:tcW w:w="1440" w:type="dxa"/>
          </w:tcPr>
          <w:p w14:paraId="3971F3C4" w14:textId="0AD5AE9D" w:rsidR="000B1161" w:rsidRPr="007B06B6" w:rsidRDefault="000B1161" w:rsidP="000B1161">
            <w:pPr>
              <w:ind w:firstLine="0"/>
              <w:rPr>
                <w:rFonts w:cs="Times New Roman"/>
              </w:rPr>
            </w:pPr>
            <w:r w:rsidRPr="00343166">
              <w:t>USA</w:t>
            </w:r>
          </w:p>
        </w:tc>
        <w:tc>
          <w:tcPr>
            <w:tcW w:w="1080" w:type="dxa"/>
          </w:tcPr>
          <w:p w14:paraId="63A16973" w14:textId="6AD99D83" w:rsidR="000B1161" w:rsidRPr="007B06B6" w:rsidRDefault="000B1161" w:rsidP="000B1161">
            <w:pPr>
              <w:ind w:firstLine="0"/>
              <w:rPr>
                <w:rFonts w:cs="Times New Roman"/>
              </w:rPr>
            </w:pPr>
            <w:r w:rsidRPr="00343166">
              <w:t>86</w:t>
            </w:r>
          </w:p>
        </w:tc>
        <w:tc>
          <w:tcPr>
            <w:tcW w:w="2340" w:type="dxa"/>
          </w:tcPr>
          <w:p w14:paraId="42574E9F" w14:textId="1A99A2EE" w:rsidR="000B1161" w:rsidRPr="007B06B6" w:rsidRDefault="000B1161" w:rsidP="000B1161">
            <w:pPr>
              <w:ind w:firstLine="0"/>
              <w:rPr>
                <w:rFonts w:cs="Times New Roman"/>
              </w:rPr>
            </w:pPr>
            <w:r w:rsidRPr="00343166">
              <w:t>18-30, 20.41</w:t>
            </w:r>
            <w:r>
              <w:t xml:space="preserve">; </w:t>
            </w:r>
            <w:r w:rsidRPr="00343166">
              <w:t>2.55</w:t>
            </w:r>
          </w:p>
        </w:tc>
        <w:tc>
          <w:tcPr>
            <w:tcW w:w="1440" w:type="dxa"/>
          </w:tcPr>
          <w:p w14:paraId="2A700E8B" w14:textId="35FA9075" w:rsidR="000B1161" w:rsidRPr="007B06B6" w:rsidRDefault="000B1161" w:rsidP="000B1161">
            <w:pPr>
              <w:ind w:firstLine="0"/>
              <w:rPr>
                <w:rFonts w:cs="Times New Roman"/>
              </w:rPr>
            </w:pPr>
            <w:r w:rsidRPr="00343166">
              <w:t>19</w:t>
            </w:r>
            <w:r w:rsidR="00B548E2">
              <w:t>:</w:t>
            </w:r>
            <w:r w:rsidRPr="00343166">
              <w:t>53</w:t>
            </w:r>
            <w:r w:rsidR="00B548E2">
              <w:t>:</w:t>
            </w:r>
            <w:r w:rsidRPr="00343166">
              <w:t>2</w:t>
            </w:r>
          </w:p>
        </w:tc>
        <w:tc>
          <w:tcPr>
            <w:tcW w:w="2520" w:type="dxa"/>
          </w:tcPr>
          <w:p w14:paraId="27EAA9BD" w14:textId="7C0A3847" w:rsidR="000B1161" w:rsidRPr="007B06B6" w:rsidRDefault="000B1161" w:rsidP="000B1161">
            <w:pPr>
              <w:ind w:firstLine="0"/>
              <w:rPr>
                <w:rFonts w:cs="Times New Roman"/>
                <w:i/>
              </w:rPr>
            </w:pPr>
            <w:r w:rsidRPr="00343166">
              <w:t>5.26 (5.26)</w:t>
            </w:r>
          </w:p>
        </w:tc>
        <w:tc>
          <w:tcPr>
            <w:tcW w:w="1980" w:type="dxa"/>
          </w:tcPr>
          <w:p w14:paraId="707E76D2" w14:textId="2C5C172E" w:rsidR="000B1161" w:rsidRPr="007B06B6" w:rsidRDefault="000B1161" w:rsidP="000B1161">
            <w:pPr>
              <w:ind w:firstLine="0"/>
              <w:rPr>
                <w:rFonts w:cs="Times New Roman"/>
                <w:i/>
              </w:rPr>
            </w:pPr>
            <w:r w:rsidRPr="00343166">
              <w:t>5.43 (5.43)</w:t>
            </w:r>
          </w:p>
        </w:tc>
      </w:tr>
      <w:tr w:rsidR="000B1161" w:rsidRPr="0040020E" w14:paraId="4513DC16" w14:textId="77777777" w:rsidTr="000B1161">
        <w:trPr>
          <w:trHeight w:val="583"/>
        </w:trPr>
        <w:tc>
          <w:tcPr>
            <w:tcW w:w="648" w:type="dxa"/>
            <w:vAlign w:val="center"/>
          </w:tcPr>
          <w:p w14:paraId="7AA38D57" w14:textId="3DA8DD80" w:rsidR="000B1161" w:rsidRPr="00F86F41" w:rsidRDefault="000B1161" w:rsidP="000B1161">
            <w:pPr>
              <w:ind w:firstLine="0"/>
              <w:rPr>
                <w:rFonts w:cs="Times New Roman"/>
              </w:rPr>
            </w:pPr>
            <w:r w:rsidRPr="00F86F41">
              <w:rPr>
                <w:rFonts w:cs="Times New Roman"/>
                <w:color w:val="000000"/>
              </w:rPr>
              <w:t>8</w:t>
            </w:r>
          </w:p>
        </w:tc>
        <w:tc>
          <w:tcPr>
            <w:tcW w:w="2880" w:type="dxa"/>
          </w:tcPr>
          <w:p w14:paraId="65D05378" w14:textId="591BAFC8" w:rsidR="000B1161" w:rsidRPr="00F86F41" w:rsidRDefault="000B1161" w:rsidP="000B1161">
            <w:pPr>
              <w:ind w:firstLine="0"/>
              <w:rPr>
                <w:rFonts w:cs="Times New Roman"/>
                <w:color w:val="000000"/>
              </w:rPr>
            </w:pPr>
            <w:r w:rsidRPr="00343166">
              <w:t>Hartanto et al.</w:t>
            </w:r>
          </w:p>
        </w:tc>
        <w:tc>
          <w:tcPr>
            <w:tcW w:w="1440" w:type="dxa"/>
          </w:tcPr>
          <w:p w14:paraId="6F724C2C" w14:textId="4FE5C6FC" w:rsidR="000B1161" w:rsidRPr="007B06B6" w:rsidRDefault="000B1161" w:rsidP="000B1161">
            <w:pPr>
              <w:ind w:firstLine="0"/>
              <w:rPr>
                <w:rFonts w:cs="Times New Roman"/>
              </w:rPr>
            </w:pPr>
            <w:r w:rsidRPr="00343166">
              <w:t>Singapore</w:t>
            </w:r>
          </w:p>
        </w:tc>
        <w:tc>
          <w:tcPr>
            <w:tcW w:w="1080" w:type="dxa"/>
          </w:tcPr>
          <w:p w14:paraId="0EE120B5" w14:textId="19B93740" w:rsidR="000B1161" w:rsidRPr="007B06B6" w:rsidRDefault="000B1161" w:rsidP="000B1161">
            <w:pPr>
              <w:ind w:firstLine="0"/>
              <w:rPr>
                <w:rFonts w:cs="Times New Roman"/>
              </w:rPr>
            </w:pPr>
            <w:r w:rsidRPr="00343166">
              <w:t>93.4</w:t>
            </w:r>
          </w:p>
        </w:tc>
        <w:tc>
          <w:tcPr>
            <w:tcW w:w="2340" w:type="dxa"/>
          </w:tcPr>
          <w:p w14:paraId="6DB088CE" w14:textId="577A1BF8" w:rsidR="000B1161" w:rsidRPr="007B06B6" w:rsidRDefault="000B1161" w:rsidP="000B1161">
            <w:pPr>
              <w:ind w:firstLine="0"/>
              <w:rPr>
                <w:rFonts w:cs="Times New Roman"/>
              </w:rPr>
            </w:pPr>
            <w:r w:rsidRPr="00343166">
              <w:t>18-29, 20.91</w:t>
            </w:r>
            <w:r>
              <w:t xml:space="preserve">; </w:t>
            </w:r>
            <w:r w:rsidRPr="00343166">
              <w:t>1.8</w:t>
            </w:r>
          </w:p>
        </w:tc>
        <w:tc>
          <w:tcPr>
            <w:tcW w:w="1440" w:type="dxa"/>
          </w:tcPr>
          <w:p w14:paraId="287D4ADD" w14:textId="466FA16C" w:rsidR="000B1161" w:rsidRPr="007B06B6" w:rsidRDefault="000B1161" w:rsidP="000B1161">
            <w:pPr>
              <w:ind w:firstLine="0"/>
              <w:rPr>
                <w:rFonts w:cs="Times New Roman"/>
              </w:rPr>
            </w:pPr>
            <w:r w:rsidRPr="00343166">
              <w:t>23</w:t>
            </w:r>
            <w:r w:rsidR="00B548E2">
              <w:t>:</w:t>
            </w:r>
            <w:r w:rsidRPr="00343166">
              <w:t>89</w:t>
            </w:r>
            <w:r w:rsidR="00B548E2">
              <w:t>:</w:t>
            </w:r>
            <w:r w:rsidRPr="00343166">
              <w:t>1</w:t>
            </w:r>
          </w:p>
        </w:tc>
        <w:tc>
          <w:tcPr>
            <w:tcW w:w="2520" w:type="dxa"/>
          </w:tcPr>
          <w:p w14:paraId="69ADB5DB" w14:textId="1C4FDB95" w:rsidR="000B1161" w:rsidRPr="007B06B6" w:rsidRDefault="000B1161" w:rsidP="000B1161">
            <w:pPr>
              <w:ind w:firstLine="0"/>
              <w:rPr>
                <w:rFonts w:cs="Times New Roman"/>
                <w:i/>
              </w:rPr>
            </w:pPr>
            <w:r w:rsidRPr="00343166">
              <w:t>30.39 (30.39)</w:t>
            </w:r>
          </w:p>
        </w:tc>
        <w:tc>
          <w:tcPr>
            <w:tcW w:w="1980" w:type="dxa"/>
          </w:tcPr>
          <w:p w14:paraId="48268DE4" w14:textId="3F8B7B7F" w:rsidR="000B1161" w:rsidRPr="007B06B6" w:rsidRDefault="000B1161" w:rsidP="000B1161">
            <w:pPr>
              <w:ind w:firstLine="0"/>
              <w:rPr>
                <w:rFonts w:cs="Times New Roman"/>
                <w:i/>
              </w:rPr>
            </w:pPr>
            <w:r w:rsidRPr="00343166">
              <w:t>6.56 (6.56)</w:t>
            </w:r>
          </w:p>
        </w:tc>
      </w:tr>
      <w:tr w:rsidR="000B1161" w:rsidRPr="0040020E" w14:paraId="57CAAE65" w14:textId="77777777" w:rsidTr="000B1161">
        <w:trPr>
          <w:trHeight w:val="583"/>
        </w:trPr>
        <w:tc>
          <w:tcPr>
            <w:tcW w:w="648" w:type="dxa"/>
            <w:vAlign w:val="center"/>
          </w:tcPr>
          <w:p w14:paraId="3B10DA86" w14:textId="2F4C93A0" w:rsidR="000B1161" w:rsidRPr="00F86F41" w:rsidRDefault="000B1161" w:rsidP="000B1161">
            <w:pPr>
              <w:ind w:firstLine="0"/>
              <w:rPr>
                <w:rFonts w:cs="Times New Roman"/>
              </w:rPr>
            </w:pPr>
            <w:r w:rsidRPr="00F86F41">
              <w:rPr>
                <w:rFonts w:cs="Times New Roman"/>
                <w:color w:val="000000"/>
              </w:rPr>
              <w:t>9</w:t>
            </w:r>
          </w:p>
        </w:tc>
        <w:tc>
          <w:tcPr>
            <w:tcW w:w="2880" w:type="dxa"/>
          </w:tcPr>
          <w:p w14:paraId="35340F93" w14:textId="54405B56" w:rsidR="000B1161" w:rsidRPr="00F86F41" w:rsidRDefault="000B1161" w:rsidP="000B1161">
            <w:pPr>
              <w:ind w:firstLine="0"/>
              <w:rPr>
                <w:rFonts w:cs="Times New Roman"/>
                <w:color w:val="000000"/>
              </w:rPr>
            </w:pPr>
            <w:r w:rsidRPr="00343166">
              <w:t>Hawk</w:t>
            </w:r>
          </w:p>
        </w:tc>
        <w:tc>
          <w:tcPr>
            <w:tcW w:w="1440" w:type="dxa"/>
          </w:tcPr>
          <w:p w14:paraId="109C2744" w14:textId="56337C05" w:rsidR="000B1161" w:rsidRPr="007B06B6" w:rsidRDefault="000B1161" w:rsidP="000B1161">
            <w:pPr>
              <w:ind w:firstLine="0"/>
              <w:rPr>
                <w:rFonts w:cs="Times New Roman"/>
              </w:rPr>
            </w:pPr>
            <w:r w:rsidRPr="00343166">
              <w:t>USA</w:t>
            </w:r>
          </w:p>
        </w:tc>
        <w:tc>
          <w:tcPr>
            <w:tcW w:w="1080" w:type="dxa"/>
          </w:tcPr>
          <w:p w14:paraId="519B1459" w14:textId="2C850482" w:rsidR="000B1161" w:rsidRPr="007B06B6" w:rsidRDefault="000B1161" w:rsidP="000B1161">
            <w:pPr>
              <w:ind w:firstLine="0"/>
              <w:rPr>
                <w:rFonts w:cs="Times New Roman"/>
              </w:rPr>
            </w:pPr>
            <w:r w:rsidRPr="00343166">
              <w:t>94.4</w:t>
            </w:r>
          </w:p>
        </w:tc>
        <w:tc>
          <w:tcPr>
            <w:tcW w:w="2340" w:type="dxa"/>
          </w:tcPr>
          <w:p w14:paraId="45688076" w14:textId="651CEFA8" w:rsidR="000B1161" w:rsidRPr="007B06B6" w:rsidRDefault="000B1161" w:rsidP="000B1161">
            <w:pPr>
              <w:ind w:firstLine="0"/>
              <w:rPr>
                <w:rFonts w:cs="Times New Roman"/>
              </w:rPr>
            </w:pPr>
            <w:r w:rsidRPr="00343166">
              <w:t>18-34, 22.24</w:t>
            </w:r>
            <w:r>
              <w:t xml:space="preserve">; </w:t>
            </w:r>
            <w:r w:rsidRPr="00343166">
              <w:t>3</w:t>
            </w:r>
          </w:p>
        </w:tc>
        <w:tc>
          <w:tcPr>
            <w:tcW w:w="1440" w:type="dxa"/>
          </w:tcPr>
          <w:p w14:paraId="5514F872" w14:textId="793F02ED" w:rsidR="000B1161" w:rsidRPr="007B06B6" w:rsidRDefault="000B1161" w:rsidP="000B1161">
            <w:pPr>
              <w:ind w:firstLine="0"/>
              <w:rPr>
                <w:rFonts w:cs="Times New Roman"/>
              </w:rPr>
            </w:pPr>
            <w:r w:rsidRPr="00343166">
              <w:t>64</w:t>
            </w:r>
            <w:r w:rsidR="00B548E2">
              <w:t>:</w:t>
            </w:r>
            <w:r w:rsidRPr="00343166">
              <w:t>17</w:t>
            </w:r>
            <w:r w:rsidR="00B548E2">
              <w:t>:</w:t>
            </w:r>
            <w:r w:rsidRPr="00343166">
              <w:t>4</w:t>
            </w:r>
          </w:p>
        </w:tc>
        <w:tc>
          <w:tcPr>
            <w:tcW w:w="2520" w:type="dxa"/>
          </w:tcPr>
          <w:p w14:paraId="208C157E" w14:textId="31ED4F82" w:rsidR="000B1161" w:rsidRPr="007B06B6" w:rsidRDefault="000B1161" w:rsidP="000B1161">
            <w:pPr>
              <w:ind w:firstLine="0"/>
              <w:rPr>
                <w:rFonts w:cs="Times New Roman"/>
                <w:i/>
              </w:rPr>
            </w:pPr>
            <w:r w:rsidRPr="00343166">
              <w:t>26.09 (26.09)</w:t>
            </w:r>
          </w:p>
        </w:tc>
        <w:tc>
          <w:tcPr>
            <w:tcW w:w="1980" w:type="dxa"/>
          </w:tcPr>
          <w:p w14:paraId="392141B7" w14:textId="183DBAEE" w:rsidR="000B1161" w:rsidRPr="007B06B6" w:rsidRDefault="000B1161" w:rsidP="000B1161">
            <w:pPr>
              <w:ind w:firstLine="0"/>
              <w:rPr>
                <w:rFonts w:cs="Times New Roman"/>
                <w:i/>
              </w:rPr>
            </w:pPr>
            <w:r w:rsidRPr="00343166">
              <w:t>26.38 (26.38)</w:t>
            </w:r>
          </w:p>
        </w:tc>
      </w:tr>
      <w:tr w:rsidR="000B1161" w:rsidRPr="0040020E" w14:paraId="12CC3765" w14:textId="77777777" w:rsidTr="000B1161">
        <w:trPr>
          <w:trHeight w:val="583"/>
        </w:trPr>
        <w:tc>
          <w:tcPr>
            <w:tcW w:w="648" w:type="dxa"/>
            <w:vAlign w:val="center"/>
          </w:tcPr>
          <w:p w14:paraId="61356108" w14:textId="6C4C8CEC" w:rsidR="000B1161" w:rsidRPr="00F86F41" w:rsidRDefault="000B1161" w:rsidP="000B1161">
            <w:pPr>
              <w:ind w:firstLine="0"/>
              <w:rPr>
                <w:rFonts w:cs="Times New Roman"/>
              </w:rPr>
            </w:pPr>
            <w:r w:rsidRPr="00F86F41">
              <w:rPr>
                <w:rFonts w:cs="Times New Roman"/>
                <w:color w:val="000000"/>
              </w:rPr>
              <w:t>10</w:t>
            </w:r>
          </w:p>
        </w:tc>
        <w:tc>
          <w:tcPr>
            <w:tcW w:w="2880" w:type="dxa"/>
          </w:tcPr>
          <w:p w14:paraId="0657AB86" w14:textId="0D397AC1" w:rsidR="000B1161" w:rsidRPr="00F86F41" w:rsidRDefault="000B1161" w:rsidP="000B1161">
            <w:pPr>
              <w:ind w:firstLine="0"/>
              <w:rPr>
                <w:rFonts w:cs="Times New Roman"/>
                <w:color w:val="000000"/>
              </w:rPr>
            </w:pPr>
            <w:r w:rsidRPr="00343166">
              <w:t>Hirt et al.</w:t>
            </w:r>
          </w:p>
        </w:tc>
        <w:tc>
          <w:tcPr>
            <w:tcW w:w="1440" w:type="dxa"/>
          </w:tcPr>
          <w:p w14:paraId="57D860D2" w14:textId="00DD9F33" w:rsidR="000B1161" w:rsidRPr="007B06B6" w:rsidRDefault="000B1161" w:rsidP="000B1161">
            <w:pPr>
              <w:ind w:firstLine="0"/>
              <w:rPr>
                <w:rFonts w:cs="Times New Roman"/>
              </w:rPr>
            </w:pPr>
            <w:r w:rsidRPr="00343166">
              <w:t>USA</w:t>
            </w:r>
          </w:p>
        </w:tc>
        <w:tc>
          <w:tcPr>
            <w:tcW w:w="1080" w:type="dxa"/>
          </w:tcPr>
          <w:p w14:paraId="23074E3A" w14:textId="64A93E3D" w:rsidR="000B1161" w:rsidRPr="007B06B6" w:rsidRDefault="000B1161" w:rsidP="000B1161">
            <w:pPr>
              <w:ind w:firstLine="0"/>
              <w:rPr>
                <w:rFonts w:cs="Times New Roman"/>
              </w:rPr>
            </w:pPr>
            <w:r w:rsidRPr="00343166">
              <w:t>79.1</w:t>
            </w:r>
          </w:p>
        </w:tc>
        <w:tc>
          <w:tcPr>
            <w:tcW w:w="2340" w:type="dxa"/>
          </w:tcPr>
          <w:p w14:paraId="6A50DD29" w14:textId="2E3E067D" w:rsidR="000B1161" w:rsidRPr="007B06B6" w:rsidRDefault="000B1161" w:rsidP="000B1161">
            <w:pPr>
              <w:ind w:firstLine="0"/>
              <w:rPr>
                <w:rFonts w:cs="Times New Roman"/>
              </w:rPr>
            </w:pPr>
            <w:r w:rsidRPr="00343166">
              <w:t>18-21, 18.62</w:t>
            </w:r>
            <w:r>
              <w:t xml:space="preserve">; </w:t>
            </w:r>
            <w:r w:rsidRPr="00343166">
              <w:t>0.8</w:t>
            </w:r>
          </w:p>
        </w:tc>
        <w:tc>
          <w:tcPr>
            <w:tcW w:w="1440" w:type="dxa"/>
          </w:tcPr>
          <w:p w14:paraId="3B4162C9" w14:textId="7ABCC928" w:rsidR="000B1161" w:rsidRPr="007B06B6" w:rsidRDefault="000B1161" w:rsidP="000B1161">
            <w:pPr>
              <w:ind w:firstLine="0"/>
              <w:rPr>
                <w:rFonts w:cs="Times New Roman"/>
              </w:rPr>
            </w:pPr>
            <w:r w:rsidRPr="00343166">
              <w:t>23</w:t>
            </w:r>
            <w:r w:rsidR="00B548E2">
              <w:t>:</w:t>
            </w:r>
            <w:r w:rsidRPr="00343166">
              <w:t>49</w:t>
            </w:r>
            <w:r w:rsidR="00B548E2">
              <w:t>:</w:t>
            </w:r>
            <w:r w:rsidRPr="00343166">
              <w:t>0</w:t>
            </w:r>
          </w:p>
        </w:tc>
        <w:tc>
          <w:tcPr>
            <w:tcW w:w="2520" w:type="dxa"/>
          </w:tcPr>
          <w:p w14:paraId="56777A48" w14:textId="09149EF3" w:rsidR="000B1161" w:rsidRPr="007B06B6" w:rsidRDefault="000B1161" w:rsidP="000B1161">
            <w:pPr>
              <w:ind w:firstLine="0"/>
              <w:rPr>
                <w:rFonts w:cs="Times New Roman"/>
                <w:i/>
              </w:rPr>
            </w:pPr>
            <w:r w:rsidRPr="00343166">
              <w:t>8.31 (8.31)</w:t>
            </w:r>
          </w:p>
        </w:tc>
        <w:tc>
          <w:tcPr>
            <w:tcW w:w="1980" w:type="dxa"/>
          </w:tcPr>
          <w:p w14:paraId="409AFE03" w14:textId="00AFA59A" w:rsidR="000B1161" w:rsidRPr="007B06B6" w:rsidRDefault="000B1161" w:rsidP="000B1161">
            <w:pPr>
              <w:ind w:firstLine="0"/>
              <w:rPr>
                <w:rFonts w:cs="Times New Roman"/>
                <w:i/>
              </w:rPr>
            </w:pPr>
            <w:r w:rsidRPr="00343166">
              <w:t>19.27 (19.27)</w:t>
            </w:r>
          </w:p>
        </w:tc>
      </w:tr>
      <w:tr w:rsidR="000B1161" w:rsidRPr="0040020E" w14:paraId="1E907A8D" w14:textId="77777777" w:rsidTr="000B1161">
        <w:trPr>
          <w:trHeight w:val="583"/>
        </w:trPr>
        <w:tc>
          <w:tcPr>
            <w:tcW w:w="648" w:type="dxa"/>
            <w:vAlign w:val="center"/>
          </w:tcPr>
          <w:p w14:paraId="2F9D1D3C" w14:textId="42ECEAB5" w:rsidR="000B1161" w:rsidRPr="00F86F41" w:rsidRDefault="000B1161" w:rsidP="000B1161">
            <w:pPr>
              <w:ind w:firstLine="0"/>
              <w:rPr>
                <w:rFonts w:cs="Times New Roman"/>
              </w:rPr>
            </w:pPr>
            <w:r w:rsidRPr="00F86F41">
              <w:rPr>
                <w:rFonts w:cs="Times New Roman"/>
                <w:color w:val="000000"/>
              </w:rPr>
              <w:lastRenderedPageBreak/>
              <w:t>11</w:t>
            </w:r>
          </w:p>
        </w:tc>
        <w:tc>
          <w:tcPr>
            <w:tcW w:w="2880" w:type="dxa"/>
          </w:tcPr>
          <w:p w14:paraId="1C9A5CE3" w14:textId="5F9AD149" w:rsidR="000B1161" w:rsidRPr="00F86F41" w:rsidRDefault="000B1161" w:rsidP="000B1161">
            <w:pPr>
              <w:ind w:firstLine="0"/>
              <w:rPr>
                <w:rFonts w:cs="Times New Roman"/>
                <w:color w:val="000000"/>
              </w:rPr>
            </w:pPr>
            <w:del w:id="4" w:author="Hussey, Ian (PSY)" w:date="2025-09-05T09:47:00Z" w16du:dateUtc="2025-09-05T08:47:00Z">
              <w:r w:rsidRPr="00343166" w:rsidDel="007A6419">
                <w:delText xml:space="preserve">Hussy </w:delText>
              </w:r>
            </w:del>
            <w:ins w:id="5" w:author="Hussey, Ian (PSY)" w:date="2025-09-05T09:47:00Z" w16du:dateUtc="2025-09-05T08:47:00Z">
              <w:r w:rsidR="007A6419" w:rsidRPr="00343166">
                <w:t>Huss</w:t>
              </w:r>
              <w:r w:rsidR="007A6419">
                <w:t>e</w:t>
              </w:r>
              <w:r w:rsidR="007A6419" w:rsidRPr="00343166">
                <w:t xml:space="preserve">y </w:t>
              </w:r>
            </w:ins>
            <w:r w:rsidRPr="00343166">
              <w:t>et al.</w:t>
            </w:r>
          </w:p>
        </w:tc>
        <w:tc>
          <w:tcPr>
            <w:tcW w:w="1440" w:type="dxa"/>
          </w:tcPr>
          <w:p w14:paraId="39774F2E" w14:textId="4D0C5CED" w:rsidR="000B1161" w:rsidRPr="007B06B6" w:rsidRDefault="000B1161" w:rsidP="000B1161">
            <w:pPr>
              <w:ind w:firstLine="0"/>
              <w:rPr>
                <w:rFonts w:cs="Times New Roman"/>
              </w:rPr>
            </w:pPr>
            <w:r w:rsidRPr="00343166">
              <w:t>Switzerland</w:t>
            </w:r>
          </w:p>
        </w:tc>
        <w:tc>
          <w:tcPr>
            <w:tcW w:w="1080" w:type="dxa"/>
          </w:tcPr>
          <w:p w14:paraId="31255D05" w14:textId="6DDFFA75" w:rsidR="000B1161" w:rsidRPr="007B06B6" w:rsidRDefault="000B1161" w:rsidP="000B1161">
            <w:pPr>
              <w:ind w:firstLine="0"/>
              <w:rPr>
                <w:rFonts w:cs="Times New Roman"/>
              </w:rPr>
            </w:pPr>
            <w:r w:rsidRPr="00343166">
              <w:t>100</w:t>
            </w:r>
          </w:p>
        </w:tc>
        <w:tc>
          <w:tcPr>
            <w:tcW w:w="2340" w:type="dxa"/>
          </w:tcPr>
          <w:p w14:paraId="016E6355" w14:textId="386104D6" w:rsidR="000B1161" w:rsidRPr="007B06B6" w:rsidRDefault="000B1161" w:rsidP="000B1161">
            <w:pPr>
              <w:ind w:firstLine="0"/>
              <w:rPr>
                <w:rFonts w:cs="Times New Roman"/>
              </w:rPr>
            </w:pPr>
            <w:r w:rsidRPr="00343166">
              <w:t>19-44, 22.9</w:t>
            </w:r>
            <w:r>
              <w:t xml:space="preserve">; </w:t>
            </w:r>
            <w:r w:rsidRPr="00343166">
              <w:t>3.31</w:t>
            </w:r>
          </w:p>
        </w:tc>
        <w:tc>
          <w:tcPr>
            <w:tcW w:w="1440" w:type="dxa"/>
          </w:tcPr>
          <w:p w14:paraId="02E5778B" w14:textId="7D6F3D8B" w:rsidR="000B1161" w:rsidRPr="007B06B6" w:rsidRDefault="000B1161" w:rsidP="000B1161">
            <w:pPr>
              <w:ind w:firstLine="0"/>
              <w:rPr>
                <w:rFonts w:cs="Times New Roman"/>
              </w:rPr>
            </w:pPr>
            <w:r w:rsidRPr="00343166">
              <w:t>16</w:t>
            </w:r>
            <w:r w:rsidR="00B548E2">
              <w:t>:</w:t>
            </w:r>
            <w:r w:rsidRPr="00343166">
              <w:t>63</w:t>
            </w:r>
            <w:r w:rsidR="00B548E2">
              <w:t>:</w:t>
            </w:r>
            <w:r w:rsidRPr="00343166">
              <w:t>1</w:t>
            </w:r>
          </w:p>
        </w:tc>
        <w:tc>
          <w:tcPr>
            <w:tcW w:w="2520" w:type="dxa"/>
          </w:tcPr>
          <w:p w14:paraId="3827C3CC" w14:textId="4A1AF7ED" w:rsidR="000B1161" w:rsidRPr="007B06B6" w:rsidRDefault="000B1161" w:rsidP="000B1161">
            <w:pPr>
              <w:ind w:firstLine="0"/>
              <w:rPr>
                <w:rFonts w:cs="Times New Roman"/>
                <w:i/>
              </w:rPr>
            </w:pPr>
            <w:r w:rsidRPr="00343166">
              <w:t>19.73 (19.73)</w:t>
            </w:r>
          </w:p>
        </w:tc>
        <w:tc>
          <w:tcPr>
            <w:tcW w:w="1980" w:type="dxa"/>
          </w:tcPr>
          <w:p w14:paraId="688F4634" w14:textId="0D19DE34" w:rsidR="000B1161" w:rsidRPr="007B06B6" w:rsidRDefault="000B1161" w:rsidP="000B1161">
            <w:pPr>
              <w:ind w:firstLine="0"/>
              <w:rPr>
                <w:rFonts w:cs="Times New Roman"/>
                <w:i/>
              </w:rPr>
            </w:pPr>
            <w:r w:rsidRPr="00343166">
              <w:t>27.05 (27.05)</w:t>
            </w:r>
          </w:p>
        </w:tc>
      </w:tr>
      <w:tr w:rsidR="000B1161" w:rsidRPr="0040020E" w14:paraId="00A40333" w14:textId="77777777" w:rsidTr="000B1161">
        <w:trPr>
          <w:trHeight w:val="583"/>
        </w:trPr>
        <w:tc>
          <w:tcPr>
            <w:tcW w:w="648" w:type="dxa"/>
            <w:vAlign w:val="center"/>
          </w:tcPr>
          <w:p w14:paraId="2AD8CD57" w14:textId="5B700FC6" w:rsidR="000B1161" w:rsidRPr="00F86F41" w:rsidRDefault="000B1161" w:rsidP="000B1161">
            <w:pPr>
              <w:ind w:firstLine="0"/>
              <w:rPr>
                <w:rFonts w:cs="Times New Roman"/>
              </w:rPr>
            </w:pPr>
            <w:r w:rsidRPr="00F86F41">
              <w:rPr>
                <w:rFonts w:cs="Times New Roman"/>
                <w:color w:val="000000"/>
              </w:rPr>
              <w:t>12</w:t>
            </w:r>
          </w:p>
        </w:tc>
        <w:tc>
          <w:tcPr>
            <w:tcW w:w="2880" w:type="dxa"/>
          </w:tcPr>
          <w:p w14:paraId="7BAACC9D" w14:textId="1CA6F8E3" w:rsidR="000B1161" w:rsidRPr="00F86F41" w:rsidRDefault="000B1161" w:rsidP="000B1161">
            <w:pPr>
              <w:ind w:firstLine="0"/>
              <w:rPr>
                <w:rFonts w:cs="Times New Roman"/>
                <w:color w:val="000000"/>
              </w:rPr>
            </w:pPr>
            <w:proofErr w:type="spellStart"/>
            <w:r w:rsidRPr="00343166">
              <w:t>H</w:t>
            </w:r>
            <w:r w:rsidRPr="000B1161">
              <w:t>ü</w:t>
            </w:r>
            <w:r w:rsidRPr="00343166">
              <w:t>ffmeier</w:t>
            </w:r>
            <w:proofErr w:type="spellEnd"/>
            <w:r w:rsidRPr="00343166">
              <w:t xml:space="preserve"> et al.</w:t>
            </w:r>
          </w:p>
        </w:tc>
        <w:tc>
          <w:tcPr>
            <w:tcW w:w="1440" w:type="dxa"/>
          </w:tcPr>
          <w:p w14:paraId="5A4A4212" w14:textId="1A9F561F" w:rsidR="000B1161" w:rsidRPr="007B06B6" w:rsidRDefault="000B1161" w:rsidP="000B1161">
            <w:pPr>
              <w:ind w:firstLine="0"/>
              <w:rPr>
                <w:rFonts w:cs="Times New Roman"/>
              </w:rPr>
            </w:pPr>
            <w:r w:rsidRPr="00343166">
              <w:t>Germany</w:t>
            </w:r>
          </w:p>
        </w:tc>
        <w:tc>
          <w:tcPr>
            <w:tcW w:w="1080" w:type="dxa"/>
          </w:tcPr>
          <w:p w14:paraId="6DD5809B" w14:textId="3A631CB3" w:rsidR="000B1161" w:rsidRPr="007B06B6" w:rsidRDefault="000B1161" w:rsidP="000B1161">
            <w:pPr>
              <w:ind w:firstLine="0"/>
              <w:rPr>
                <w:rFonts w:cs="Times New Roman"/>
              </w:rPr>
            </w:pPr>
            <w:r w:rsidRPr="00343166">
              <w:t>100</w:t>
            </w:r>
          </w:p>
        </w:tc>
        <w:tc>
          <w:tcPr>
            <w:tcW w:w="2340" w:type="dxa"/>
          </w:tcPr>
          <w:p w14:paraId="32B3B2DF" w14:textId="05DE2426" w:rsidR="000B1161" w:rsidRPr="007B06B6" w:rsidRDefault="000B1161" w:rsidP="000B1161">
            <w:pPr>
              <w:ind w:firstLine="0"/>
              <w:rPr>
                <w:rFonts w:cs="Times New Roman"/>
              </w:rPr>
            </w:pPr>
            <w:r w:rsidRPr="00343166">
              <w:t>18-50, 23.34</w:t>
            </w:r>
            <w:r>
              <w:t xml:space="preserve">; </w:t>
            </w:r>
            <w:r w:rsidRPr="00343166">
              <w:t>4.3</w:t>
            </w:r>
          </w:p>
        </w:tc>
        <w:tc>
          <w:tcPr>
            <w:tcW w:w="1440" w:type="dxa"/>
          </w:tcPr>
          <w:p w14:paraId="32E1D287" w14:textId="753B98A6" w:rsidR="000B1161" w:rsidRPr="007B06B6" w:rsidRDefault="000B1161" w:rsidP="000B1161">
            <w:pPr>
              <w:ind w:firstLine="0"/>
              <w:rPr>
                <w:rFonts w:cs="Times New Roman"/>
              </w:rPr>
            </w:pPr>
            <w:r w:rsidRPr="00343166">
              <w:t>10</w:t>
            </w:r>
            <w:r w:rsidR="00B548E2">
              <w:t>:</w:t>
            </w:r>
            <w:r w:rsidRPr="00343166">
              <w:t>70</w:t>
            </w:r>
            <w:r w:rsidR="00B548E2">
              <w:t>:</w:t>
            </w:r>
            <w:r w:rsidRPr="00343166">
              <w:t>0</w:t>
            </w:r>
          </w:p>
        </w:tc>
        <w:tc>
          <w:tcPr>
            <w:tcW w:w="2520" w:type="dxa"/>
          </w:tcPr>
          <w:p w14:paraId="1C5663C1" w14:textId="4041712E" w:rsidR="000B1161" w:rsidRPr="007B06B6" w:rsidRDefault="000B1161" w:rsidP="000B1161">
            <w:pPr>
              <w:ind w:firstLine="0"/>
              <w:rPr>
                <w:rFonts w:cs="Times New Roman"/>
                <w:i/>
              </w:rPr>
            </w:pPr>
            <w:r w:rsidRPr="00343166">
              <w:t>18.8 (18.8)</w:t>
            </w:r>
          </w:p>
        </w:tc>
        <w:tc>
          <w:tcPr>
            <w:tcW w:w="1980" w:type="dxa"/>
          </w:tcPr>
          <w:p w14:paraId="393DAD5E" w14:textId="73A3E2A2" w:rsidR="000B1161" w:rsidRPr="007B06B6" w:rsidRDefault="000B1161" w:rsidP="000B1161">
            <w:pPr>
              <w:ind w:firstLine="0"/>
              <w:rPr>
                <w:rFonts w:cs="Times New Roman"/>
                <w:i/>
              </w:rPr>
            </w:pPr>
            <w:r w:rsidRPr="00343166">
              <w:t>26.75 (26.75)</w:t>
            </w:r>
          </w:p>
        </w:tc>
      </w:tr>
      <w:tr w:rsidR="000B1161" w:rsidRPr="0040020E" w14:paraId="76694C38" w14:textId="77777777" w:rsidTr="000B1161">
        <w:trPr>
          <w:trHeight w:val="583"/>
        </w:trPr>
        <w:tc>
          <w:tcPr>
            <w:tcW w:w="648" w:type="dxa"/>
            <w:vAlign w:val="center"/>
          </w:tcPr>
          <w:p w14:paraId="5C8DF6D0" w14:textId="4F2B8933" w:rsidR="000B1161" w:rsidRPr="00F86F41" w:rsidRDefault="000B1161" w:rsidP="000B1161">
            <w:pPr>
              <w:ind w:firstLine="0"/>
              <w:rPr>
                <w:rFonts w:cs="Times New Roman"/>
              </w:rPr>
            </w:pPr>
            <w:r w:rsidRPr="00F86F41">
              <w:rPr>
                <w:rFonts w:cs="Times New Roman"/>
                <w:color w:val="000000"/>
              </w:rPr>
              <w:t>13</w:t>
            </w:r>
          </w:p>
        </w:tc>
        <w:tc>
          <w:tcPr>
            <w:tcW w:w="2880" w:type="dxa"/>
          </w:tcPr>
          <w:p w14:paraId="477D3F88" w14:textId="63B6555B" w:rsidR="000B1161" w:rsidRPr="00F86F41" w:rsidRDefault="000B1161" w:rsidP="000B1161">
            <w:pPr>
              <w:ind w:firstLine="0"/>
              <w:rPr>
                <w:rFonts w:cs="Times New Roman"/>
                <w:color w:val="000000"/>
              </w:rPr>
            </w:pPr>
            <w:proofErr w:type="spellStart"/>
            <w:r w:rsidRPr="00343166">
              <w:t>Isloi</w:t>
            </w:r>
            <w:proofErr w:type="spellEnd"/>
            <w:r w:rsidRPr="00343166">
              <w:t xml:space="preserve"> et al.</w:t>
            </w:r>
          </w:p>
        </w:tc>
        <w:tc>
          <w:tcPr>
            <w:tcW w:w="1440" w:type="dxa"/>
          </w:tcPr>
          <w:p w14:paraId="4D428173" w14:textId="34091343" w:rsidR="000B1161" w:rsidRPr="007B06B6" w:rsidRDefault="000B1161" w:rsidP="000B1161">
            <w:pPr>
              <w:ind w:firstLine="0"/>
              <w:rPr>
                <w:rFonts w:cs="Times New Roman"/>
              </w:rPr>
            </w:pPr>
            <w:r w:rsidRPr="00343166">
              <w:t>Romania</w:t>
            </w:r>
          </w:p>
        </w:tc>
        <w:tc>
          <w:tcPr>
            <w:tcW w:w="1080" w:type="dxa"/>
          </w:tcPr>
          <w:p w14:paraId="0B6CE43C" w14:textId="12833F79" w:rsidR="000B1161" w:rsidRPr="007B06B6" w:rsidRDefault="000B1161" w:rsidP="000B1161">
            <w:pPr>
              <w:ind w:firstLine="0"/>
              <w:rPr>
                <w:rFonts w:cs="Times New Roman"/>
              </w:rPr>
            </w:pPr>
            <w:r w:rsidRPr="00343166">
              <w:t>91.4</w:t>
            </w:r>
          </w:p>
        </w:tc>
        <w:tc>
          <w:tcPr>
            <w:tcW w:w="2340" w:type="dxa"/>
          </w:tcPr>
          <w:p w14:paraId="6B7C81E6" w14:textId="247A888E" w:rsidR="000B1161" w:rsidRPr="007B06B6" w:rsidRDefault="000B1161" w:rsidP="000B1161">
            <w:pPr>
              <w:ind w:firstLine="0"/>
              <w:rPr>
                <w:rFonts w:cs="Times New Roman"/>
              </w:rPr>
            </w:pPr>
            <w:r w:rsidRPr="00343166">
              <w:t>18-52, 21.35</w:t>
            </w:r>
            <w:r>
              <w:t xml:space="preserve">; </w:t>
            </w:r>
            <w:r w:rsidRPr="00343166">
              <w:t>5.63</w:t>
            </w:r>
          </w:p>
        </w:tc>
        <w:tc>
          <w:tcPr>
            <w:tcW w:w="1440" w:type="dxa"/>
          </w:tcPr>
          <w:p w14:paraId="229045EC" w14:textId="6B4C488D" w:rsidR="000B1161" w:rsidRPr="007B06B6" w:rsidRDefault="000B1161" w:rsidP="000B1161">
            <w:pPr>
              <w:ind w:firstLine="0"/>
              <w:rPr>
                <w:rFonts w:cs="Times New Roman"/>
              </w:rPr>
            </w:pPr>
            <w:r w:rsidRPr="00343166">
              <w:t>12</w:t>
            </w:r>
            <w:r w:rsidR="00B548E2">
              <w:t>:</w:t>
            </w:r>
            <w:r w:rsidRPr="00343166">
              <w:t>84</w:t>
            </w:r>
            <w:r w:rsidR="00B548E2">
              <w:t>:</w:t>
            </w:r>
            <w:r w:rsidRPr="00343166">
              <w:t>0</w:t>
            </w:r>
          </w:p>
        </w:tc>
        <w:tc>
          <w:tcPr>
            <w:tcW w:w="2520" w:type="dxa"/>
          </w:tcPr>
          <w:p w14:paraId="13D741D5" w14:textId="2477C412" w:rsidR="000B1161" w:rsidRPr="007B06B6" w:rsidRDefault="000B1161" w:rsidP="000B1161">
            <w:pPr>
              <w:ind w:firstLine="0"/>
              <w:rPr>
                <w:rFonts w:cs="Times New Roman"/>
                <w:i/>
              </w:rPr>
            </w:pPr>
            <w:r w:rsidRPr="00343166">
              <w:t>16.28 (16.28)</w:t>
            </w:r>
          </w:p>
        </w:tc>
        <w:tc>
          <w:tcPr>
            <w:tcW w:w="1980" w:type="dxa"/>
          </w:tcPr>
          <w:p w14:paraId="44054CB7" w14:textId="04AB646D" w:rsidR="000B1161" w:rsidRPr="007B06B6" w:rsidRDefault="000B1161" w:rsidP="000B1161">
            <w:pPr>
              <w:ind w:firstLine="0"/>
              <w:rPr>
                <w:rFonts w:cs="Times New Roman"/>
                <w:i/>
              </w:rPr>
            </w:pPr>
            <w:r w:rsidRPr="00343166">
              <w:t>15.24 (15.24)</w:t>
            </w:r>
          </w:p>
        </w:tc>
      </w:tr>
      <w:tr w:rsidR="000B1161" w:rsidRPr="0040020E" w14:paraId="594C63AF" w14:textId="77777777" w:rsidTr="000B1161">
        <w:trPr>
          <w:trHeight w:val="583"/>
        </w:trPr>
        <w:tc>
          <w:tcPr>
            <w:tcW w:w="648" w:type="dxa"/>
            <w:vAlign w:val="center"/>
          </w:tcPr>
          <w:p w14:paraId="3B651EE0" w14:textId="6E374ABE" w:rsidR="000B1161" w:rsidRPr="00F86F41" w:rsidRDefault="000B1161" w:rsidP="000B1161">
            <w:pPr>
              <w:ind w:firstLine="0"/>
              <w:rPr>
                <w:rFonts w:cs="Times New Roman"/>
              </w:rPr>
            </w:pPr>
            <w:r w:rsidRPr="00F86F41">
              <w:rPr>
                <w:rFonts w:cs="Times New Roman"/>
                <w:color w:val="000000"/>
              </w:rPr>
              <w:t>14</w:t>
            </w:r>
          </w:p>
        </w:tc>
        <w:tc>
          <w:tcPr>
            <w:tcW w:w="2880" w:type="dxa"/>
          </w:tcPr>
          <w:p w14:paraId="7CB0607B" w14:textId="160C3469" w:rsidR="000B1161" w:rsidRPr="00F86F41" w:rsidRDefault="000B1161" w:rsidP="000B1161">
            <w:pPr>
              <w:ind w:firstLine="0"/>
              <w:rPr>
                <w:rFonts w:cs="Times New Roman"/>
                <w:color w:val="000000"/>
              </w:rPr>
            </w:pPr>
            <w:r w:rsidRPr="00343166">
              <w:t>Kim et al.</w:t>
            </w:r>
          </w:p>
        </w:tc>
        <w:tc>
          <w:tcPr>
            <w:tcW w:w="1440" w:type="dxa"/>
          </w:tcPr>
          <w:p w14:paraId="315E4D9E" w14:textId="4B7E65D6" w:rsidR="000B1161" w:rsidRPr="007B06B6" w:rsidRDefault="000B1161" w:rsidP="000B1161">
            <w:pPr>
              <w:ind w:firstLine="0"/>
              <w:rPr>
                <w:rFonts w:cs="Times New Roman"/>
              </w:rPr>
            </w:pPr>
            <w:r w:rsidRPr="00343166">
              <w:t>USA</w:t>
            </w:r>
          </w:p>
        </w:tc>
        <w:tc>
          <w:tcPr>
            <w:tcW w:w="1080" w:type="dxa"/>
          </w:tcPr>
          <w:p w14:paraId="09D482DD" w14:textId="1A15EFEC" w:rsidR="000B1161" w:rsidRPr="007B06B6" w:rsidRDefault="000B1161" w:rsidP="000B1161">
            <w:pPr>
              <w:ind w:firstLine="0"/>
              <w:rPr>
                <w:rFonts w:cs="Times New Roman"/>
              </w:rPr>
            </w:pPr>
            <w:r w:rsidRPr="00343166">
              <w:t>96.5</w:t>
            </w:r>
          </w:p>
        </w:tc>
        <w:tc>
          <w:tcPr>
            <w:tcW w:w="2340" w:type="dxa"/>
          </w:tcPr>
          <w:p w14:paraId="38AD114E" w14:textId="14ECE6FD" w:rsidR="000B1161" w:rsidRPr="007B06B6" w:rsidRDefault="000B1161" w:rsidP="000B1161">
            <w:pPr>
              <w:ind w:firstLine="0"/>
              <w:rPr>
                <w:rFonts w:cs="Times New Roman"/>
              </w:rPr>
            </w:pPr>
            <w:r w:rsidRPr="00343166">
              <w:t>18-22, 19.07</w:t>
            </w:r>
            <w:r>
              <w:t xml:space="preserve">; </w:t>
            </w:r>
            <w:r w:rsidRPr="00343166">
              <w:t>0.98</w:t>
            </w:r>
          </w:p>
        </w:tc>
        <w:tc>
          <w:tcPr>
            <w:tcW w:w="1440" w:type="dxa"/>
          </w:tcPr>
          <w:p w14:paraId="627DBFF1" w14:textId="7E86C650" w:rsidR="000B1161" w:rsidRPr="007B06B6" w:rsidRDefault="000B1161" w:rsidP="000B1161">
            <w:pPr>
              <w:ind w:firstLine="0"/>
              <w:rPr>
                <w:rFonts w:cs="Times New Roman"/>
              </w:rPr>
            </w:pPr>
            <w:r w:rsidRPr="00343166">
              <w:t>39</w:t>
            </w:r>
            <w:r w:rsidR="00B548E2">
              <w:t>:</w:t>
            </w:r>
            <w:r w:rsidRPr="00343166">
              <w:t>40</w:t>
            </w:r>
            <w:r w:rsidR="00B548E2">
              <w:t>:</w:t>
            </w:r>
            <w:r w:rsidRPr="00343166">
              <w:t>3</w:t>
            </w:r>
          </w:p>
        </w:tc>
        <w:tc>
          <w:tcPr>
            <w:tcW w:w="2520" w:type="dxa"/>
          </w:tcPr>
          <w:p w14:paraId="0D395BE4" w14:textId="2792FA7C" w:rsidR="000B1161" w:rsidRPr="007B06B6" w:rsidRDefault="000B1161" w:rsidP="000B1161">
            <w:pPr>
              <w:ind w:firstLine="0"/>
              <w:rPr>
                <w:rFonts w:cs="Times New Roman"/>
                <w:i/>
              </w:rPr>
            </w:pPr>
            <w:r w:rsidRPr="00343166">
              <w:t>18.59 (18.59)</w:t>
            </w:r>
          </w:p>
        </w:tc>
        <w:tc>
          <w:tcPr>
            <w:tcW w:w="1980" w:type="dxa"/>
          </w:tcPr>
          <w:p w14:paraId="6C86FD69" w14:textId="36BE85FD" w:rsidR="000B1161" w:rsidRPr="007B06B6" w:rsidRDefault="000B1161" w:rsidP="000B1161">
            <w:pPr>
              <w:ind w:firstLine="0"/>
              <w:rPr>
                <w:rFonts w:cs="Times New Roman"/>
                <w:i/>
              </w:rPr>
            </w:pPr>
            <w:r w:rsidRPr="00343166">
              <w:t>24.98 (24.98)</w:t>
            </w:r>
          </w:p>
        </w:tc>
      </w:tr>
      <w:tr w:rsidR="000B1161" w:rsidRPr="0040020E" w14:paraId="4DD06E5A" w14:textId="77777777" w:rsidTr="000B1161">
        <w:trPr>
          <w:trHeight w:val="583"/>
        </w:trPr>
        <w:tc>
          <w:tcPr>
            <w:tcW w:w="648" w:type="dxa"/>
            <w:vAlign w:val="center"/>
          </w:tcPr>
          <w:p w14:paraId="50AE152D" w14:textId="52DEE6D2" w:rsidR="000B1161" w:rsidRPr="00F86F41" w:rsidRDefault="000B1161" w:rsidP="000B1161">
            <w:pPr>
              <w:ind w:firstLine="0"/>
              <w:rPr>
                <w:rFonts w:cs="Times New Roman"/>
              </w:rPr>
            </w:pPr>
            <w:r w:rsidRPr="00F86F41">
              <w:rPr>
                <w:rFonts w:cs="Times New Roman"/>
                <w:color w:val="000000"/>
              </w:rPr>
              <w:t>15</w:t>
            </w:r>
          </w:p>
        </w:tc>
        <w:tc>
          <w:tcPr>
            <w:tcW w:w="2880" w:type="dxa"/>
          </w:tcPr>
          <w:p w14:paraId="5C7D1551" w14:textId="62CCED02" w:rsidR="000B1161" w:rsidRPr="00F86F41" w:rsidRDefault="000B1161" w:rsidP="000B1161">
            <w:pPr>
              <w:ind w:firstLine="0"/>
              <w:rPr>
                <w:rFonts w:cs="Times New Roman"/>
                <w:color w:val="000000"/>
              </w:rPr>
            </w:pPr>
            <w:r w:rsidRPr="00343166">
              <w:t>Kroker et al.</w:t>
            </w:r>
          </w:p>
        </w:tc>
        <w:tc>
          <w:tcPr>
            <w:tcW w:w="1440" w:type="dxa"/>
          </w:tcPr>
          <w:p w14:paraId="416F5091" w14:textId="16DC07C7" w:rsidR="000B1161" w:rsidRPr="007B06B6" w:rsidRDefault="000B1161" w:rsidP="000B1161">
            <w:pPr>
              <w:ind w:firstLine="0"/>
              <w:rPr>
                <w:rFonts w:cs="Times New Roman"/>
              </w:rPr>
            </w:pPr>
            <w:r w:rsidRPr="00343166">
              <w:t>Belgium</w:t>
            </w:r>
          </w:p>
        </w:tc>
        <w:tc>
          <w:tcPr>
            <w:tcW w:w="1080" w:type="dxa"/>
          </w:tcPr>
          <w:p w14:paraId="66728FC2" w14:textId="66F39F7A" w:rsidR="000B1161" w:rsidRPr="007B06B6" w:rsidRDefault="000B1161" w:rsidP="000B1161">
            <w:pPr>
              <w:ind w:firstLine="0"/>
              <w:rPr>
                <w:rFonts w:cs="Times New Roman"/>
              </w:rPr>
            </w:pPr>
            <w:r w:rsidRPr="00343166">
              <w:t>100</w:t>
            </w:r>
          </w:p>
        </w:tc>
        <w:tc>
          <w:tcPr>
            <w:tcW w:w="2340" w:type="dxa"/>
          </w:tcPr>
          <w:p w14:paraId="5401F173" w14:textId="6C36D6AC" w:rsidR="000B1161" w:rsidRPr="007B06B6" w:rsidRDefault="000B1161" w:rsidP="000B1161">
            <w:pPr>
              <w:ind w:firstLine="0"/>
              <w:rPr>
                <w:rFonts w:cs="Times New Roman"/>
              </w:rPr>
            </w:pPr>
            <w:r w:rsidRPr="00343166">
              <w:t>18-56, 22.34</w:t>
            </w:r>
            <w:r>
              <w:t xml:space="preserve">; </w:t>
            </w:r>
            <w:r w:rsidRPr="00343166">
              <w:t>7.72</w:t>
            </w:r>
          </w:p>
        </w:tc>
        <w:tc>
          <w:tcPr>
            <w:tcW w:w="1440" w:type="dxa"/>
          </w:tcPr>
          <w:p w14:paraId="699898CC" w14:textId="3E2C1CBE" w:rsidR="000B1161" w:rsidRPr="007B06B6" w:rsidRDefault="000B1161" w:rsidP="000B1161">
            <w:pPr>
              <w:ind w:firstLine="0"/>
              <w:rPr>
                <w:rFonts w:cs="Times New Roman"/>
              </w:rPr>
            </w:pPr>
            <w:r w:rsidRPr="00343166">
              <w:t>15</w:t>
            </w:r>
            <w:r w:rsidR="00B548E2">
              <w:t>:</w:t>
            </w:r>
            <w:r w:rsidRPr="00343166">
              <w:t>26</w:t>
            </w:r>
            <w:r w:rsidR="00B548E2">
              <w:t>:</w:t>
            </w:r>
            <w:r w:rsidRPr="00343166">
              <w:t>0</w:t>
            </w:r>
          </w:p>
        </w:tc>
        <w:tc>
          <w:tcPr>
            <w:tcW w:w="2520" w:type="dxa"/>
          </w:tcPr>
          <w:p w14:paraId="1E2ACA04" w14:textId="3029DFF4" w:rsidR="000B1161" w:rsidRPr="007B06B6" w:rsidRDefault="000B1161" w:rsidP="000B1161">
            <w:pPr>
              <w:ind w:firstLine="0"/>
              <w:rPr>
                <w:rFonts w:cs="Times New Roman"/>
                <w:i/>
              </w:rPr>
            </w:pPr>
            <w:r w:rsidRPr="00343166">
              <w:t>27.39 (27.39)</w:t>
            </w:r>
          </w:p>
        </w:tc>
        <w:tc>
          <w:tcPr>
            <w:tcW w:w="1980" w:type="dxa"/>
          </w:tcPr>
          <w:p w14:paraId="6A94B140" w14:textId="6BED6964" w:rsidR="000B1161" w:rsidRPr="007B06B6" w:rsidRDefault="000B1161" w:rsidP="000B1161">
            <w:pPr>
              <w:ind w:firstLine="0"/>
              <w:rPr>
                <w:rFonts w:cs="Times New Roman"/>
                <w:i/>
              </w:rPr>
            </w:pPr>
            <w:r w:rsidRPr="00343166">
              <w:t>36.41 (36.41)</w:t>
            </w:r>
          </w:p>
        </w:tc>
      </w:tr>
      <w:tr w:rsidR="000B1161" w:rsidRPr="0040020E" w14:paraId="733ADFE0" w14:textId="77777777" w:rsidTr="000B1161">
        <w:trPr>
          <w:trHeight w:val="583"/>
        </w:trPr>
        <w:tc>
          <w:tcPr>
            <w:tcW w:w="648" w:type="dxa"/>
            <w:vAlign w:val="center"/>
          </w:tcPr>
          <w:p w14:paraId="2A9C353E" w14:textId="4CFE9530" w:rsidR="000B1161" w:rsidRPr="00F86F41" w:rsidRDefault="000B1161" w:rsidP="000B1161">
            <w:pPr>
              <w:ind w:firstLine="0"/>
              <w:rPr>
                <w:rFonts w:cs="Times New Roman"/>
              </w:rPr>
            </w:pPr>
            <w:r w:rsidRPr="00F86F41">
              <w:rPr>
                <w:rFonts w:cs="Times New Roman"/>
                <w:color w:val="000000"/>
              </w:rPr>
              <w:t>16</w:t>
            </w:r>
          </w:p>
        </w:tc>
        <w:tc>
          <w:tcPr>
            <w:tcW w:w="2880" w:type="dxa"/>
          </w:tcPr>
          <w:p w14:paraId="4DF8DFA3" w14:textId="72A69DEE" w:rsidR="000B1161" w:rsidRPr="00F86F41" w:rsidRDefault="000B1161" w:rsidP="000B1161">
            <w:pPr>
              <w:ind w:firstLine="0"/>
              <w:rPr>
                <w:rFonts w:cs="Times New Roman"/>
                <w:color w:val="000000"/>
              </w:rPr>
            </w:pPr>
            <w:r w:rsidRPr="00343166">
              <w:t>Ku</w:t>
            </w:r>
          </w:p>
        </w:tc>
        <w:tc>
          <w:tcPr>
            <w:tcW w:w="1440" w:type="dxa"/>
          </w:tcPr>
          <w:p w14:paraId="45B362AA" w14:textId="5FECA55E" w:rsidR="000B1161" w:rsidRPr="007B06B6" w:rsidRDefault="000B1161" w:rsidP="000B1161">
            <w:pPr>
              <w:ind w:firstLine="0"/>
              <w:rPr>
                <w:rFonts w:cs="Times New Roman"/>
              </w:rPr>
            </w:pPr>
            <w:r w:rsidRPr="00343166">
              <w:t>China</w:t>
            </w:r>
          </w:p>
        </w:tc>
        <w:tc>
          <w:tcPr>
            <w:tcW w:w="1080" w:type="dxa"/>
          </w:tcPr>
          <w:p w14:paraId="0DDCF71E" w14:textId="15E31246" w:rsidR="000B1161" w:rsidRPr="007B06B6" w:rsidRDefault="000B1161" w:rsidP="000B1161">
            <w:pPr>
              <w:ind w:firstLine="0"/>
              <w:rPr>
                <w:rFonts w:cs="Times New Roman"/>
              </w:rPr>
            </w:pPr>
            <w:r w:rsidRPr="00E50C71">
              <w:rPr>
                <w:highlight w:val="yellow"/>
                <w:rPrChange w:id="6" w:author="Hussey, Ian (PSY)" w:date="2025-09-05T15:36:00Z" w16du:dateUtc="2025-09-05T14:36:00Z">
                  <w:rPr/>
                </w:rPrChange>
              </w:rPr>
              <w:t>91</w:t>
            </w:r>
            <w:r w:rsidRPr="00343166">
              <w:t>.7</w:t>
            </w:r>
          </w:p>
        </w:tc>
        <w:tc>
          <w:tcPr>
            <w:tcW w:w="2340" w:type="dxa"/>
          </w:tcPr>
          <w:p w14:paraId="7100E7D4" w14:textId="52B39377" w:rsidR="000B1161" w:rsidRPr="007B06B6" w:rsidRDefault="000B1161" w:rsidP="000B1161">
            <w:pPr>
              <w:ind w:firstLine="0"/>
              <w:rPr>
                <w:rFonts w:cs="Times New Roman"/>
              </w:rPr>
            </w:pPr>
            <w:r w:rsidRPr="00343166">
              <w:t xml:space="preserve">18-27, </w:t>
            </w:r>
            <w:r w:rsidRPr="00E50C71">
              <w:rPr>
                <w:highlight w:val="yellow"/>
                <w:rPrChange w:id="7" w:author="Hussey, Ian (PSY)" w:date="2025-09-05T15:37:00Z" w16du:dateUtc="2025-09-05T14:37:00Z">
                  <w:rPr/>
                </w:rPrChange>
              </w:rPr>
              <w:t>20.92</w:t>
            </w:r>
            <w:r>
              <w:t xml:space="preserve">; </w:t>
            </w:r>
            <w:r w:rsidRPr="00E50C71">
              <w:rPr>
                <w:highlight w:val="yellow"/>
                <w:rPrChange w:id="8" w:author="Hussey, Ian (PSY)" w:date="2025-09-05T15:38:00Z" w16du:dateUtc="2025-09-05T14:38:00Z">
                  <w:rPr/>
                </w:rPrChange>
              </w:rPr>
              <w:t>2.26</w:t>
            </w:r>
          </w:p>
        </w:tc>
        <w:tc>
          <w:tcPr>
            <w:tcW w:w="1440" w:type="dxa"/>
          </w:tcPr>
          <w:p w14:paraId="4ACA971E" w14:textId="65FC1F85" w:rsidR="000B1161" w:rsidRPr="007B06B6" w:rsidRDefault="000B1161" w:rsidP="000B1161">
            <w:pPr>
              <w:ind w:firstLine="0"/>
              <w:rPr>
                <w:rFonts w:cs="Times New Roman"/>
              </w:rPr>
            </w:pPr>
            <w:r w:rsidRPr="00343166">
              <w:t>22</w:t>
            </w:r>
            <w:r w:rsidR="00B548E2">
              <w:t>:</w:t>
            </w:r>
            <w:r w:rsidRPr="00343166">
              <w:t>66</w:t>
            </w:r>
            <w:r w:rsidR="00B548E2">
              <w:t>:</w:t>
            </w:r>
            <w:r w:rsidRPr="00343166">
              <w:t>0</w:t>
            </w:r>
          </w:p>
        </w:tc>
        <w:tc>
          <w:tcPr>
            <w:tcW w:w="2520" w:type="dxa"/>
          </w:tcPr>
          <w:p w14:paraId="59143157" w14:textId="5F29579F" w:rsidR="000B1161" w:rsidRPr="007B06B6" w:rsidRDefault="000B1161" w:rsidP="000B1161">
            <w:pPr>
              <w:ind w:firstLine="0"/>
              <w:rPr>
                <w:rFonts w:cs="Times New Roman"/>
                <w:i/>
              </w:rPr>
            </w:pPr>
            <w:r w:rsidRPr="00343166">
              <w:t>13.6 (13.6)</w:t>
            </w:r>
          </w:p>
        </w:tc>
        <w:tc>
          <w:tcPr>
            <w:tcW w:w="1980" w:type="dxa"/>
          </w:tcPr>
          <w:p w14:paraId="76B5AF78" w14:textId="11E30172" w:rsidR="000B1161" w:rsidRPr="007B06B6" w:rsidRDefault="000B1161" w:rsidP="000B1161">
            <w:pPr>
              <w:ind w:firstLine="0"/>
              <w:rPr>
                <w:rFonts w:cs="Times New Roman"/>
                <w:i/>
              </w:rPr>
            </w:pPr>
            <w:r w:rsidRPr="00343166">
              <w:t>14.77 (14.77)</w:t>
            </w:r>
          </w:p>
        </w:tc>
      </w:tr>
      <w:tr w:rsidR="000B1161" w:rsidRPr="0040020E" w14:paraId="72ACB2C4" w14:textId="77777777" w:rsidTr="000B1161">
        <w:trPr>
          <w:trHeight w:val="583"/>
        </w:trPr>
        <w:tc>
          <w:tcPr>
            <w:tcW w:w="648" w:type="dxa"/>
            <w:vAlign w:val="center"/>
          </w:tcPr>
          <w:p w14:paraId="062867ED" w14:textId="30E5EA3C" w:rsidR="000B1161" w:rsidRPr="00F86F41" w:rsidRDefault="000B1161" w:rsidP="000B1161">
            <w:pPr>
              <w:ind w:firstLine="0"/>
              <w:rPr>
                <w:rFonts w:cs="Times New Roman"/>
              </w:rPr>
            </w:pPr>
            <w:r w:rsidRPr="00F86F41">
              <w:rPr>
                <w:rFonts w:cs="Times New Roman"/>
                <w:color w:val="000000"/>
              </w:rPr>
              <w:t>17</w:t>
            </w:r>
          </w:p>
        </w:tc>
        <w:tc>
          <w:tcPr>
            <w:tcW w:w="2880" w:type="dxa"/>
          </w:tcPr>
          <w:p w14:paraId="570B22CC" w14:textId="45BA2A32" w:rsidR="000B1161" w:rsidRPr="00F86F41" w:rsidRDefault="000B1161" w:rsidP="000B1161">
            <w:pPr>
              <w:ind w:firstLine="0"/>
              <w:rPr>
                <w:rFonts w:cs="Times New Roman"/>
                <w:color w:val="000000"/>
              </w:rPr>
            </w:pPr>
            <w:proofErr w:type="spellStart"/>
            <w:r w:rsidRPr="00343166">
              <w:t>Kumalasari</w:t>
            </w:r>
            <w:proofErr w:type="spellEnd"/>
            <w:r w:rsidRPr="00343166">
              <w:t xml:space="preserve"> &amp; Novita</w:t>
            </w:r>
          </w:p>
        </w:tc>
        <w:tc>
          <w:tcPr>
            <w:tcW w:w="1440" w:type="dxa"/>
          </w:tcPr>
          <w:p w14:paraId="57279B01" w14:textId="7ABCA068" w:rsidR="000B1161" w:rsidRPr="007B06B6" w:rsidRDefault="000B1161" w:rsidP="000B1161">
            <w:pPr>
              <w:ind w:firstLine="0"/>
              <w:rPr>
                <w:rFonts w:cs="Times New Roman"/>
              </w:rPr>
            </w:pPr>
            <w:r w:rsidRPr="00343166">
              <w:t>Indonesia</w:t>
            </w:r>
          </w:p>
        </w:tc>
        <w:tc>
          <w:tcPr>
            <w:tcW w:w="1080" w:type="dxa"/>
          </w:tcPr>
          <w:p w14:paraId="25726023" w14:textId="3076D28B" w:rsidR="000B1161" w:rsidRPr="007B06B6" w:rsidRDefault="000B1161" w:rsidP="000B1161">
            <w:pPr>
              <w:ind w:firstLine="0"/>
              <w:rPr>
                <w:rFonts w:cs="Times New Roman"/>
              </w:rPr>
            </w:pPr>
            <w:r w:rsidRPr="00343166">
              <w:t>90.6</w:t>
            </w:r>
          </w:p>
        </w:tc>
        <w:tc>
          <w:tcPr>
            <w:tcW w:w="2340" w:type="dxa"/>
          </w:tcPr>
          <w:p w14:paraId="2FDEF256" w14:textId="33D6D526" w:rsidR="000B1161" w:rsidRPr="007B06B6" w:rsidRDefault="000B1161" w:rsidP="000B1161">
            <w:pPr>
              <w:ind w:firstLine="0"/>
              <w:rPr>
                <w:rFonts w:cs="Times New Roman"/>
              </w:rPr>
            </w:pPr>
            <w:r w:rsidRPr="00343166">
              <w:t>17-35, 20.66</w:t>
            </w:r>
            <w:r>
              <w:t xml:space="preserve">; </w:t>
            </w:r>
            <w:r w:rsidRPr="00343166">
              <w:t>2.59</w:t>
            </w:r>
          </w:p>
        </w:tc>
        <w:tc>
          <w:tcPr>
            <w:tcW w:w="1440" w:type="dxa"/>
          </w:tcPr>
          <w:p w14:paraId="17039BFF" w14:textId="67B72332" w:rsidR="000B1161" w:rsidRPr="007B06B6" w:rsidRDefault="000B1161" w:rsidP="000B1161">
            <w:pPr>
              <w:ind w:firstLine="0"/>
              <w:rPr>
                <w:rFonts w:cs="Times New Roman"/>
              </w:rPr>
            </w:pPr>
            <w:r w:rsidRPr="00343166">
              <w:t>23</w:t>
            </w:r>
            <w:r w:rsidR="00B548E2">
              <w:t>:</w:t>
            </w:r>
            <w:r w:rsidRPr="00343166">
              <w:t>83</w:t>
            </w:r>
            <w:r w:rsidR="00B548E2">
              <w:t>:</w:t>
            </w:r>
            <w:r w:rsidRPr="00343166">
              <w:t>0</w:t>
            </w:r>
          </w:p>
        </w:tc>
        <w:tc>
          <w:tcPr>
            <w:tcW w:w="2520" w:type="dxa"/>
          </w:tcPr>
          <w:p w14:paraId="00843572" w14:textId="00C8F0EC" w:rsidR="000B1161" w:rsidRPr="007B06B6" w:rsidRDefault="000B1161" w:rsidP="000B1161">
            <w:pPr>
              <w:ind w:firstLine="0"/>
              <w:rPr>
                <w:rFonts w:cs="Times New Roman"/>
                <w:i/>
              </w:rPr>
            </w:pPr>
            <w:r w:rsidRPr="00343166">
              <w:t>30.2 (30.2)</w:t>
            </w:r>
          </w:p>
        </w:tc>
        <w:tc>
          <w:tcPr>
            <w:tcW w:w="1980" w:type="dxa"/>
          </w:tcPr>
          <w:p w14:paraId="6B03058B" w14:textId="252AE49C" w:rsidR="000B1161" w:rsidRPr="007B06B6" w:rsidRDefault="000B1161" w:rsidP="000B1161">
            <w:pPr>
              <w:ind w:firstLine="0"/>
              <w:rPr>
                <w:rFonts w:cs="Times New Roman"/>
                <w:i/>
              </w:rPr>
            </w:pPr>
            <w:r w:rsidRPr="00343166">
              <w:t>29.15 (29.15)</w:t>
            </w:r>
          </w:p>
        </w:tc>
      </w:tr>
      <w:tr w:rsidR="000B1161" w:rsidRPr="0040020E" w14:paraId="7E7F06CE" w14:textId="77777777" w:rsidTr="000B1161">
        <w:trPr>
          <w:trHeight w:val="583"/>
        </w:trPr>
        <w:tc>
          <w:tcPr>
            <w:tcW w:w="648" w:type="dxa"/>
            <w:vAlign w:val="center"/>
          </w:tcPr>
          <w:p w14:paraId="0471BFFB" w14:textId="1367EC5B" w:rsidR="000B1161" w:rsidRPr="00F86F41" w:rsidRDefault="000B1161" w:rsidP="000B1161">
            <w:pPr>
              <w:ind w:firstLine="0"/>
              <w:rPr>
                <w:rFonts w:cs="Times New Roman"/>
              </w:rPr>
            </w:pPr>
            <w:r w:rsidRPr="00F86F41">
              <w:rPr>
                <w:rFonts w:cs="Times New Roman"/>
                <w:color w:val="000000"/>
              </w:rPr>
              <w:t>18</w:t>
            </w:r>
          </w:p>
        </w:tc>
        <w:tc>
          <w:tcPr>
            <w:tcW w:w="2880" w:type="dxa"/>
          </w:tcPr>
          <w:p w14:paraId="5DCFBD7C" w14:textId="4C459081" w:rsidR="000B1161" w:rsidRPr="00F86F41" w:rsidRDefault="000B1161" w:rsidP="000B1161">
            <w:pPr>
              <w:ind w:firstLine="0"/>
              <w:rPr>
                <w:rFonts w:cs="Times New Roman"/>
                <w:color w:val="000000"/>
              </w:rPr>
            </w:pPr>
            <w:r w:rsidRPr="00343166">
              <w:t>Levy &amp; Ngyuen</w:t>
            </w:r>
          </w:p>
        </w:tc>
        <w:tc>
          <w:tcPr>
            <w:tcW w:w="1440" w:type="dxa"/>
          </w:tcPr>
          <w:p w14:paraId="1ADEB8FB" w14:textId="6AA6108B" w:rsidR="000B1161" w:rsidRPr="007B06B6" w:rsidRDefault="000B1161" w:rsidP="000B1161">
            <w:pPr>
              <w:ind w:firstLine="0"/>
              <w:rPr>
                <w:rFonts w:cs="Times New Roman"/>
              </w:rPr>
            </w:pPr>
            <w:r w:rsidRPr="00343166">
              <w:t>USA</w:t>
            </w:r>
          </w:p>
        </w:tc>
        <w:tc>
          <w:tcPr>
            <w:tcW w:w="1080" w:type="dxa"/>
          </w:tcPr>
          <w:p w14:paraId="6D6B42E2" w14:textId="3F9295ED" w:rsidR="000B1161" w:rsidRPr="007B06B6" w:rsidRDefault="000B1161" w:rsidP="000B1161">
            <w:pPr>
              <w:ind w:firstLine="0"/>
              <w:rPr>
                <w:rFonts w:cs="Times New Roman"/>
              </w:rPr>
            </w:pPr>
            <w:r w:rsidRPr="00343166">
              <w:t>91.9</w:t>
            </w:r>
          </w:p>
        </w:tc>
        <w:tc>
          <w:tcPr>
            <w:tcW w:w="2340" w:type="dxa"/>
          </w:tcPr>
          <w:p w14:paraId="46F1BFCD" w14:textId="6C3E5E6E" w:rsidR="000B1161" w:rsidRPr="007B06B6" w:rsidRDefault="000B1161" w:rsidP="000B1161">
            <w:pPr>
              <w:ind w:firstLine="0"/>
              <w:rPr>
                <w:rFonts w:cs="Times New Roman"/>
              </w:rPr>
            </w:pPr>
            <w:r w:rsidRPr="00343166">
              <w:t>17-38, 19.34</w:t>
            </w:r>
            <w:r>
              <w:t xml:space="preserve">; </w:t>
            </w:r>
            <w:r w:rsidRPr="00343166">
              <w:t>2.45</w:t>
            </w:r>
          </w:p>
        </w:tc>
        <w:tc>
          <w:tcPr>
            <w:tcW w:w="1440" w:type="dxa"/>
          </w:tcPr>
          <w:p w14:paraId="4358044C" w14:textId="30E31FB1" w:rsidR="000B1161" w:rsidRPr="007B06B6" w:rsidRDefault="000B1161" w:rsidP="000B1161">
            <w:pPr>
              <w:ind w:firstLine="0"/>
              <w:rPr>
                <w:rFonts w:cs="Times New Roman"/>
              </w:rPr>
            </w:pPr>
            <w:r w:rsidRPr="00343166">
              <w:t>21</w:t>
            </w:r>
            <w:r w:rsidR="00B548E2">
              <w:t>:</w:t>
            </w:r>
            <w:r w:rsidRPr="00343166">
              <w:t>68</w:t>
            </w:r>
            <w:r w:rsidR="00B548E2">
              <w:t>:</w:t>
            </w:r>
            <w:r w:rsidRPr="00343166">
              <w:t>2</w:t>
            </w:r>
          </w:p>
        </w:tc>
        <w:tc>
          <w:tcPr>
            <w:tcW w:w="2520" w:type="dxa"/>
          </w:tcPr>
          <w:p w14:paraId="22A9B5DF" w14:textId="79D24EC3" w:rsidR="000B1161" w:rsidRPr="007B06B6" w:rsidRDefault="000B1161" w:rsidP="000B1161">
            <w:pPr>
              <w:ind w:firstLine="0"/>
              <w:rPr>
                <w:rFonts w:cs="Times New Roman"/>
                <w:i/>
              </w:rPr>
            </w:pPr>
            <w:r w:rsidRPr="00343166">
              <w:t>18.85 (18.85)</w:t>
            </w:r>
          </w:p>
        </w:tc>
        <w:tc>
          <w:tcPr>
            <w:tcW w:w="1980" w:type="dxa"/>
          </w:tcPr>
          <w:p w14:paraId="63B2F2D1" w14:textId="578DE1D1" w:rsidR="000B1161" w:rsidRPr="007B06B6" w:rsidRDefault="000B1161" w:rsidP="000B1161">
            <w:pPr>
              <w:ind w:firstLine="0"/>
              <w:rPr>
                <w:rFonts w:cs="Times New Roman"/>
                <w:i/>
              </w:rPr>
            </w:pPr>
            <w:r w:rsidRPr="00343166">
              <w:t>19.93 (19.93)</w:t>
            </w:r>
          </w:p>
        </w:tc>
      </w:tr>
      <w:tr w:rsidR="000B1161" w:rsidRPr="0040020E" w14:paraId="534D150B" w14:textId="77777777" w:rsidTr="000B1161">
        <w:trPr>
          <w:trHeight w:val="583"/>
        </w:trPr>
        <w:tc>
          <w:tcPr>
            <w:tcW w:w="648" w:type="dxa"/>
            <w:vAlign w:val="center"/>
          </w:tcPr>
          <w:p w14:paraId="4ACC3778" w14:textId="46EB2692" w:rsidR="000B1161" w:rsidRPr="00F86F41" w:rsidRDefault="000B1161" w:rsidP="000B1161">
            <w:pPr>
              <w:ind w:firstLine="0"/>
              <w:rPr>
                <w:rFonts w:cs="Times New Roman"/>
              </w:rPr>
            </w:pPr>
            <w:r w:rsidRPr="00F86F41">
              <w:rPr>
                <w:rFonts w:cs="Times New Roman"/>
                <w:color w:val="000000"/>
              </w:rPr>
              <w:t>19</w:t>
            </w:r>
          </w:p>
        </w:tc>
        <w:tc>
          <w:tcPr>
            <w:tcW w:w="2880" w:type="dxa"/>
          </w:tcPr>
          <w:p w14:paraId="2CD0EBC3" w14:textId="66598A85" w:rsidR="000B1161" w:rsidRPr="00F86F41" w:rsidRDefault="000B1161" w:rsidP="000B1161">
            <w:pPr>
              <w:ind w:firstLine="0"/>
              <w:rPr>
                <w:rFonts w:cs="Times New Roman"/>
                <w:color w:val="000000"/>
              </w:rPr>
            </w:pPr>
            <w:r w:rsidRPr="00343166">
              <w:t>Lin et al.</w:t>
            </w:r>
          </w:p>
        </w:tc>
        <w:tc>
          <w:tcPr>
            <w:tcW w:w="1440" w:type="dxa"/>
          </w:tcPr>
          <w:p w14:paraId="1778C14D" w14:textId="413C8DCE" w:rsidR="000B1161" w:rsidRPr="007B06B6" w:rsidRDefault="000B1161" w:rsidP="000B1161">
            <w:pPr>
              <w:ind w:firstLine="0"/>
              <w:rPr>
                <w:rFonts w:cs="Times New Roman"/>
              </w:rPr>
            </w:pPr>
            <w:r w:rsidRPr="00343166">
              <w:t>China</w:t>
            </w:r>
          </w:p>
        </w:tc>
        <w:tc>
          <w:tcPr>
            <w:tcW w:w="1080" w:type="dxa"/>
          </w:tcPr>
          <w:p w14:paraId="0E9C5E20" w14:textId="18EAB547" w:rsidR="000B1161" w:rsidRPr="007B06B6" w:rsidRDefault="000B1161" w:rsidP="000B1161">
            <w:pPr>
              <w:ind w:firstLine="0"/>
              <w:rPr>
                <w:rFonts w:cs="Times New Roman"/>
              </w:rPr>
            </w:pPr>
            <w:r w:rsidRPr="00343166">
              <w:t>97.5</w:t>
            </w:r>
          </w:p>
        </w:tc>
        <w:tc>
          <w:tcPr>
            <w:tcW w:w="2340" w:type="dxa"/>
          </w:tcPr>
          <w:p w14:paraId="1FD3991D" w14:textId="7BE30137" w:rsidR="000B1161" w:rsidRPr="007B06B6" w:rsidRDefault="000B1161" w:rsidP="000B1161">
            <w:pPr>
              <w:ind w:firstLine="0"/>
              <w:rPr>
                <w:rFonts w:cs="Times New Roman"/>
              </w:rPr>
            </w:pPr>
            <w:r w:rsidRPr="00343166">
              <w:t>1-24, 19.54</w:t>
            </w:r>
            <w:r>
              <w:t xml:space="preserve">; </w:t>
            </w:r>
            <w:r w:rsidRPr="00343166">
              <w:t>2.7</w:t>
            </w:r>
          </w:p>
        </w:tc>
        <w:tc>
          <w:tcPr>
            <w:tcW w:w="1440" w:type="dxa"/>
          </w:tcPr>
          <w:p w14:paraId="13A5BCD0" w14:textId="6962CF5B" w:rsidR="000B1161" w:rsidRPr="007B06B6" w:rsidRDefault="000B1161" w:rsidP="000B1161">
            <w:pPr>
              <w:ind w:firstLine="0"/>
              <w:rPr>
                <w:rFonts w:cs="Times New Roman"/>
              </w:rPr>
            </w:pPr>
            <w:r w:rsidRPr="00343166">
              <w:t>17</w:t>
            </w:r>
            <w:r w:rsidR="00B548E2">
              <w:t>:</w:t>
            </w:r>
            <w:r w:rsidRPr="00343166">
              <w:t>60</w:t>
            </w:r>
            <w:r w:rsidR="00B548E2">
              <w:t>:</w:t>
            </w:r>
            <w:r w:rsidRPr="00343166">
              <w:t>1</w:t>
            </w:r>
          </w:p>
        </w:tc>
        <w:tc>
          <w:tcPr>
            <w:tcW w:w="2520" w:type="dxa"/>
          </w:tcPr>
          <w:p w14:paraId="584931C8" w14:textId="2F98925F" w:rsidR="000B1161" w:rsidRPr="007B06B6" w:rsidRDefault="000B1161" w:rsidP="000B1161">
            <w:pPr>
              <w:ind w:firstLine="0"/>
              <w:rPr>
                <w:rFonts w:cs="Times New Roman"/>
                <w:i/>
              </w:rPr>
            </w:pPr>
            <w:r w:rsidRPr="00343166">
              <w:t>19.62 (19.62)</w:t>
            </w:r>
          </w:p>
        </w:tc>
        <w:tc>
          <w:tcPr>
            <w:tcW w:w="1980" w:type="dxa"/>
          </w:tcPr>
          <w:p w14:paraId="0B07A4AB" w14:textId="69A76FEB" w:rsidR="000B1161" w:rsidRPr="007B06B6" w:rsidRDefault="000B1161" w:rsidP="000B1161">
            <w:pPr>
              <w:ind w:firstLine="0"/>
              <w:rPr>
                <w:rFonts w:cs="Times New Roman"/>
                <w:i/>
              </w:rPr>
            </w:pPr>
            <w:r w:rsidRPr="00343166">
              <w:t>17.12 (17.12)</w:t>
            </w:r>
          </w:p>
        </w:tc>
      </w:tr>
      <w:tr w:rsidR="000B1161" w:rsidRPr="0040020E" w14:paraId="39BAAA29" w14:textId="77777777" w:rsidTr="000B1161">
        <w:trPr>
          <w:trHeight w:val="583"/>
        </w:trPr>
        <w:tc>
          <w:tcPr>
            <w:tcW w:w="648" w:type="dxa"/>
            <w:vAlign w:val="center"/>
          </w:tcPr>
          <w:p w14:paraId="6E719002" w14:textId="452DF10B" w:rsidR="000B1161" w:rsidRPr="00F86F41" w:rsidRDefault="000B1161" w:rsidP="000B1161">
            <w:pPr>
              <w:ind w:firstLine="0"/>
              <w:rPr>
                <w:rFonts w:cs="Times New Roman"/>
              </w:rPr>
            </w:pPr>
            <w:r w:rsidRPr="00F86F41">
              <w:rPr>
                <w:rFonts w:cs="Times New Roman"/>
                <w:color w:val="000000"/>
              </w:rPr>
              <w:t>20</w:t>
            </w:r>
          </w:p>
        </w:tc>
        <w:tc>
          <w:tcPr>
            <w:tcW w:w="2880" w:type="dxa"/>
          </w:tcPr>
          <w:p w14:paraId="7A4F95A1" w14:textId="02126AEE" w:rsidR="000B1161" w:rsidRPr="00F86F41" w:rsidRDefault="000B1161" w:rsidP="000B1161">
            <w:pPr>
              <w:ind w:firstLine="0"/>
              <w:rPr>
                <w:rFonts w:cs="Times New Roman"/>
                <w:color w:val="000000"/>
              </w:rPr>
            </w:pPr>
            <w:r w:rsidRPr="00343166">
              <w:t>Linden &amp; Vail</w:t>
            </w:r>
          </w:p>
        </w:tc>
        <w:tc>
          <w:tcPr>
            <w:tcW w:w="1440" w:type="dxa"/>
          </w:tcPr>
          <w:p w14:paraId="15AE97FD" w14:textId="76C0DD72" w:rsidR="000B1161" w:rsidRPr="007B06B6" w:rsidRDefault="000B1161" w:rsidP="000B1161">
            <w:pPr>
              <w:ind w:firstLine="0"/>
              <w:rPr>
                <w:rFonts w:cs="Times New Roman"/>
              </w:rPr>
            </w:pPr>
            <w:r w:rsidRPr="00343166">
              <w:t>USA</w:t>
            </w:r>
          </w:p>
        </w:tc>
        <w:tc>
          <w:tcPr>
            <w:tcW w:w="1080" w:type="dxa"/>
          </w:tcPr>
          <w:p w14:paraId="660970BE" w14:textId="70E8F801" w:rsidR="000B1161" w:rsidRPr="007B06B6" w:rsidRDefault="000B1161" w:rsidP="000B1161">
            <w:pPr>
              <w:ind w:firstLine="0"/>
              <w:rPr>
                <w:rFonts w:cs="Times New Roman"/>
              </w:rPr>
            </w:pPr>
            <w:r w:rsidRPr="00343166">
              <w:t>77.5</w:t>
            </w:r>
          </w:p>
        </w:tc>
        <w:tc>
          <w:tcPr>
            <w:tcW w:w="2340" w:type="dxa"/>
          </w:tcPr>
          <w:p w14:paraId="13370CD5" w14:textId="35A1C444" w:rsidR="000B1161" w:rsidRPr="007B06B6" w:rsidRDefault="000B1161" w:rsidP="000B1161">
            <w:pPr>
              <w:ind w:firstLine="0"/>
              <w:rPr>
                <w:rFonts w:cs="Times New Roman"/>
              </w:rPr>
            </w:pPr>
            <w:r w:rsidRPr="00343166">
              <w:t>18-40, 19.87</w:t>
            </w:r>
            <w:r>
              <w:t xml:space="preserve">; </w:t>
            </w:r>
            <w:r w:rsidRPr="00343166">
              <w:t>3.4</w:t>
            </w:r>
          </w:p>
        </w:tc>
        <w:tc>
          <w:tcPr>
            <w:tcW w:w="1440" w:type="dxa"/>
          </w:tcPr>
          <w:p w14:paraId="41F3F8C2" w14:textId="7555917D" w:rsidR="000B1161" w:rsidRPr="007B06B6" w:rsidRDefault="000B1161" w:rsidP="000B1161">
            <w:pPr>
              <w:ind w:firstLine="0"/>
              <w:rPr>
                <w:rFonts w:cs="Times New Roman"/>
              </w:rPr>
            </w:pPr>
            <w:r w:rsidRPr="00343166">
              <w:t>17</w:t>
            </w:r>
            <w:r w:rsidR="00B548E2">
              <w:t>:</w:t>
            </w:r>
            <w:r w:rsidRPr="00343166">
              <w:t>45</w:t>
            </w:r>
            <w:r w:rsidR="00B548E2">
              <w:t>:</w:t>
            </w:r>
            <w:r w:rsidRPr="00343166">
              <w:t>0</w:t>
            </w:r>
          </w:p>
        </w:tc>
        <w:tc>
          <w:tcPr>
            <w:tcW w:w="2520" w:type="dxa"/>
          </w:tcPr>
          <w:p w14:paraId="479AF8DA" w14:textId="62479A56" w:rsidR="000B1161" w:rsidRPr="007B06B6" w:rsidRDefault="000B1161" w:rsidP="000B1161">
            <w:pPr>
              <w:ind w:firstLine="0"/>
              <w:rPr>
                <w:rFonts w:cs="Times New Roman"/>
                <w:i/>
              </w:rPr>
            </w:pPr>
            <w:r w:rsidRPr="00343166">
              <w:t>12.44 (12.44)</w:t>
            </w:r>
          </w:p>
        </w:tc>
        <w:tc>
          <w:tcPr>
            <w:tcW w:w="1980" w:type="dxa"/>
          </w:tcPr>
          <w:p w14:paraId="1F499CE3" w14:textId="35B18427" w:rsidR="000B1161" w:rsidRPr="007B06B6" w:rsidRDefault="000B1161" w:rsidP="000B1161">
            <w:pPr>
              <w:ind w:firstLine="0"/>
              <w:rPr>
                <w:rFonts w:cs="Times New Roman"/>
                <w:i/>
              </w:rPr>
            </w:pPr>
            <w:r w:rsidRPr="00343166">
              <w:t>22.1 (22.1)</w:t>
            </w:r>
          </w:p>
        </w:tc>
      </w:tr>
      <w:tr w:rsidR="000B1161" w:rsidRPr="0040020E" w14:paraId="2A3B36C1" w14:textId="77777777" w:rsidTr="000B1161">
        <w:trPr>
          <w:trHeight w:val="583"/>
        </w:trPr>
        <w:tc>
          <w:tcPr>
            <w:tcW w:w="648" w:type="dxa"/>
            <w:vAlign w:val="center"/>
          </w:tcPr>
          <w:p w14:paraId="19EED820" w14:textId="22BF73A8" w:rsidR="000B1161" w:rsidRPr="00F86F41" w:rsidRDefault="000B1161" w:rsidP="000B1161">
            <w:pPr>
              <w:ind w:firstLine="0"/>
              <w:rPr>
                <w:rFonts w:cs="Times New Roman"/>
              </w:rPr>
            </w:pPr>
            <w:r w:rsidRPr="00F86F41">
              <w:rPr>
                <w:rFonts w:cs="Times New Roman"/>
                <w:color w:val="000000"/>
              </w:rPr>
              <w:t>21</w:t>
            </w:r>
          </w:p>
        </w:tc>
        <w:tc>
          <w:tcPr>
            <w:tcW w:w="2880" w:type="dxa"/>
          </w:tcPr>
          <w:p w14:paraId="6F794E1E" w14:textId="66135AB2" w:rsidR="000B1161" w:rsidRPr="00F86F41" w:rsidRDefault="000B1161" w:rsidP="000B1161">
            <w:pPr>
              <w:ind w:firstLine="0"/>
              <w:rPr>
                <w:rFonts w:cs="Times New Roman"/>
                <w:color w:val="000000"/>
              </w:rPr>
            </w:pPr>
            <w:r w:rsidRPr="00343166">
              <w:t>Lopez et al.</w:t>
            </w:r>
          </w:p>
        </w:tc>
        <w:tc>
          <w:tcPr>
            <w:tcW w:w="1440" w:type="dxa"/>
          </w:tcPr>
          <w:p w14:paraId="7AE5F1ED" w14:textId="6D92E10C" w:rsidR="000B1161" w:rsidRPr="007B06B6" w:rsidRDefault="000B1161" w:rsidP="000B1161">
            <w:pPr>
              <w:ind w:firstLine="0"/>
              <w:rPr>
                <w:rFonts w:cs="Times New Roman"/>
              </w:rPr>
            </w:pPr>
            <w:r w:rsidRPr="00343166">
              <w:t>USA</w:t>
            </w:r>
          </w:p>
        </w:tc>
        <w:tc>
          <w:tcPr>
            <w:tcW w:w="1080" w:type="dxa"/>
          </w:tcPr>
          <w:p w14:paraId="627F1B0A" w14:textId="76548C6C" w:rsidR="000B1161" w:rsidRPr="007B06B6" w:rsidRDefault="000B1161" w:rsidP="000B1161">
            <w:pPr>
              <w:ind w:firstLine="0"/>
              <w:rPr>
                <w:rFonts w:cs="Times New Roman"/>
              </w:rPr>
            </w:pPr>
            <w:r w:rsidRPr="00343166">
              <w:t>91.9</w:t>
            </w:r>
          </w:p>
        </w:tc>
        <w:tc>
          <w:tcPr>
            <w:tcW w:w="2340" w:type="dxa"/>
          </w:tcPr>
          <w:p w14:paraId="413D37E8" w14:textId="23C74B44" w:rsidR="000B1161" w:rsidRPr="007B06B6" w:rsidRDefault="000B1161" w:rsidP="000B1161">
            <w:pPr>
              <w:ind w:firstLine="0"/>
              <w:rPr>
                <w:rFonts w:cs="Times New Roman"/>
              </w:rPr>
            </w:pPr>
            <w:r w:rsidRPr="00343166">
              <w:t>18-39, 19.44</w:t>
            </w:r>
            <w:r>
              <w:t xml:space="preserve">; </w:t>
            </w:r>
            <w:r w:rsidRPr="00343166">
              <w:t>2.55</w:t>
            </w:r>
          </w:p>
        </w:tc>
        <w:tc>
          <w:tcPr>
            <w:tcW w:w="1440" w:type="dxa"/>
          </w:tcPr>
          <w:p w14:paraId="6496A0FC" w14:textId="37629350" w:rsidR="000B1161" w:rsidRPr="007B06B6" w:rsidRDefault="000B1161" w:rsidP="000B1161">
            <w:pPr>
              <w:ind w:firstLine="0"/>
              <w:rPr>
                <w:rFonts w:cs="Times New Roman"/>
              </w:rPr>
            </w:pPr>
            <w:r w:rsidRPr="00343166">
              <w:t>37</w:t>
            </w:r>
            <w:r w:rsidR="00B548E2">
              <w:t>:</w:t>
            </w:r>
            <w:r w:rsidRPr="00343166">
              <w:t>41</w:t>
            </w:r>
            <w:r w:rsidR="00B548E2">
              <w:t>:</w:t>
            </w:r>
            <w:r w:rsidRPr="00343166">
              <w:t>1</w:t>
            </w:r>
          </w:p>
        </w:tc>
        <w:tc>
          <w:tcPr>
            <w:tcW w:w="2520" w:type="dxa"/>
          </w:tcPr>
          <w:p w14:paraId="01AADE5C" w14:textId="60C76036" w:rsidR="000B1161" w:rsidRPr="007B06B6" w:rsidRDefault="000B1161" w:rsidP="000B1161">
            <w:pPr>
              <w:ind w:firstLine="0"/>
              <w:rPr>
                <w:rFonts w:cs="Times New Roman"/>
                <w:i/>
              </w:rPr>
            </w:pPr>
            <w:r w:rsidRPr="00343166">
              <w:t>22.51 (22.51)</w:t>
            </w:r>
          </w:p>
        </w:tc>
        <w:tc>
          <w:tcPr>
            <w:tcW w:w="1980" w:type="dxa"/>
          </w:tcPr>
          <w:p w14:paraId="132117BD" w14:textId="5DAAB300" w:rsidR="000B1161" w:rsidRPr="007B06B6" w:rsidRDefault="000B1161" w:rsidP="000B1161">
            <w:pPr>
              <w:ind w:firstLine="0"/>
              <w:rPr>
                <w:rFonts w:cs="Times New Roman"/>
                <w:i/>
              </w:rPr>
            </w:pPr>
            <w:r w:rsidRPr="00343166">
              <w:t>30.04 (30.04)</w:t>
            </w:r>
          </w:p>
        </w:tc>
      </w:tr>
      <w:tr w:rsidR="000B1161" w:rsidRPr="0040020E" w14:paraId="46C8B58C" w14:textId="77777777" w:rsidTr="000B1161">
        <w:trPr>
          <w:trHeight w:val="583"/>
        </w:trPr>
        <w:tc>
          <w:tcPr>
            <w:tcW w:w="648" w:type="dxa"/>
            <w:vAlign w:val="center"/>
          </w:tcPr>
          <w:p w14:paraId="4575B7F8" w14:textId="149F86D4" w:rsidR="000B1161" w:rsidRPr="00F86F41" w:rsidRDefault="000B1161" w:rsidP="000B1161">
            <w:pPr>
              <w:ind w:firstLine="0"/>
              <w:rPr>
                <w:rFonts w:cs="Times New Roman"/>
              </w:rPr>
            </w:pPr>
            <w:r w:rsidRPr="00F86F41">
              <w:rPr>
                <w:rFonts w:cs="Times New Roman"/>
                <w:color w:val="000000"/>
              </w:rPr>
              <w:t>22</w:t>
            </w:r>
          </w:p>
        </w:tc>
        <w:tc>
          <w:tcPr>
            <w:tcW w:w="2880" w:type="dxa"/>
          </w:tcPr>
          <w:p w14:paraId="4C0C66F4" w14:textId="768E9A84" w:rsidR="000B1161" w:rsidRPr="00F86F41" w:rsidRDefault="000B1161" w:rsidP="000B1161">
            <w:pPr>
              <w:ind w:firstLine="0"/>
              <w:rPr>
                <w:rFonts w:cs="Times New Roman"/>
                <w:color w:val="000000"/>
              </w:rPr>
            </w:pPr>
            <w:r w:rsidRPr="00343166">
              <w:t>Ma-Kellams &amp; Lim</w:t>
            </w:r>
          </w:p>
        </w:tc>
        <w:tc>
          <w:tcPr>
            <w:tcW w:w="1440" w:type="dxa"/>
          </w:tcPr>
          <w:p w14:paraId="501F798A" w14:textId="13608FCE" w:rsidR="000B1161" w:rsidRPr="007B06B6" w:rsidRDefault="000B1161" w:rsidP="000B1161">
            <w:pPr>
              <w:ind w:firstLine="0"/>
              <w:rPr>
                <w:rFonts w:cs="Times New Roman"/>
              </w:rPr>
            </w:pPr>
            <w:r w:rsidRPr="00343166">
              <w:t>USA</w:t>
            </w:r>
          </w:p>
        </w:tc>
        <w:tc>
          <w:tcPr>
            <w:tcW w:w="1080" w:type="dxa"/>
          </w:tcPr>
          <w:p w14:paraId="628671CE" w14:textId="22E240E6" w:rsidR="000B1161" w:rsidRPr="007B06B6" w:rsidRDefault="000B1161" w:rsidP="000B1161">
            <w:pPr>
              <w:ind w:firstLine="0"/>
              <w:rPr>
                <w:rFonts w:cs="Times New Roman"/>
              </w:rPr>
            </w:pPr>
            <w:r w:rsidRPr="00343166">
              <w:t>80.6</w:t>
            </w:r>
          </w:p>
        </w:tc>
        <w:tc>
          <w:tcPr>
            <w:tcW w:w="2340" w:type="dxa"/>
          </w:tcPr>
          <w:p w14:paraId="5AC8E166" w14:textId="08713DBD" w:rsidR="000B1161" w:rsidRPr="007B06B6" w:rsidRDefault="000B1161" w:rsidP="000B1161">
            <w:pPr>
              <w:ind w:firstLine="0"/>
              <w:rPr>
                <w:rFonts w:cs="Times New Roman"/>
              </w:rPr>
            </w:pPr>
            <w:r w:rsidRPr="00343166">
              <w:t>17-22, 18.75</w:t>
            </w:r>
            <w:r>
              <w:t xml:space="preserve">; </w:t>
            </w:r>
            <w:r w:rsidRPr="00343166">
              <w:t>1.09</w:t>
            </w:r>
          </w:p>
        </w:tc>
        <w:tc>
          <w:tcPr>
            <w:tcW w:w="1440" w:type="dxa"/>
          </w:tcPr>
          <w:p w14:paraId="677BDFAB" w14:textId="3F5F7E20" w:rsidR="000B1161" w:rsidRPr="007B06B6" w:rsidRDefault="000B1161" w:rsidP="000B1161">
            <w:pPr>
              <w:ind w:firstLine="0"/>
              <w:rPr>
                <w:rFonts w:cs="Times New Roman"/>
              </w:rPr>
            </w:pPr>
            <w:r w:rsidRPr="00343166">
              <w:t>24</w:t>
            </w:r>
            <w:r w:rsidR="00B548E2">
              <w:t>:</w:t>
            </w:r>
            <w:r w:rsidRPr="00343166">
              <w:t>76</w:t>
            </w:r>
            <w:r w:rsidR="00B548E2">
              <w:t>:</w:t>
            </w:r>
            <w:r w:rsidRPr="00343166">
              <w:t>0</w:t>
            </w:r>
          </w:p>
        </w:tc>
        <w:tc>
          <w:tcPr>
            <w:tcW w:w="2520" w:type="dxa"/>
          </w:tcPr>
          <w:p w14:paraId="16408641" w14:textId="02E4FB92" w:rsidR="000B1161" w:rsidRPr="007B06B6" w:rsidRDefault="000B1161" w:rsidP="000B1161">
            <w:pPr>
              <w:ind w:firstLine="0"/>
              <w:rPr>
                <w:rFonts w:cs="Times New Roman"/>
                <w:i/>
              </w:rPr>
            </w:pPr>
            <w:r w:rsidRPr="00343166">
              <w:t>9.4 (9.4)</w:t>
            </w:r>
          </w:p>
        </w:tc>
        <w:tc>
          <w:tcPr>
            <w:tcW w:w="1980" w:type="dxa"/>
          </w:tcPr>
          <w:p w14:paraId="446B2B01" w14:textId="31616963" w:rsidR="000B1161" w:rsidRPr="007B06B6" w:rsidRDefault="000B1161" w:rsidP="000B1161">
            <w:pPr>
              <w:ind w:firstLine="0"/>
              <w:rPr>
                <w:rFonts w:cs="Times New Roman"/>
                <w:i/>
              </w:rPr>
            </w:pPr>
            <w:r w:rsidRPr="00343166">
              <w:t>20.96 (20.96)</w:t>
            </w:r>
          </w:p>
        </w:tc>
      </w:tr>
      <w:tr w:rsidR="000B1161" w:rsidRPr="0040020E" w14:paraId="62FD6CC8" w14:textId="77777777" w:rsidTr="000B1161">
        <w:trPr>
          <w:trHeight w:val="583"/>
        </w:trPr>
        <w:tc>
          <w:tcPr>
            <w:tcW w:w="648" w:type="dxa"/>
            <w:vAlign w:val="center"/>
          </w:tcPr>
          <w:p w14:paraId="02B9DBDC" w14:textId="2B38751C" w:rsidR="000B1161" w:rsidRPr="00F86F41" w:rsidRDefault="000B1161" w:rsidP="000B1161">
            <w:pPr>
              <w:ind w:firstLine="0"/>
              <w:rPr>
                <w:rFonts w:cs="Times New Roman"/>
                <w:color w:val="000000"/>
              </w:rPr>
            </w:pPr>
            <w:r w:rsidRPr="00F86F41">
              <w:rPr>
                <w:rFonts w:cs="Times New Roman"/>
                <w:color w:val="000000"/>
              </w:rPr>
              <w:t>23</w:t>
            </w:r>
          </w:p>
        </w:tc>
        <w:tc>
          <w:tcPr>
            <w:tcW w:w="2880" w:type="dxa"/>
          </w:tcPr>
          <w:p w14:paraId="49996FB1" w14:textId="14BF30D5" w:rsidR="000B1161" w:rsidRPr="00F86F41" w:rsidRDefault="000B1161" w:rsidP="000B1161">
            <w:pPr>
              <w:ind w:firstLine="0"/>
              <w:rPr>
                <w:rFonts w:cs="Times New Roman"/>
                <w:color w:val="000000"/>
              </w:rPr>
            </w:pPr>
            <w:r w:rsidRPr="00343166">
              <w:t>Mammarella et al.</w:t>
            </w:r>
          </w:p>
        </w:tc>
        <w:tc>
          <w:tcPr>
            <w:tcW w:w="1440" w:type="dxa"/>
          </w:tcPr>
          <w:p w14:paraId="2F342CC3" w14:textId="5D57C2B8" w:rsidR="000B1161" w:rsidRPr="00F531CD" w:rsidRDefault="000B1161" w:rsidP="000B1161">
            <w:pPr>
              <w:ind w:firstLine="0"/>
              <w:rPr>
                <w:rFonts w:cs="Times New Roman"/>
                <w:color w:val="000000"/>
              </w:rPr>
            </w:pPr>
            <w:r w:rsidRPr="00343166">
              <w:t>Italy</w:t>
            </w:r>
          </w:p>
        </w:tc>
        <w:tc>
          <w:tcPr>
            <w:tcW w:w="1080" w:type="dxa"/>
          </w:tcPr>
          <w:p w14:paraId="7FA60443" w14:textId="4BAD8162" w:rsidR="000B1161" w:rsidRPr="00F531CD" w:rsidRDefault="000B1161" w:rsidP="000B1161">
            <w:pPr>
              <w:ind w:firstLine="0"/>
              <w:rPr>
                <w:rFonts w:cs="Times New Roman"/>
                <w:color w:val="000000"/>
              </w:rPr>
            </w:pPr>
            <w:r w:rsidRPr="00343166">
              <w:t>95.5</w:t>
            </w:r>
          </w:p>
        </w:tc>
        <w:tc>
          <w:tcPr>
            <w:tcW w:w="2340" w:type="dxa"/>
          </w:tcPr>
          <w:p w14:paraId="1EFE83DD" w14:textId="4DC0C408" w:rsidR="000B1161" w:rsidRPr="00F531CD" w:rsidRDefault="000B1161" w:rsidP="000B1161">
            <w:pPr>
              <w:ind w:firstLine="0"/>
              <w:rPr>
                <w:rFonts w:cs="Times New Roman"/>
                <w:color w:val="000000"/>
              </w:rPr>
            </w:pPr>
            <w:r w:rsidRPr="00343166">
              <w:t>19-35, 22.9</w:t>
            </w:r>
            <w:r>
              <w:t xml:space="preserve">; </w:t>
            </w:r>
            <w:r w:rsidRPr="00343166">
              <w:t>2.92</w:t>
            </w:r>
          </w:p>
        </w:tc>
        <w:tc>
          <w:tcPr>
            <w:tcW w:w="1440" w:type="dxa"/>
          </w:tcPr>
          <w:p w14:paraId="25158323" w14:textId="22D656A9" w:rsidR="000B1161" w:rsidRPr="00F531CD" w:rsidRDefault="000B1161" w:rsidP="000B1161">
            <w:pPr>
              <w:ind w:firstLine="0"/>
              <w:rPr>
                <w:rFonts w:cs="Times New Roman"/>
                <w:color w:val="000000"/>
              </w:rPr>
            </w:pPr>
            <w:r w:rsidRPr="00343166">
              <w:t>15</w:t>
            </w:r>
            <w:r w:rsidR="00B548E2">
              <w:t>:</w:t>
            </w:r>
            <w:r w:rsidRPr="00343166">
              <w:t>69</w:t>
            </w:r>
            <w:r w:rsidR="00B548E2">
              <w:t>:</w:t>
            </w:r>
            <w:r w:rsidRPr="00343166">
              <w:t>0</w:t>
            </w:r>
          </w:p>
        </w:tc>
        <w:tc>
          <w:tcPr>
            <w:tcW w:w="2520" w:type="dxa"/>
          </w:tcPr>
          <w:p w14:paraId="4554A4FD" w14:textId="5DD61888" w:rsidR="000B1161" w:rsidRPr="00F531CD" w:rsidRDefault="000B1161" w:rsidP="000B1161">
            <w:pPr>
              <w:ind w:firstLine="0"/>
              <w:rPr>
                <w:rFonts w:cs="Times New Roman"/>
                <w:color w:val="000000"/>
              </w:rPr>
            </w:pPr>
            <w:r w:rsidRPr="00343166">
              <w:t>22.07 (22.07)</w:t>
            </w:r>
          </w:p>
        </w:tc>
        <w:tc>
          <w:tcPr>
            <w:tcW w:w="1980" w:type="dxa"/>
          </w:tcPr>
          <w:p w14:paraId="5B4A5E7E" w14:textId="0A903FFE" w:rsidR="000B1161" w:rsidRPr="007B06B6" w:rsidRDefault="000B1161" w:rsidP="000B1161">
            <w:pPr>
              <w:ind w:firstLine="0"/>
              <w:rPr>
                <w:rFonts w:cs="Times New Roman"/>
                <w:i/>
              </w:rPr>
            </w:pPr>
            <w:r w:rsidRPr="00343166">
              <w:t>21.19 (21.19)</w:t>
            </w:r>
          </w:p>
        </w:tc>
      </w:tr>
      <w:tr w:rsidR="000B1161" w:rsidRPr="0040020E" w14:paraId="57777F1E" w14:textId="77777777" w:rsidTr="000B1161">
        <w:trPr>
          <w:trHeight w:val="583"/>
        </w:trPr>
        <w:tc>
          <w:tcPr>
            <w:tcW w:w="648" w:type="dxa"/>
            <w:vAlign w:val="center"/>
          </w:tcPr>
          <w:p w14:paraId="52CA0344" w14:textId="4EA9F5A3" w:rsidR="000B1161" w:rsidRPr="00F86F41" w:rsidRDefault="000B1161" w:rsidP="000B1161">
            <w:pPr>
              <w:ind w:firstLine="0"/>
              <w:rPr>
                <w:rFonts w:cs="Times New Roman"/>
                <w:color w:val="000000"/>
              </w:rPr>
            </w:pPr>
            <w:r w:rsidRPr="00F86F41">
              <w:rPr>
                <w:rFonts w:cs="Times New Roman"/>
                <w:color w:val="000000"/>
              </w:rPr>
              <w:t>24</w:t>
            </w:r>
          </w:p>
        </w:tc>
        <w:tc>
          <w:tcPr>
            <w:tcW w:w="2880" w:type="dxa"/>
          </w:tcPr>
          <w:p w14:paraId="30D7AB97" w14:textId="508A62D6" w:rsidR="000B1161" w:rsidRPr="00F86F41" w:rsidRDefault="000B1161" w:rsidP="000B1161">
            <w:pPr>
              <w:ind w:firstLine="0"/>
              <w:rPr>
                <w:rFonts w:cs="Times New Roman"/>
                <w:color w:val="000000"/>
              </w:rPr>
            </w:pPr>
            <w:r w:rsidRPr="00343166">
              <w:t>Moskowitz</w:t>
            </w:r>
          </w:p>
        </w:tc>
        <w:tc>
          <w:tcPr>
            <w:tcW w:w="1440" w:type="dxa"/>
          </w:tcPr>
          <w:p w14:paraId="2AEC2CEF" w14:textId="296BC168" w:rsidR="000B1161" w:rsidRPr="00F531CD" w:rsidRDefault="000B1161" w:rsidP="000B1161">
            <w:pPr>
              <w:ind w:firstLine="0"/>
              <w:rPr>
                <w:rFonts w:cs="Times New Roman"/>
                <w:color w:val="000000"/>
              </w:rPr>
            </w:pPr>
            <w:r w:rsidRPr="00343166">
              <w:t>USA</w:t>
            </w:r>
          </w:p>
        </w:tc>
        <w:tc>
          <w:tcPr>
            <w:tcW w:w="1080" w:type="dxa"/>
          </w:tcPr>
          <w:p w14:paraId="41848F83" w14:textId="3DDF8EE2" w:rsidR="000B1161" w:rsidRPr="00F531CD" w:rsidRDefault="000B1161" w:rsidP="000B1161">
            <w:pPr>
              <w:ind w:firstLine="0"/>
              <w:rPr>
                <w:rFonts w:cs="Times New Roman"/>
                <w:color w:val="000000"/>
              </w:rPr>
            </w:pPr>
            <w:r w:rsidRPr="00343166">
              <w:t>83.8</w:t>
            </w:r>
          </w:p>
        </w:tc>
        <w:tc>
          <w:tcPr>
            <w:tcW w:w="2340" w:type="dxa"/>
          </w:tcPr>
          <w:p w14:paraId="15826165" w14:textId="2121CE25" w:rsidR="000B1161" w:rsidRPr="00F531CD" w:rsidRDefault="000B1161" w:rsidP="000B1161">
            <w:pPr>
              <w:ind w:firstLine="0"/>
              <w:rPr>
                <w:rFonts w:cs="Times New Roman"/>
                <w:color w:val="000000"/>
              </w:rPr>
            </w:pPr>
            <w:r w:rsidRPr="00343166">
              <w:t>18-22, 19.01</w:t>
            </w:r>
            <w:r>
              <w:t xml:space="preserve">; </w:t>
            </w:r>
            <w:r w:rsidRPr="00343166">
              <w:t>1.14</w:t>
            </w:r>
          </w:p>
        </w:tc>
        <w:tc>
          <w:tcPr>
            <w:tcW w:w="1440" w:type="dxa"/>
          </w:tcPr>
          <w:p w14:paraId="45DF1A23" w14:textId="1D41237B" w:rsidR="000B1161" w:rsidRPr="00F531CD" w:rsidRDefault="000B1161" w:rsidP="000B1161">
            <w:pPr>
              <w:ind w:firstLine="0"/>
              <w:rPr>
                <w:rFonts w:cs="Times New Roman"/>
                <w:color w:val="000000"/>
              </w:rPr>
            </w:pPr>
            <w:r w:rsidRPr="00343166">
              <w:t>25</w:t>
            </w:r>
            <w:r w:rsidR="00B548E2">
              <w:t>:</w:t>
            </w:r>
            <w:r w:rsidRPr="00343166">
              <w:t>58</w:t>
            </w:r>
            <w:r w:rsidR="00B548E2">
              <w:t>:</w:t>
            </w:r>
            <w:r w:rsidRPr="00343166">
              <w:t>0</w:t>
            </w:r>
          </w:p>
        </w:tc>
        <w:tc>
          <w:tcPr>
            <w:tcW w:w="2520" w:type="dxa"/>
          </w:tcPr>
          <w:p w14:paraId="1AFA7E45" w14:textId="20BBF157" w:rsidR="000B1161" w:rsidRPr="00F531CD" w:rsidRDefault="000B1161" w:rsidP="000B1161">
            <w:pPr>
              <w:ind w:firstLine="0"/>
              <w:rPr>
                <w:rFonts w:cs="Times New Roman"/>
                <w:color w:val="000000"/>
              </w:rPr>
            </w:pPr>
            <w:r w:rsidRPr="00343166">
              <w:t>31.89 (31.89)</w:t>
            </w:r>
          </w:p>
        </w:tc>
        <w:tc>
          <w:tcPr>
            <w:tcW w:w="1980" w:type="dxa"/>
          </w:tcPr>
          <w:p w14:paraId="16CAD078" w14:textId="0A172C3E" w:rsidR="000B1161" w:rsidRPr="007B06B6" w:rsidRDefault="000B1161" w:rsidP="000B1161">
            <w:pPr>
              <w:ind w:firstLine="0"/>
              <w:rPr>
                <w:rFonts w:cs="Times New Roman"/>
                <w:i/>
              </w:rPr>
            </w:pPr>
            <w:r w:rsidRPr="00343166">
              <w:t>37.22 (37.22)</w:t>
            </w:r>
          </w:p>
        </w:tc>
      </w:tr>
      <w:tr w:rsidR="000B1161" w:rsidRPr="0040020E" w14:paraId="4F8FD659" w14:textId="77777777" w:rsidTr="000B1161">
        <w:trPr>
          <w:trHeight w:val="583"/>
        </w:trPr>
        <w:tc>
          <w:tcPr>
            <w:tcW w:w="648" w:type="dxa"/>
            <w:vAlign w:val="center"/>
          </w:tcPr>
          <w:p w14:paraId="55854079" w14:textId="5BDA1246" w:rsidR="000B1161" w:rsidRPr="00F86F41" w:rsidRDefault="000B1161" w:rsidP="000B1161">
            <w:pPr>
              <w:ind w:firstLine="0"/>
              <w:rPr>
                <w:rFonts w:cs="Times New Roman"/>
                <w:color w:val="000000"/>
              </w:rPr>
            </w:pPr>
            <w:r w:rsidRPr="00F86F41">
              <w:rPr>
                <w:rFonts w:cs="Times New Roman"/>
                <w:color w:val="000000"/>
              </w:rPr>
              <w:t>25</w:t>
            </w:r>
          </w:p>
        </w:tc>
        <w:tc>
          <w:tcPr>
            <w:tcW w:w="2880" w:type="dxa"/>
          </w:tcPr>
          <w:p w14:paraId="5FC1559B" w14:textId="1237BA7E" w:rsidR="000B1161" w:rsidRPr="00F86F41" w:rsidRDefault="000B1161" w:rsidP="000B1161">
            <w:pPr>
              <w:ind w:firstLine="0"/>
              <w:rPr>
                <w:rFonts w:cs="Times New Roman"/>
                <w:color w:val="000000"/>
              </w:rPr>
            </w:pPr>
            <w:r w:rsidRPr="00343166">
              <w:t>Prada et al.</w:t>
            </w:r>
          </w:p>
        </w:tc>
        <w:tc>
          <w:tcPr>
            <w:tcW w:w="1440" w:type="dxa"/>
          </w:tcPr>
          <w:p w14:paraId="740757AB" w14:textId="5FD45BFF" w:rsidR="000B1161" w:rsidRPr="00F531CD" w:rsidRDefault="000B1161" w:rsidP="000B1161">
            <w:pPr>
              <w:ind w:firstLine="0"/>
              <w:rPr>
                <w:rFonts w:cs="Times New Roman"/>
                <w:color w:val="000000"/>
              </w:rPr>
            </w:pPr>
            <w:r w:rsidRPr="00343166">
              <w:t>Portugal</w:t>
            </w:r>
          </w:p>
        </w:tc>
        <w:tc>
          <w:tcPr>
            <w:tcW w:w="1080" w:type="dxa"/>
          </w:tcPr>
          <w:p w14:paraId="58BB22AC" w14:textId="7BA2D53B" w:rsidR="000B1161" w:rsidRPr="00F531CD" w:rsidRDefault="000B1161" w:rsidP="000B1161">
            <w:pPr>
              <w:ind w:firstLine="0"/>
              <w:rPr>
                <w:rFonts w:cs="Times New Roman"/>
                <w:color w:val="000000"/>
              </w:rPr>
            </w:pPr>
            <w:r w:rsidRPr="00343166">
              <w:t>100</w:t>
            </w:r>
          </w:p>
        </w:tc>
        <w:tc>
          <w:tcPr>
            <w:tcW w:w="2340" w:type="dxa"/>
          </w:tcPr>
          <w:p w14:paraId="1E2DFB86" w14:textId="508E4E14" w:rsidR="000B1161" w:rsidRPr="00F531CD" w:rsidRDefault="000B1161" w:rsidP="000B1161">
            <w:pPr>
              <w:ind w:firstLine="0"/>
              <w:rPr>
                <w:rFonts w:cs="Times New Roman"/>
                <w:color w:val="000000"/>
              </w:rPr>
            </w:pPr>
            <w:r w:rsidRPr="00343166">
              <w:t>18-50, 21.8</w:t>
            </w:r>
            <w:r>
              <w:t xml:space="preserve">; </w:t>
            </w:r>
            <w:r w:rsidRPr="00343166">
              <w:t>5.29</w:t>
            </w:r>
          </w:p>
        </w:tc>
        <w:tc>
          <w:tcPr>
            <w:tcW w:w="1440" w:type="dxa"/>
          </w:tcPr>
          <w:p w14:paraId="651711C1" w14:textId="2123FFC8" w:rsidR="000B1161" w:rsidRPr="00F531CD" w:rsidRDefault="000B1161" w:rsidP="000B1161">
            <w:pPr>
              <w:ind w:firstLine="0"/>
              <w:rPr>
                <w:rFonts w:cs="Times New Roman"/>
                <w:color w:val="000000"/>
              </w:rPr>
            </w:pPr>
            <w:r w:rsidRPr="00343166">
              <w:t>14</w:t>
            </w:r>
            <w:r w:rsidR="00B548E2">
              <w:t>:</w:t>
            </w:r>
            <w:r w:rsidRPr="00343166">
              <w:t>66</w:t>
            </w:r>
            <w:r w:rsidR="00B548E2">
              <w:t>:</w:t>
            </w:r>
            <w:r w:rsidRPr="00343166">
              <w:t>0</w:t>
            </w:r>
          </w:p>
        </w:tc>
        <w:tc>
          <w:tcPr>
            <w:tcW w:w="2520" w:type="dxa"/>
          </w:tcPr>
          <w:p w14:paraId="4110FD4B" w14:textId="61A54CFB" w:rsidR="000B1161" w:rsidRPr="00F531CD" w:rsidRDefault="000B1161" w:rsidP="000B1161">
            <w:pPr>
              <w:ind w:firstLine="0"/>
              <w:rPr>
                <w:rFonts w:cs="Times New Roman"/>
                <w:color w:val="000000"/>
              </w:rPr>
            </w:pPr>
            <w:r w:rsidRPr="00343166">
              <w:t>26.08 (26.08)</w:t>
            </w:r>
          </w:p>
        </w:tc>
        <w:tc>
          <w:tcPr>
            <w:tcW w:w="1980" w:type="dxa"/>
          </w:tcPr>
          <w:p w14:paraId="43D1FA77" w14:textId="63C629C5" w:rsidR="000B1161" w:rsidRPr="007B06B6" w:rsidRDefault="000B1161" w:rsidP="000B1161">
            <w:pPr>
              <w:ind w:firstLine="0"/>
              <w:rPr>
                <w:rFonts w:cs="Times New Roman"/>
                <w:i/>
              </w:rPr>
            </w:pPr>
            <w:r w:rsidRPr="00343166">
              <w:t>23.18 (23.18)</w:t>
            </w:r>
          </w:p>
        </w:tc>
      </w:tr>
      <w:tr w:rsidR="000B1161" w:rsidRPr="0040020E" w14:paraId="49B0C8A2" w14:textId="77777777" w:rsidTr="000B1161">
        <w:trPr>
          <w:trHeight w:val="583"/>
        </w:trPr>
        <w:tc>
          <w:tcPr>
            <w:tcW w:w="648" w:type="dxa"/>
            <w:vAlign w:val="center"/>
          </w:tcPr>
          <w:p w14:paraId="376D6C34" w14:textId="7809DBA5" w:rsidR="000B1161" w:rsidRPr="00F86F41" w:rsidRDefault="000B1161" w:rsidP="000B1161">
            <w:pPr>
              <w:ind w:firstLine="0"/>
              <w:rPr>
                <w:rFonts w:cs="Times New Roman"/>
                <w:color w:val="000000"/>
              </w:rPr>
            </w:pPr>
            <w:r w:rsidRPr="00F86F41">
              <w:rPr>
                <w:rFonts w:cs="Times New Roman"/>
                <w:color w:val="000000"/>
              </w:rPr>
              <w:lastRenderedPageBreak/>
              <w:t>26</w:t>
            </w:r>
          </w:p>
        </w:tc>
        <w:tc>
          <w:tcPr>
            <w:tcW w:w="2880" w:type="dxa"/>
          </w:tcPr>
          <w:p w14:paraId="2A504658" w14:textId="00365BC6" w:rsidR="000B1161" w:rsidRPr="00F86F41" w:rsidRDefault="000B1161" w:rsidP="000B1161">
            <w:pPr>
              <w:ind w:firstLine="0"/>
              <w:rPr>
                <w:rFonts w:cs="Times New Roman"/>
                <w:color w:val="000000"/>
              </w:rPr>
            </w:pPr>
            <w:r w:rsidRPr="00343166">
              <w:t>Quek et al.</w:t>
            </w:r>
          </w:p>
        </w:tc>
        <w:tc>
          <w:tcPr>
            <w:tcW w:w="1440" w:type="dxa"/>
          </w:tcPr>
          <w:p w14:paraId="7BDCCA9F" w14:textId="7291934F" w:rsidR="000B1161" w:rsidRPr="00F531CD" w:rsidRDefault="000B1161" w:rsidP="000B1161">
            <w:pPr>
              <w:ind w:firstLine="0"/>
              <w:rPr>
                <w:rFonts w:cs="Times New Roman"/>
                <w:color w:val="000000"/>
              </w:rPr>
            </w:pPr>
            <w:r w:rsidRPr="00343166">
              <w:t>Singapore</w:t>
            </w:r>
          </w:p>
        </w:tc>
        <w:tc>
          <w:tcPr>
            <w:tcW w:w="1080" w:type="dxa"/>
          </w:tcPr>
          <w:p w14:paraId="60563DC1" w14:textId="3B069889" w:rsidR="000B1161" w:rsidRPr="00F531CD" w:rsidRDefault="000B1161" w:rsidP="000B1161">
            <w:pPr>
              <w:ind w:firstLine="0"/>
              <w:rPr>
                <w:rFonts w:cs="Times New Roman"/>
                <w:color w:val="000000"/>
              </w:rPr>
            </w:pPr>
            <w:r w:rsidRPr="00343166">
              <w:t>89.8</w:t>
            </w:r>
          </w:p>
        </w:tc>
        <w:tc>
          <w:tcPr>
            <w:tcW w:w="2340" w:type="dxa"/>
          </w:tcPr>
          <w:p w14:paraId="678C0906" w14:textId="4A79BA91" w:rsidR="000B1161" w:rsidRPr="00F531CD" w:rsidRDefault="000B1161" w:rsidP="000B1161">
            <w:pPr>
              <w:ind w:firstLine="0"/>
              <w:rPr>
                <w:rFonts w:cs="Times New Roman"/>
                <w:color w:val="000000"/>
              </w:rPr>
            </w:pPr>
            <w:r w:rsidRPr="00343166">
              <w:t>18-32, 21.48</w:t>
            </w:r>
            <w:r>
              <w:t xml:space="preserve">; </w:t>
            </w:r>
            <w:r w:rsidRPr="00343166">
              <w:t>2.1</w:t>
            </w:r>
          </w:p>
        </w:tc>
        <w:tc>
          <w:tcPr>
            <w:tcW w:w="1440" w:type="dxa"/>
          </w:tcPr>
          <w:p w14:paraId="02432B50" w14:textId="028FFD21" w:rsidR="000B1161" w:rsidRPr="00F531CD" w:rsidRDefault="000B1161" w:rsidP="000B1161">
            <w:pPr>
              <w:ind w:firstLine="0"/>
              <w:rPr>
                <w:rFonts w:cs="Times New Roman"/>
                <w:color w:val="000000"/>
              </w:rPr>
            </w:pPr>
            <w:r w:rsidRPr="00343166">
              <w:t>40</w:t>
            </w:r>
            <w:r w:rsidR="00B548E2">
              <w:t>:</w:t>
            </w:r>
            <w:r w:rsidRPr="00343166">
              <w:t>46</w:t>
            </w:r>
            <w:r w:rsidR="00B548E2">
              <w:t>:</w:t>
            </w:r>
            <w:r w:rsidRPr="00343166">
              <w:t>2</w:t>
            </w:r>
          </w:p>
        </w:tc>
        <w:tc>
          <w:tcPr>
            <w:tcW w:w="2520" w:type="dxa"/>
          </w:tcPr>
          <w:p w14:paraId="65E14067" w14:textId="4040B259" w:rsidR="000B1161" w:rsidRPr="00F531CD" w:rsidRDefault="000B1161" w:rsidP="000B1161">
            <w:pPr>
              <w:ind w:firstLine="0"/>
              <w:rPr>
                <w:rFonts w:cs="Times New Roman"/>
                <w:color w:val="000000"/>
              </w:rPr>
            </w:pPr>
            <w:r w:rsidRPr="00343166">
              <w:t>36.7 (36.7)</w:t>
            </w:r>
          </w:p>
        </w:tc>
        <w:tc>
          <w:tcPr>
            <w:tcW w:w="1980" w:type="dxa"/>
          </w:tcPr>
          <w:p w14:paraId="0D708CEF" w14:textId="5C316D0A" w:rsidR="000B1161" w:rsidRPr="007B06B6" w:rsidRDefault="000B1161" w:rsidP="000B1161">
            <w:pPr>
              <w:ind w:firstLine="0"/>
              <w:rPr>
                <w:rFonts w:cs="Times New Roman"/>
                <w:i/>
              </w:rPr>
            </w:pPr>
            <w:r w:rsidRPr="00343166">
              <w:t>35.44 (35.44)</w:t>
            </w:r>
          </w:p>
        </w:tc>
      </w:tr>
      <w:tr w:rsidR="000B1161" w:rsidRPr="0040020E" w14:paraId="2E47F5E2" w14:textId="77777777" w:rsidTr="000B1161">
        <w:trPr>
          <w:trHeight w:val="583"/>
        </w:trPr>
        <w:tc>
          <w:tcPr>
            <w:tcW w:w="648" w:type="dxa"/>
            <w:vAlign w:val="center"/>
          </w:tcPr>
          <w:p w14:paraId="0C12A77A" w14:textId="1EDFA9B1" w:rsidR="000B1161" w:rsidRPr="00F86F41" w:rsidRDefault="000B1161" w:rsidP="000B1161">
            <w:pPr>
              <w:ind w:firstLine="0"/>
              <w:rPr>
                <w:rFonts w:cs="Times New Roman"/>
                <w:color w:val="000000"/>
              </w:rPr>
            </w:pPr>
            <w:r w:rsidRPr="00F86F41">
              <w:rPr>
                <w:rFonts w:cs="Times New Roman"/>
                <w:color w:val="000000"/>
              </w:rPr>
              <w:t>27</w:t>
            </w:r>
          </w:p>
        </w:tc>
        <w:tc>
          <w:tcPr>
            <w:tcW w:w="2880" w:type="dxa"/>
          </w:tcPr>
          <w:p w14:paraId="076FB497" w14:textId="48B5455F" w:rsidR="000B1161" w:rsidRPr="00F86F41" w:rsidRDefault="000B1161" w:rsidP="000B1161">
            <w:pPr>
              <w:ind w:firstLine="0"/>
              <w:rPr>
                <w:rFonts w:cs="Times New Roman"/>
                <w:color w:val="000000"/>
              </w:rPr>
            </w:pPr>
            <w:r w:rsidRPr="00343166">
              <w:t>Saraiva &amp; Gomes</w:t>
            </w:r>
          </w:p>
        </w:tc>
        <w:tc>
          <w:tcPr>
            <w:tcW w:w="1440" w:type="dxa"/>
          </w:tcPr>
          <w:p w14:paraId="42AFA838" w14:textId="5FFAA809" w:rsidR="000B1161" w:rsidRPr="00F531CD" w:rsidRDefault="000B1161" w:rsidP="000B1161">
            <w:pPr>
              <w:ind w:firstLine="0"/>
              <w:rPr>
                <w:rFonts w:cs="Times New Roman"/>
                <w:color w:val="000000"/>
              </w:rPr>
            </w:pPr>
            <w:r w:rsidRPr="00343166">
              <w:t>Portugal</w:t>
            </w:r>
          </w:p>
        </w:tc>
        <w:tc>
          <w:tcPr>
            <w:tcW w:w="1080" w:type="dxa"/>
          </w:tcPr>
          <w:p w14:paraId="67D54F52" w14:textId="500B4B87" w:rsidR="000B1161" w:rsidRPr="00F531CD" w:rsidRDefault="000B1161" w:rsidP="000B1161">
            <w:pPr>
              <w:ind w:firstLine="0"/>
              <w:rPr>
                <w:rFonts w:cs="Times New Roman"/>
                <w:color w:val="000000"/>
              </w:rPr>
            </w:pPr>
            <w:r w:rsidRPr="00343166">
              <w:t>92</w:t>
            </w:r>
          </w:p>
        </w:tc>
        <w:tc>
          <w:tcPr>
            <w:tcW w:w="2340" w:type="dxa"/>
          </w:tcPr>
          <w:p w14:paraId="7D50FAF7" w14:textId="38A9CF50" w:rsidR="000B1161" w:rsidRPr="00F531CD" w:rsidRDefault="000B1161" w:rsidP="000B1161">
            <w:pPr>
              <w:ind w:firstLine="0"/>
              <w:rPr>
                <w:rFonts w:cs="Times New Roman"/>
                <w:color w:val="000000"/>
              </w:rPr>
            </w:pPr>
            <w:r w:rsidRPr="00343166">
              <w:t>17-55, 22.88</w:t>
            </w:r>
            <w:r>
              <w:t xml:space="preserve">; </w:t>
            </w:r>
            <w:r w:rsidRPr="00343166">
              <w:t>7.48</w:t>
            </w:r>
          </w:p>
        </w:tc>
        <w:tc>
          <w:tcPr>
            <w:tcW w:w="1440" w:type="dxa"/>
          </w:tcPr>
          <w:p w14:paraId="26B8D170" w14:textId="541C24D9" w:rsidR="000B1161" w:rsidRPr="00F531CD" w:rsidRDefault="000B1161" w:rsidP="000B1161">
            <w:pPr>
              <w:ind w:firstLine="0"/>
              <w:rPr>
                <w:rFonts w:cs="Times New Roman"/>
                <w:color w:val="000000"/>
              </w:rPr>
            </w:pPr>
            <w:r w:rsidRPr="00343166">
              <w:t>18</w:t>
            </w:r>
            <w:r w:rsidR="00B548E2">
              <w:t>:</w:t>
            </w:r>
            <w:r w:rsidRPr="00343166">
              <w:t>63</w:t>
            </w:r>
            <w:r w:rsidR="00B548E2">
              <w:t>:</w:t>
            </w:r>
            <w:r w:rsidRPr="00343166">
              <w:t>0</w:t>
            </w:r>
          </w:p>
        </w:tc>
        <w:tc>
          <w:tcPr>
            <w:tcW w:w="2520" w:type="dxa"/>
          </w:tcPr>
          <w:p w14:paraId="1B478B55" w14:textId="62E6C324" w:rsidR="000B1161" w:rsidRPr="00F531CD" w:rsidRDefault="000B1161" w:rsidP="000B1161">
            <w:pPr>
              <w:ind w:firstLine="0"/>
              <w:rPr>
                <w:rFonts w:cs="Times New Roman"/>
                <w:color w:val="000000"/>
              </w:rPr>
            </w:pPr>
            <w:r w:rsidRPr="00343166">
              <w:t>19.68 (19.68)</w:t>
            </w:r>
          </w:p>
        </w:tc>
        <w:tc>
          <w:tcPr>
            <w:tcW w:w="1980" w:type="dxa"/>
          </w:tcPr>
          <w:p w14:paraId="22B906F6" w14:textId="2AC2AC2C" w:rsidR="000B1161" w:rsidRPr="007B06B6" w:rsidRDefault="000B1161" w:rsidP="000B1161">
            <w:pPr>
              <w:ind w:firstLine="0"/>
              <w:rPr>
                <w:rFonts w:cs="Times New Roman"/>
                <w:i/>
              </w:rPr>
            </w:pPr>
            <w:r w:rsidRPr="00343166">
              <w:t>20.18 (20.18)</w:t>
            </w:r>
          </w:p>
        </w:tc>
      </w:tr>
      <w:tr w:rsidR="000B1161" w:rsidRPr="0040020E" w14:paraId="44FCF524" w14:textId="77777777" w:rsidTr="000B1161">
        <w:trPr>
          <w:trHeight w:val="583"/>
        </w:trPr>
        <w:tc>
          <w:tcPr>
            <w:tcW w:w="648" w:type="dxa"/>
            <w:vAlign w:val="center"/>
          </w:tcPr>
          <w:p w14:paraId="17F6A7E7" w14:textId="26644DEE" w:rsidR="000B1161" w:rsidRPr="00F86F41" w:rsidRDefault="000B1161" w:rsidP="000B1161">
            <w:pPr>
              <w:ind w:firstLine="0"/>
              <w:rPr>
                <w:rFonts w:cs="Times New Roman"/>
                <w:color w:val="000000"/>
              </w:rPr>
            </w:pPr>
            <w:r w:rsidRPr="00F86F41">
              <w:rPr>
                <w:rFonts w:cs="Times New Roman"/>
                <w:color w:val="000000"/>
              </w:rPr>
              <w:t>28</w:t>
            </w:r>
          </w:p>
        </w:tc>
        <w:tc>
          <w:tcPr>
            <w:tcW w:w="2880" w:type="dxa"/>
          </w:tcPr>
          <w:p w14:paraId="5166B662" w14:textId="13D1BA6E" w:rsidR="000B1161" w:rsidRPr="00F86F41" w:rsidRDefault="000B1161" w:rsidP="000B1161">
            <w:pPr>
              <w:ind w:firstLine="0"/>
              <w:rPr>
                <w:rFonts w:cs="Times New Roman"/>
                <w:color w:val="000000"/>
              </w:rPr>
            </w:pPr>
            <w:r w:rsidRPr="00343166">
              <w:t>Sch</w:t>
            </w:r>
            <w:r w:rsidRPr="000B1161">
              <w:t>ü</w:t>
            </w:r>
            <w:r w:rsidRPr="00343166">
              <w:t>tz et al.</w:t>
            </w:r>
          </w:p>
        </w:tc>
        <w:tc>
          <w:tcPr>
            <w:tcW w:w="1440" w:type="dxa"/>
          </w:tcPr>
          <w:p w14:paraId="6C94078E" w14:textId="0C6E331B" w:rsidR="000B1161" w:rsidRPr="00F531CD" w:rsidRDefault="000B1161" w:rsidP="000B1161">
            <w:pPr>
              <w:ind w:firstLine="0"/>
              <w:rPr>
                <w:rFonts w:cs="Times New Roman"/>
                <w:color w:val="000000"/>
              </w:rPr>
            </w:pPr>
            <w:r w:rsidRPr="00343166">
              <w:t>Germany</w:t>
            </w:r>
          </w:p>
        </w:tc>
        <w:tc>
          <w:tcPr>
            <w:tcW w:w="1080" w:type="dxa"/>
          </w:tcPr>
          <w:p w14:paraId="05F2CD19" w14:textId="16B73B93" w:rsidR="000B1161" w:rsidRPr="00F531CD" w:rsidRDefault="000B1161" w:rsidP="000B1161">
            <w:pPr>
              <w:ind w:firstLine="0"/>
              <w:rPr>
                <w:rFonts w:cs="Times New Roman"/>
                <w:color w:val="000000"/>
              </w:rPr>
            </w:pPr>
            <w:r w:rsidRPr="00343166">
              <w:t>80.2</w:t>
            </w:r>
          </w:p>
        </w:tc>
        <w:tc>
          <w:tcPr>
            <w:tcW w:w="2340" w:type="dxa"/>
          </w:tcPr>
          <w:p w14:paraId="4EB2EAF5" w14:textId="6DEF024C" w:rsidR="000B1161" w:rsidRPr="00F531CD" w:rsidRDefault="000B1161" w:rsidP="000B1161">
            <w:pPr>
              <w:ind w:firstLine="0"/>
              <w:rPr>
                <w:rFonts w:cs="Times New Roman"/>
                <w:color w:val="000000"/>
              </w:rPr>
            </w:pPr>
            <w:r w:rsidRPr="00343166">
              <w:t>18-40, 21.56</w:t>
            </w:r>
            <w:r>
              <w:t xml:space="preserve">; </w:t>
            </w:r>
            <w:r w:rsidRPr="00343166">
              <w:t>3.22</w:t>
            </w:r>
          </w:p>
        </w:tc>
        <w:tc>
          <w:tcPr>
            <w:tcW w:w="1440" w:type="dxa"/>
          </w:tcPr>
          <w:p w14:paraId="40EC9FA8" w14:textId="3BA03624" w:rsidR="000B1161" w:rsidRPr="00F531CD" w:rsidRDefault="000B1161" w:rsidP="000B1161">
            <w:pPr>
              <w:ind w:firstLine="0"/>
              <w:rPr>
                <w:rFonts w:cs="Times New Roman"/>
                <w:color w:val="000000"/>
              </w:rPr>
            </w:pPr>
            <w:r w:rsidRPr="00343166">
              <w:t>15</w:t>
            </w:r>
            <w:r w:rsidR="00B548E2">
              <w:t>:</w:t>
            </w:r>
            <w:r w:rsidRPr="00343166">
              <w:t>70</w:t>
            </w:r>
            <w:r w:rsidR="00B548E2">
              <w:t>:</w:t>
            </w:r>
            <w:r w:rsidRPr="00343166">
              <w:t>0</w:t>
            </w:r>
          </w:p>
        </w:tc>
        <w:tc>
          <w:tcPr>
            <w:tcW w:w="2520" w:type="dxa"/>
          </w:tcPr>
          <w:p w14:paraId="50B5C406" w14:textId="5D968CF9" w:rsidR="000B1161" w:rsidRPr="00F531CD" w:rsidRDefault="000B1161" w:rsidP="000B1161">
            <w:pPr>
              <w:ind w:firstLine="0"/>
              <w:rPr>
                <w:rFonts w:cs="Times New Roman"/>
                <w:color w:val="000000"/>
              </w:rPr>
            </w:pPr>
            <w:r w:rsidRPr="00343166">
              <w:t>23.18 (23.18)</w:t>
            </w:r>
          </w:p>
        </w:tc>
        <w:tc>
          <w:tcPr>
            <w:tcW w:w="1980" w:type="dxa"/>
          </w:tcPr>
          <w:p w14:paraId="682E0BC5" w14:textId="04EF0E56" w:rsidR="000B1161" w:rsidRPr="007B06B6" w:rsidRDefault="000B1161" w:rsidP="000B1161">
            <w:pPr>
              <w:ind w:firstLine="0"/>
              <w:rPr>
                <w:rFonts w:cs="Times New Roman"/>
                <w:i/>
              </w:rPr>
            </w:pPr>
            <w:r w:rsidRPr="00343166">
              <w:t>32.02 (32.02)</w:t>
            </w:r>
          </w:p>
        </w:tc>
      </w:tr>
      <w:tr w:rsidR="000B1161" w:rsidRPr="0040020E" w14:paraId="4BE59E93" w14:textId="77777777" w:rsidTr="000B1161">
        <w:trPr>
          <w:trHeight w:val="583"/>
        </w:trPr>
        <w:tc>
          <w:tcPr>
            <w:tcW w:w="648" w:type="dxa"/>
            <w:vAlign w:val="center"/>
          </w:tcPr>
          <w:p w14:paraId="0AC42BAE" w14:textId="11976D36" w:rsidR="000B1161" w:rsidRPr="00F86F41" w:rsidRDefault="000B1161" w:rsidP="000B1161">
            <w:pPr>
              <w:ind w:firstLine="0"/>
              <w:rPr>
                <w:rFonts w:cs="Times New Roman"/>
                <w:color w:val="000000"/>
              </w:rPr>
            </w:pPr>
            <w:r w:rsidRPr="00F86F41">
              <w:rPr>
                <w:rFonts w:cs="Times New Roman"/>
                <w:color w:val="000000"/>
              </w:rPr>
              <w:t>29</w:t>
            </w:r>
          </w:p>
        </w:tc>
        <w:tc>
          <w:tcPr>
            <w:tcW w:w="2880" w:type="dxa"/>
          </w:tcPr>
          <w:p w14:paraId="15B0669C" w14:textId="0C5E7BF0" w:rsidR="000B1161" w:rsidRPr="00F86F41" w:rsidRDefault="000B1161" w:rsidP="000B1161">
            <w:pPr>
              <w:ind w:firstLine="0"/>
              <w:rPr>
                <w:rFonts w:cs="Times New Roman"/>
                <w:color w:val="000000"/>
              </w:rPr>
            </w:pPr>
            <w:r w:rsidRPr="00343166">
              <w:t>Toh et al.</w:t>
            </w:r>
          </w:p>
        </w:tc>
        <w:tc>
          <w:tcPr>
            <w:tcW w:w="1440" w:type="dxa"/>
          </w:tcPr>
          <w:p w14:paraId="22CC6846" w14:textId="6FAEF034" w:rsidR="000B1161" w:rsidRPr="00F531CD" w:rsidRDefault="000B1161" w:rsidP="000B1161">
            <w:pPr>
              <w:ind w:firstLine="0"/>
              <w:rPr>
                <w:rFonts w:cs="Times New Roman"/>
                <w:color w:val="000000"/>
              </w:rPr>
            </w:pPr>
            <w:r w:rsidRPr="00343166">
              <w:t>Singapore</w:t>
            </w:r>
          </w:p>
        </w:tc>
        <w:tc>
          <w:tcPr>
            <w:tcW w:w="1080" w:type="dxa"/>
          </w:tcPr>
          <w:p w14:paraId="16C90E27" w14:textId="6FD49341" w:rsidR="000B1161" w:rsidRPr="00F531CD" w:rsidRDefault="000B1161" w:rsidP="000B1161">
            <w:pPr>
              <w:ind w:firstLine="0"/>
              <w:rPr>
                <w:rFonts w:cs="Times New Roman"/>
                <w:color w:val="000000"/>
              </w:rPr>
            </w:pPr>
            <w:r w:rsidRPr="00343166">
              <w:t>94</w:t>
            </w:r>
          </w:p>
        </w:tc>
        <w:tc>
          <w:tcPr>
            <w:tcW w:w="2340" w:type="dxa"/>
          </w:tcPr>
          <w:p w14:paraId="3A30994A" w14:textId="5144AFB1" w:rsidR="000B1161" w:rsidRPr="00F531CD" w:rsidRDefault="000B1161" w:rsidP="000B1161">
            <w:pPr>
              <w:ind w:firstLine="0"/>
              <w:rPr>
                <w:rFonts w:cs="Times New Roman"/>
                <w:color w:val="000000"/>
              </w:rPr>
            </w:pPr>
            <w:r w:rsidRPr="00343166">
              <w:t>18-28, 19.81</w:t>
            </w:r>
            <w:r>
              <w:t xml:space="preserve">; </w:t>
            </w:r>
            <w:r w:rsidRPr="00343166">
              <w:t>1.81</w:t>
            </w:r>
          </w:p>
        </w:tc>
        <w:tc>
          <w:tcPr>
            <w:tcW w:w="1440" w:type="dxa"/>
          </w:tcPr>
          <w:p w14:paraId="75758708" w14:textId="3139E1B9" w:rsidR="000B1161" w:rsidRPr="00F531CD" w:rsidRDefault="000B1161" w:rsidP="000B1161">
            <w:pPr>
              <w:ind w:firstLine="0"/>
              <w:rPr>
                <w:rFonts w:cs="Times New Roman"/>
                <w:color w:val="000000"/>
              </w:rPr>
            </w:pPr>
            <w:r w:rsidRPr="00343166">
              <w:t>14</w:t>
            </w:r>
            <w:r w:rsidR="00B548E2">
              <w:t>:</w:t>
            </w:r>
            <w:r w:rsidRPr="00343166">
              <w:t>65</w:t>
            </w:r>
            <w:r w:rsidR="00B548E2">
              <w:t>:</w:t>
            </w:r>
            <w:r w:rsidRPr="00343166">
              <w:t>0</w:t>
            </w:r>
          </w:p>
        </w:tc>
        <w:tc>
          <w:tcPr>
            <w:tcW w:w="2520" w:type="dxa"/>
          </w:tcPr>
          <w:p w14:paraId="38CA29A7" w14:textId="441D0993" w:rsidR="000B1161" w:rsidRPr="00F531CD" w:rsidRDefault="000B1161" w:rsidP="000B1161">
            <w:pPr>
              <w:ind w:firstLine="0"/>
              <w:rPr>
                <w:rFonts w:cs="Times New Roman"/>
                <w:color w:val="000000"/>
              </w:rPr>
            </w:pPr>
            <w:r w:rsidRPr="00343166">
              <w:t>24.48 (24.48)</w:t>
            </w:r>
          </w:p>
        </w:tc>
        <w:tc>
          <w:tcPr>
            <w:tcW w:w="1980" w:type="dxa"/>
          </w:tcPr>
          <w:p w14:paraId="3EACCD4D" w14:textId="4830EC52" w:rsidR="000B1161" w:rsidRPr="007B06B6" w:rsidRDefault="000B1161" w:rsidP="000B1161">
            <w:pPr>
              <w:ind w:firstLine="0"/>
              <w:rPr>
                <w:rFonts w:cs="Times New Roman"/>
                <w:i/>
              </w:rPr>
            </w:pPr>
            <w:r w:rsidRPr="00343166">
              <w:t>29.05 (29.05)</w:t>
            </w:r>
          </w:p>
        </w:tc>
      </w:tr>
      <w:tr w:rsidR="000B1161" w:rsidRPr="0040020E" w14:paraId="5F876B65" w14:textId="77777777" w:rsidTr="000B1161">
        <w:trPr>
          <w:trHeight w:val="583"/>
        </w:trPr>
        <w:tc>
          <w:tcPr>
            <w:tcW w:w="648" w:type="dxa"/>
            <w:vAlign w:val="center"/>
          </w:tcPr>
          <w:p w14:paraId="7F85AB73" w14:textId="4C2BD47C" w:rsidR="000B1161" w:rsidRPr="00F86F41" w:rsidRDefault="000B1161" w:rsidP="000B1161">
            <w:pPr>
              <w:ind w:firstLine="0"/>
              <w:rPr>
                <w:rFonts w:cs="Times New Roman"/>
                <w:color w:val="000000"/>
              </w:rPr>
            </w:pPr>
            <w:r w:rsidRPr="00F86F41">
              <w:rPr>
                <w:rFonts w:cs="Times New Roman"/>
                <w:color w:val="000000"/>
              </w:rPr>
              <w:t>30</w:t>
            </w:r>
          </w:p>
        </w:tc>
        <w:tc>
          <w:tcPr>
            <w:tcW w:w="2880" w:type="dxa"/>
          </w:tcPr>
          <w:p w14:paraId="2FDF92E0" w14:textId="101DC9A7" w:rsidR="000B1161" w:rsidRPr="00F86F41" w:rsidRDefault="000B1161" w:rsidP="000B1161">
            <w:pPr>
              <w:ind w:firstLine="0"/>
              <w:rPr>
                <w:rFonts w:cs="Times New Roman"/>
                <w:color w:val="000000"/>
              </w:rPr>
            </w:pPr>
            <w:r w:rsidRPr="00343166">
              <w:t>Wang et al.</w:t>
            </w:r>
          </w:p>
        </w:tc>
        <w:tc>
          <w:tcPr>
            <w:tcW w:w="1440" w:type="dxa"/>
          </w:tcPr>
          <w:p w14:paraId="460F561C" w14:textId="2FA043CB" w:rsidR="000B1161" w:rsidRPr="00F531CD" w:rsidRDefault="000B1161" w:rsidP="000B1161">
            <w:pPr>
              <w:ind w:firstLine="0"/>
              <w:rPr>
                <w:rFonts w:cs="Times New Roman"/>
                <w:color w:val="000000"/>
              </w:rPr>
            </w:pPr>
            <w:r w:rsidRPr="00343166">
              <w:t>China</w:t>
            </w:r>
          </w:p>
        </w:tc>
        <w:tc>
          <w:tcPr>
            <w:tcW w:w="1080" w:type="dxa"/>
          </w:tcPr>
          <w:p w14:paraId="55674969" w14:textId="164E7BBB" w:rsidR="000B1161" w:rsidRPr="00F531CD" w:rsidRDefault="000B1161" w:rsidP="000B1161">
            <w:pPr>
              <w:ind w:firstLine="0"/>
              <w:rPr>
                <w:rFonts w:cs="Times New Roman"/>
                <w:color w:val="000000"/>
              </w:rPr>
            </w:pPr>
            <w:r w:rsidRPr="00343166">
              <w:t>95.8</w:t>
            </w:r>
          </w:p>
        </w:tc>
        <w:tc>
          <w:tcPr>
            <w:tcW w:w="2340" w:type="dxa"/>
          </w:tcPr>
          <w:p w14:paraId="767827CB" w14:textId="68E279AA" w:rsidR="000B1161" w:rsidRPr="00F531CD" w:rsidRDefault="000B1161" w:rsidP="000B1161">
            <w:pPr>
              <w:ind w:firstLine="0"/>
              <w:rPr>
                <w:rFonts w:cs="Times New Roman"/>
                <w:color w:val="000000"/>
              </w:rPr>
            </w:pPr>
            <w:r w:rsidRPr="00343166">
              <w:t>18-23, 19.35</w:t>
            </w:r>
            <w:r>
              <w:t xml:space="preserve">; </w:t>
            </w:r>
            <w:r w:rsidRPr="00343166">
              <w:t>0.91</w:t>
            </w:r>
          </w:p>
        </w:tc>
        <w:tc>
          <w:tcPr>
            <w:tcW w:w="1440" w:type="dxa"/>
          </w:tcPr>
          <w:p w14:paraId="7A9B911A" w14:textId="6742FCC1" w:rsidR="000B1161" w:rsidRPr="00F531CD" w:rsidRDefault="000B1161" w:rsidP="000B1161">
            <w:pPr>
              <w:ind w:firstLine="0"/>
              <w:rPr>
                <w:rFonts w:cs="Times New Roman"/>
                <w:color w:val="000000"/>
              </w:rPr>
            </w:pPr>
            <w:r w:rsidRPr="00343166">
              <w:t>12</w:t>
            </w:r>
            <w:r w:rsidR="00B548E2">
              <w:t>:</w:t>
            </w:r>
            <w:r w:rsidRPr="00343166">
              <w:t>80</w:t>
            </w:r>
            <w:r w:rsidR="00B548E2">
              <w:t>:</w:t>
            </w:r>
            <w:r w:rsidRPr="00343166">
              <w:t>0</w:t>
            </w:r>
          </w:p>
        </w:tc>
        <w:tc>
          <w:tcPr>
            <w:tcW w:w="2520" w:type="dxa"/>
          </w:tcPr>
          <w:p w14:paraId="3D1A841D" w14:textId="15746DBB" w:rsidR="000B1161" w:rsidRPr="00F531CD" w:rsidRDefault="000B1161" w:rsidP="000B1161">
            <w:pPr>
              <w:ind w:firstLine="0"/>
              <w:rPr>
                <w:rFonts w:cs="Times New Roman"/>
                <w:color w:val="000000"/>
              </w:rPr>
            </w:pPr>
            <w:r w:rsidRPr="00343166">
              <w:t>13.46 (13.46)</w:t>
            </w:r>
          </w:p>
        </w:tc>
        <w:tc>
          <w:tcPr>
            <w:tcW w:w="1980" w:type="dxa"/>
          </w:tcPr>
          <w:p w14:paraId="3D4B1524" w14:textId="26068363" w:rsidR="000B1161" w:rsidRPr="007B06B6" w:rsidRDefault="000B1161" w:rsidP="000B1161">
            <w:pPr>
              <w:ind w:firstLine="0"/>
              <w:rPr>
                <w:rFonts w:cs="Times New Roman"/>
                <w:i/>
              </w:rPr>
            </w:pPr>
            <w:r w:rsidRPr="00343166">
              <w:t>14.67 (14.67)</w:t>
            </w:r>
          </w:p>
        </w:tc>
      </w:tr>
      <w:tr w:rsidR="000B1161" w:rsidRPr="0040020E" w14:paraId="671F4177" w14:textId="77777777" w:rsidTr="000B1161">
        <w:trPr>
          <w:trHeight w:val="583"/>
        </w:trPr>
        <w:tc>
          <w:tcPr>
            <w:tcW w:w="648" w:type="dxa"/>
            <w:vAlign w:val="center"/>
          </w:tcPr>
          <w:p w14:paraId="1DB289D0" w14:textId="1703E096" w:rsidR="000B1161" w:rsidRPr="00F86F41" w:rsidRDefault="000B1161" w:rsidP="000B1161">
            <w:pPr>
              <w:ind w:firstLine="0"/>
              <w:rPr>
                <w:rFonts w:cs="Times New Roman"/>
                <w:color w:val="000000"/>
              </w:rPr>
            </w:pPr>
            <w:r w:rsidRPr="00F86F41">
              <w:rPr>
                <w:rFonts w:cs="Times New Roman"/>
                <w:color w:val="000000"/>
              </w:rPr>
              <w:t>31</w:t>
            </w:r>
          </w:p>
        </w:tc>
        <w:tc>
          <w:tcPr>
            <w:tcW w:w="2880" w:type="dxa"/>
          </w:tcPr>
          <w:p w14:paraId="6D7046F7" w14:textId="715F5FAF" w:rsidR="000B1161" w:rsidRPr="00F86F41" w:rsidRDefault="000B1161" w:rsidP="000B1161">
            <w:pPr>
              <w:ind w:firstLine="0"/>
              <w:rPr>
                <w:rFonts w:cs="Times New Roman"/>
                <w:color w:val="000000"/>
              </w:rPr>
            </w:pPr>
            <w:r w:rsidRPr="00343166">
              <w:t>Wilkowski et al.</w:t>
            </w:r>
          </w:p>
        </w:tc>
        <w:tc>
          <w:tcPr>
            <w:tcW w:w="1440" w:type="dxa"/>
          </w:tcPr>
          <w:p w14:paraId="655DC4EE" w14:textId="19A2A782" w:rsidR="000B1161" w:rsidRPr="00F531CD" w:rsidRDefault="000B1161" w:rsidP="000B1161">
            <w:pPr>
              <w:ind w:firstLine="0"/>
              <w:rPr>
                <w:rFonts w:cs="Times New Roman"/>
                <w:color w:val="000000"/>
              </w:rPr>
            </w:pPr>
            <w:r w:rsidRPr="00343166">
              <w:t>USA</w:t>
            </w:r>
          </w:p>
        </w:tc>
        <w:tc>
          <w:tcPr>
            <w:tcW w:w="1080" w:type="dxa"/>
          </w:tcPr>
          <w:p w14:paraId="5958CC88" w14:textId="0C255AA2" w:rsidR="000B1161" w:rsidRPr="00F531CD" w:rsidRDefault="000B1161" w:rsidP="000B1161">
            <w:pPr>
              <w:ind w:firstLine="0"/>
              <w:rPr>
                <w:rFonts w:cs="Times New Roman"/>
                <w:color w:val="000000"/>
              </w:rPr>
            </w:pPr>
            <w:r w:rsidRPr="00343166">
              <w:t>99.4</w:t>
            </w:r>
          </w:p>
        </w:tc>
        <w:tc>
          <w:tcPr>
            <w:tcW w:w="2340" w:type="dxa"/>
          </w:tcPr>
          <w:p w14:paraId="3EAB50BA" w14:textId="026183E1" w:rsidR="000B1161" w:rsidRPr="00F531CD" w:rsidRDefault="000B1161" w:rsidP="000B1161">
            <w:pPr>
              <w:ind w:firstLine="0"/>
              <w:rPr>
                <w:rFonts w:cs="Times New Roman"/>
                <w:color w:val="000000"/>
              </w:rPr>
            </w:pPr>
            <w:r w:rsidRPr="00343166">
              <w:t>18-34, 19.51</w:t>
            </w:r>
            <w:r>
              <w:t xml:space="preserve">; </w:t>
            </w:r>
            <w:r w:rsidRPr="00343166">
              <w:t>2.34</w:t>
            </w:r>
          </w:p>
        </w:tc>
        <w:tc>
          <w:tcPr>
            <w:tcW w:w="1440" w:type="dxa"/>
          </w:tcPr>
          <w:p w14:paraId="4D44C8CF" w14:textId="36020261" w:rsidR="000B1161" w:rsidRPr="00F531CD" w:rsidRDefault="000B1161" w:rsidP="000B1161">
            <w:pPr>
              <w:ind w:firstLine="0"/>
              <w:rPr>
                <w:rFonts w:cs="Times New Roman"/>
                <w:color w:val="000000"/>
              </w:rPr>
            </w:pPr>
            <w:r w:rsidRPr="00343166">
              <w:t>45</w:t>
            </w:r>
            <w:r w:rsidR="00B548E2">
              <w:t>:</w:t>
            </w:r>
            <w:r w:rsidRPr="00343166">
              <w:t>115</w:t>
            </w:r>
            <w:r w:rsidR="00B548E2">
              <w:t>:</w:t>
            </w:r>
            <w:r w:rsidRPr="00343166">
              <w:t>0</w:t>
            </w:r>
          </w:p>
        </w:tc>
        <w:tc>
          <w:tcPr>
            <w:tcW w:w="2520" w:type="dxa"/>
          </w:tcPr>
          <w:p w14:paraId="62D893D9" w14:textId="6BC2F3F0" w:rsidR="000B1161" w:rsidRPr="00F531CD" w:rsidRDefault="000B1161" w:rsidP="000B1161">
            <w:pPr>
              <w:ind w:firstLine="0"/>
              <w:rPr>
                <w:rFonts w:cs="Times New Roman"/>
                <w:color w:val="000000"/>
              </w:rPr>
            </w:pPr>
            <w:r w:rsidRPr="00343166">
              <w:t>22.48 (22.48)</w:t>
            </w:r>
          </w:p>
        </w:tc>
        <w:tc>
          <w:tcPr>
            <w:tcW w:w="1980" w:type="dxa"/>
          </w:tcPr>
          <w:p w14:paraId="29ACE631" w14:textId="17970D9D" w:rsidR="000B1161" w:rsidRPr="007B06B6" w:rsidRDefault="000B1161" w:rsidP="000B1161">
            <w:pPr>
              <w:ind w:firstLine="0"/>
              <w:rPr>
                <w:rFonts w:cs="Times New Roman"/>
                <w:i/>
              </w:rPr>
            </w:pPr>
            <w:r w:rsidRPr="00343166">
              <w:t>24.51 (24.51)</w:t>
            </w:r>
          </w:p>
        </w:tc>
      </w:tr>
      <w:tr w:rsidR="000B1161" w:rsidRPr="0040020E" w14:paraId="2BB515AB" w14:textId="77777777" w:rsidTr="000B1161">
        <w:trPr>
          <w:trHeight w:val="583"/>
        </w:trPr>
        <w:tc>
          <w:tcPr>
            <w:tcW w:w="648" w:type="dxa"/>
            <w:vAlign w:val="center"/>
          </w:tcPr>
          <w:p w14:paraId="04FC4BE5" w14:textId="797CFD25" w:rsidR="000B1161" w:rsidRPr="00F86F41" w:rsidRDefault="000B1161" w:rsidP="000B1161">
            <w:pPr>
              <w:ind w:firstLine="0"/>
              <w:rPr>
                <w:rFonts w:cs="Times New Roman"/>
                <w:color w:val="000000"/>
              </w:rPr>
            </w:pPr>
            <w:r w:rsidRPr="00F86F41">
              <w:rPr>
                <w:rFonts w:cs="Times New Roman"/>
                <w:color w:val="000000"/>
              </w:rPr>
              <w:t>32</w:t>
            </w:r>
          </w:p>
        </w:tc>
        <w:tc>
          <w:tcPr>
            <w:tcW w:w="2880" w:type="dxa"/>
          </w:tcPr>
          <w:p w14:paraId="743DE896" w14:textId="13EFA796" w:rsidR="000B1161" w:rsidRPr="00F86F41" w:rsidRDefault="000B1161" w:rsidP="000B1161">
            <w:pPr>
              <w:ind w:firstLine="0"/>
              <w:rPr>
                <w:rFonts w:cs="Times New Roman"/>
                <w:color w:val="000000"/>
              </w:rPr>
            </w:pPr>
            <w:r w:rsidRPr="00343166">
              <w:t>Wong et al.</w:t>
            </w:r>
          </w:p>
        </w:tc>
        <w:tc>
          <w:tcPr>
            <w:tcW w:w="1440" w:type="dxa"/>
          </w:tcPr>
          <w:p w14:paraId="5DF85127" w14:textId="5E6A1046" w:rsidR="000B1161" w:rsidRPr="00F531CD" w:rsidRDefault="000B1161" w:rsidP="000B1161">
            <w:pPr>
              <w:ind w:firstLine="0"/>
              <w:rPr>
                <w:rFonts w:cs="Times New Roman"/>
                <w:color w:val="000000"/>
              </w:rPr>
            </w:pPr>
            <w:r w:rsidRPr="00343166">
              <w:t>Malaysia</w:t>
            </w:r>
          </w:p>
        </w:tc>
        <w:tc>
          <w:tcPr>
            <w:tcW w:w="1080" w:type="dxa"/>
          </w:tcPr>
          <w:p w14:paraId="1A4E3184" w14:textId="49168DCA" w:rsidR="000B1161" w:rsidRPr="00F531CD" w:rsidRDefault="000B1161" w:rsidP="000B1161">
            <w:pPr>
              <w:ind w:firstLine="0"/>
              <w:rPr>
                <w:rFonts w:cs="Times New Roman"/>
                <w:color w:val="000000"/>
              </w:rPr>
            </w:pPr>
            <w:r w:rsidRPr="00343166">
              <w:t>100</w:t>
            </w:r>
          </w:p>
        </w:tc>
        <w:tc>
          <w:tcPr>
            <w:tcW w:w="2340" w:type="dxa"/>
          </w:tcPr>
          <w:p w14:paraId="44CE6174" w14:textId="783A683B" w:rsidR="000B1161" w:rsidRPr="00F531CD" w:rsidRDefault="000B1161" w:rsidP="000B1161">
            <w:pPr>
              <w:ind w:firstLine="0"/>
              <w:rPr>
                <w:rFonts w:cs="Times New Roman"/>
                <w:color w:val="000000"/>
              </w:rPr>
            </w:pPr>
            <w:r w:rsidRPr="00343166">
              <w:t>18-27, 20.23</w:t>
            </w:r>
            <w:r>
              <w:t xml:space="preserve">; </w:t>
            </w:r>
            <w:r w:rsidRPr="00343166">
              <w:t>1.71</w:t>
            </w:r>
          </w:p>
        </w:tc>
        <w:tc>
          <w:tcPr>
            <w:tcW w:w="1440" w:type="dxa"/>
          </w:tcPr>
          <w:p w14:paraId="3C7D8A70" w14:textId="2FCC275A" w:rsidR="000B1161" w:rsidRPr="00F531CD" w:rsidRDefault="000B1161" w:rsidP="000B1161">
            <w:pPr>
              <w:ind w:firstLine="0"/>
              <w:rPr>
                <w:rFonts w:cs="Times New Roman"/>
                <w:color w:val="000000"/>
              </w:rPr>
            </w:pPr>
            <w:r w:rsidRPr="00343166">
              <w:t>19</w:t>
            </w:r>
            <w:r w:rsidR="00B548E2">
              <w:t>:</w:t>
            </w:r>
            <w:r w:rsidRPr="00343166">
              <w:t>61</w:t>
            </w:r>
            <w:r w:rsidR="00B548E2">
              <w:t>:</w:t>
            </w:r>
            <w:r w:rsidRPr="00343166">
              <w:t>1</w:t>
            </w:r>
          </w:p>
        </w:tc>
        <w:tc>
          <w:tcPr>
            <w:tcW w:w="2520" w:type="dxa"/>
          </w:tcPr>
          <w:p w14:paraId="3734C8B9" w14:textId="008658C1" w:rsidR="000B1161" w:rsidRPr="00F531CD" w:rsidRDefault="000B1161" w:rsidP="000B1161">
            <w:pPr>
              <w:ind w:firstLine="0"/>
              <w:rPr>
                <w:rFonts w:cs="Times New Roman"/>
                <w:color w:val="000000"/>
              </w:rPr>
            </w:pPr>
            <w:r w:rsidRPr="00343166">
              <w:t>15.81 (15.81)</w:t>
            </w:r>
          </w:p>
        </w:tc>
        <w:tc>
          <w:tcPr>
            <w:tcW w:w="1980" w:type="dxa"/>
          </w:tcPr>
          <w:p w14:paraId="7F053978" w14:textId="651D56CF" w:rsidR="000B1161" w:rsidRPr="007B06B6" w:rsidRDefault="000B1161" w:rsidP="000B1161">
            <w:pPr>
              <w:ind w:firstLine="0"/>
              <w:rPr>
                <w:rFonts w:cs="Times New Roman"/>
                <w:i/>
              </w:rPr>
            </w:pPr>
            <w:r w:rsidRPr="00343166">
              <w:t>23.64 (23.64)</w:t>
            </w:r>
          </w:p>
        </w:tc>
      </w:tr>
      <w:tr w:rsidR="000B1161" w:rsidRPr="0040020E" w14:paraId="3E7E1A41" w14:textId="77777777" w:rsidTr="000B1161">
        <w:trPr>
          <w:trHeight w:val="583"/>
        </w:trPr>
        <w:tc>
          <w:tcPr>
            <w:tcW w:w="648" w:type="dxa"/>
            <w:vAlign w:val="center"/>
          </w:tcPr>
          <w:p w14:paraId="79F3F830" w14:textId="378B0EB8" w:rsidR="000B1161" w:rsidRPr="00F86F41" w:rsidRDefault="000B1161" w:rsidP="000B1161">
            <w:pPr>
              <w:ind w:firstLine="0"/>
              <w:rPr>
                <w:rFonts w:cs="Times New Roman"/>
                <w:color w:val="000000"/>
              </w:rPr>
            </w:pPr>
            <w:r w:rsidRPr="00F86F41">
              <w:rPr>
                <w:rFonts w:cs="Times New Roman"/>
                <w:color w:val="000000"/>
              </w:rPr>
              <w:t>33</w:t>
            </w:r>
          </w:p>
        </w:tc>
        <w:tc>
          <w:tcPr>
            <w:tcW w:w="2880" w:type="dxa"/>
          </w:tcPr>
          <w:p w14:paraId="4869821C" w14:textId="3828260F" w:rsidR="000B1161" w:rsidRPr="00F86F41" w:rsidRDefault="000B1161" w:rsidP="000B1161">
            <w:pPr>
              <w:ind w:firstLine="0"/>
              <w:rPr>
                <w:rFonts w:cs="Times New Roman"/>
                <w:color w:val="000000"/>
              </w:rPr>
            </w:pPr>
            <w:r w:rsidRPr="00343166">
              <w:t>Xu et al.</w:t>
            </w:r>
          </w:p>
        </w:tc>
        <w:tc>
          <w:tcPr>
            <w:tcW w:w="1440" w:type="dxa"/>
          </w:tcPr>
          <w:p w14:paraId="1F854166" w14:textId="40822EB7" w:rsidR="000B1161" w:rsidRPr="00F531CD" w:rsidRDefault="000B1161" w:rsidP="000B1161">
            <w:pPr>
              <w:ind w:firstLine="0"/>
              <w:rPr>
                <w:rFonts w:cs="Times New Roman"/>
                <w:color w:val="000000"/>
              </w:rPr>
            </w:pPr>
            <w:r w:rsidRPr="00343166">
              <w:t>China</w:t>
            </w:r>
          </w:p>
        </w:tc>
        <w:tc>
          <w:tcPr>
            <w:tcW w:w="1080" w:type="dxa"/>
          </w:tcPr>
          <w:p w14:paraId="562AB88D" w14:textId="04AFC578" w:rsidR="000B1161" w:rsidRPr="00F531CD" w:rsidRDefault="000B1161" w:rsidP="000B1161">
            <w:pPr>
              <w:ind w:firstLine="0"/>
              <w:rPr>
                <w:rFonts w:cs="Times New Roman"/>
                <w:color w:val="000000"/>
              </w:rPr>
            </w:pPr>
            <w:r w:rsidRPr="00343166">
              <w:t>95.7</w:t>
            </w:r>
          </w:p>
        </w:tc>
        <w:tc>
          <w:tcPr>
            <w:tcW w:w="2340" w:type="dxa"/>
          </w:tcPr>
          <w:p w14:paraId="3FF6D28A" w14:textId="49382947" w:rsidR="000B1161" w:rsidRPr="00F531CD" w:rsidRDefault="000B1161" w:rsidP="000B1161">
            <w:pPr>
              <w:ind w:firstLine="0"/>
              <w:rPr>
                <w:rFonts w:cs="Times New Roman"/>
                <w:color w:val="000000"/>
              </w:rPr>
            </w:pPr>
            <w:r w:rsidRPr="00343166">
              <w:t>18-30, 21.17</w:t>
            </w:r>
            <w:r>
              <w:t xml:space="preserve">; </w:t>
            </w:r>
            <w:r w:rsidRPr="00343166">
              <w:t>2.46</w:t>
            </w:r>
          </w:p>
        </w:tc>
        <w:tc>
          <w:tcPr>
            <w:tcW w:w="1440" w:type="dxa"/>
          </w:tcPr>
          <w:p w14:paraId="7AF7BF63" w14:textId="44442C75" w:rsidR="000B1161" w:rsidRPr="00F531CD" w:rsidRDefault="000B1161" w:rsidP="000B1161">
            <w:pPr>
              <w:ind w:firstLine="0"/>
              <w:rPr>
                <w:rFonts w:cs="Times New Roman"/>
                <w:color w:val="000000"/>
              </w:rPr>
            </w:pPr>
            <w:r w:rsidRPr="00343166">
              <w:t>14</w:t>
            </w:r>
            <w:r w:rsidR="00B548E2">
              <w:t>:</w:t>
            </w:r>
            <w:r w:rsidRPr="00343166">
              <w:t>75</w:t>
            </w:r>
            <w:r w:rsidR="00B548E2">
              <w:t>:</w:t>
            </w:r>
            <w:r w:rsidRPr="00343166">
              <w:t>0</w:t>
            </w:r>
          </w:p>
        </w:tc>
        <w:tc>
          <w:tcPr>
            <w:tcW w:w="2520" w:type="dxa"/>
          </w:tcPr>
          <w:p w14:paraId="0D762F35" w14:textId="1BB1E1DE" w:rsidR="000B1161" w:rsidRPr="00F531CD" w:rsidRDefault="000B1161" w:rsidP="000B1161">
            <w:pPr>
              <w:ind w:firstLine="0"/>
              <w:rPr>
                <w:rFonts w:cs="Times New Roman"/>
                <w:color w:val="000000"/>
              </w:rPr>
            </w:pPr>
            <w:r w:rsidRPr="00343166">
              <w:t>18.27 (18.27)</w:t>
            </w:r>
          </w:p>
        </w:tc>
        <w:tc>
          <w:tcPr>
            <w:tcW w:w="1980" w:type="dxa"/>
          </w:tcPr>
          <w:p w14:paraId="09FDA9A6" w14:textId="3E0DC1CA" w:rsidR="000B1161" w:rsidRPr="007B06B6" w:rsidRDefault="000B1161" w:rsidP="000B1161">
            <w:pPr>
              <w:ind w:firstLine="0"/>
              <w:rPr>
                <w:rFonts w:cs="Times New Roman"/>
                <w:i/>
              </w:rPr>
            </w:pPr>
            <w:r w:rsidRPr="00343166">
              <w:t>12.98 (12.98)</w:t>
            </w:r>
          </w:p>
        </w:tc>
      </w:tr>
      <w:tr w:rsidR="000B1161" w:rsidRPr="0040020E" w14:paraId="7903D95A" w14:textId="77777777" w:rsidTr="000B1161">
        <w:trPr>
          <w:trHeight w:val="583"/>
        </w:trPr>
        <w:tc>
          <w:tcPr>
            <w:tcW w:w="648" w:type="dxa"/>
            <w:vAlign w:val="center"/>
          </w:tcPr>
          <w:p w14:paraId="4D6E019A" w14:textId="039310B7" w:rsidR="000B1161" w:rsidRPr="00F86F41" w:rsidRDefault="000B1161" w:rsidP="000B1161">
            <w:pPr>
              <w:ind w:firstLine="0"/>
              <w:rPr>
                <w:rFonts w:cs="Times New Roman"/>
                <w:color w:val="000000"/>
              </w:rPr>
            </w:pPr>
            <w:r w:rsidRPr="00F86F41">
              <w:rPr>
                <w:rFonts w:cs="Times New Roman"/>
                <w:color w:val="000000"/>
              </w:rPr>
              <w:t>34</w:t>
            </w:r>
          </w:p>
        </w:tc>
        <w:tc>
          <w:tcPr>
            <w:tcW w:w="2880" w:type="dxa"/>
          </w:tcPr>
          <w:p w14:paraId="3408E796" w14:textId="3EFF4FC0" w:rsidR="000B1161" w:rsidRPr="00F86F41" w:rsidRDefault="000B1161" w:rsidP="000B1161">
            <w:pPr>
              <w:ind w:firstLine="0"/>
              <w:rPr>
                <w:rFonts w:cs="Times New Roman"/>
                <w:color w:val="000000"/>
              </w:rPr>
            </w:pPr>
            <w:proofErr w:type="spellStart"/>
            <w:r w:rsidRPr="00343166">
              <w:t>Yusainy</w:t>
            </w:r>
            <w:proofErr w:type="spellEnd"/>
            <w:r w:rsidRPr="00343166">
              <w:t xml:space="preserve"> et al.</w:t>
            </w:r>
          </w:p>
        </w:tc>
        <w:tc>
          <w:tcPr>
            <w:tcW w:w="1440" w:type="dxa"/>
          </w:tcPr>
          <w:p w14:paraId="10404C49" w14:textId="0C481529" w:rsidR="000B1161" w:rsidRPr="00F531CD" w:rsidRDefault="000B1161" w:rsidP="000B1161">
            <w:pPr>
              <w:ind w:firstLine="0"/>
              <w:rPr>
                <w:rFonts w:cs="Times New Roman"/>
                <w:color w:val="000000"/>
              </w:rPr>
            </w:pPr>
            <w:r w:rsidRPr="00343166">
              <w:t>Indonesia</w:t>
            </w:r>
          </w:p>
        </w:tc>
        <w:tc>
          <w:tcPr>
            <w:tcW w:w="1080" w:type="dxa"/>
          </w:tcPr>
          <w:p w14:paraId="0DBB501C" w14:textId="4356AC1B" w:rsidR="000B1161" w:rsidRPr="00F531CD" w:rsidRDefault="000B1161" w:rsidP="000B1161">
            <w:pPr>
              <w:ind w:firstLine="0"/>
              <w:rPr>
                <w:rFonts w:cs="Times New Roman"/>
                <w:color w:val="000000"/>
              </w:rPr>
            </w:pPr>
            <w:r w:rsidRPr="00343166">
              <w:t>89</w:t>
            </w:r>
          </w:p>
        </w:tc>
        <w:tc>
          <w:tcPr>
            <w:tcW w:w="2340" w:type="dxa"/>
          </w:tcPr>
          <w:p w14:paraId="65FCEF80" w14:textId="789BBDE7" w:rsidR="000B1161" w:rsidRPr="00F531CD" w:rsidRDefault="000B1161" w:rsidP="000B1161">
            <w:pPr>
              <w:ind w:firstLine="0"/>
              <w:rPr>
                <w:rFonts w:cs="Times New Roman"/>
                <w:color w:val="000000"/>
              </w:rPr>
            </w:pPr>
            <w:r w:rsidRPr="00343166">
              <w:t>17-19, 18.06</w:t>
            </w:r>
            <w:r>
              <w:t xml:space="preserve">; </w:t>
            </w:r>
            <w:r w:rsidRPr="00343166">
              <w:t>0.56</w:t>
            </w:r>
          </w:p>
        </w:tc>
        <w:tc>
          <w:tcPr>
            <w:tcW w:w="1440" w:type="dxa"/>
          </w:tcPr>
          <w:p w14:paraId="337CFD95" w14:textId="374B6855" w:rsidR="000B1161" w:rsidRPr="00F531CD" w:rsidRDefault="000B1161" w:rsidP="000B1161">
            <w:pPr>
              <w:ind w:firstLine="0"/>
              <w:rPr>
                <w:rFonts w:cs="Times New Roman"/>
                <w:color w:val="000000"/>
              </w:rPr>
            </w:pPr>
            <w:r w:rsidRPr="00343166">
              <w:t>12</w:t>
            </w:r>
            <w:r w:rsidR="00B548E2">
              <w:t>:</w:t>
            </w:r>
            <w:r w:rsidRPr="00343166">
              <w:t>69</w:t>
            </w:r>
            <w:r w:rsidR="00B548E2">
              <w:t>:</w:t>
            </w:r>
            <w:r w:rsidRPr="00343166">
              <w:t>0</w:t>
            </w:r>
          </w:p>
        </w:tc>
        <w:tc>
          <w:tcPr>
            <w:tcW w:w="2520" w:type="dxa"/>
          </w:tcPr>
          <w:p w14:paraId="5D190F2D" w14:textId="69E127B5" w:rsidR="000B1161" w:rsidRPr="00F531CD" w:rsidRDefault="000B1161" w:rsidP="000B1161">
            <w:pPr>
              <w:ind w:firstLine="0"/>
              <w:rPr>
                <w:rFonts w:cs="Times New Roman"/>
                <w:color w:val="000000"/>
              </w:rPr>
            </w:pPr>
            <w:r w:rsidRPr="00343166">
              <w:t>14.75 (14.75)</w:t>
            </w:r>
          </w:p>
        </w:tc>
        <w:tc>
          <w:tcPr>
            <w:tcW w:w="1980" w:type="dxa"/>
          </w:tcPr>
          <w:p w14:paraId="25680738" w14:textId="5CC7262A" w:rsidR="000B1161" w:rsidRPr="007B06B6" w:rsidRDefault="000B1161" w:rsidP="000B1161">
            <w:pPr>
              <w:ind w:firstLine="0"/>
              <w:rPr>
                <w:rFonts w:cs="Times New Roman"/>
                <w:i/>
              </w:rPr>
            </w:pPr>
            <w:r w:rsidRPr="00343166">
              <w:t>10.32 (10.32)</w:t>
            </w:r>
          </w:p>
        </w:tc>
      </w:tr>
      <w:tr w:rsidR="000B1161" w:rsidRPr="0040020E" w14:paraId="7039BC24" w14:textId="77777777" w:rsidTr="00455CAB">
        <w:trPr>
          <w:trHeight w:val="583"/>
        </w:trPr>
        <w:tc>
          <w:tcPr>
            <w:tcW w:w="648" w:type="dxa"/>
            <w:vAlign w:val="center"/>
          </w:tcPr>
          <w:p w14:paraId="3A0F2053" w14:textId="3D2EFC19" w:rsidR="000B1161" w:rsidRPr="00F86F41" w:rsidRDefault="000B1161" w:rsidP="000B1161">
            <w:pPr>
              <w:ind w:firstLine="0"/>
              <w:rPr>
                <w:rFonts w:cs="Times New Roman"/>
                <w:color w:val="000000"/>
              </w:rPr>
            </w:pPr>
            <w:r w:rsidRPr="00F86F41">
              <w:rPr>
                <w:rFonts w:cs="Times New Roman"/>
                <w:color w:val="000000"/>
              </w:rPr>
              <w:t>35</w:t>
            </w:r>
          </w:p>
        </w:tc>
        <w:tc>
          <w:tcPr>
            <w:tcW w:w="2880" w:type="dxa"/>
          </w:tcPr>
          <w:p w14:paraId="77D08103" w14:textId="0443BCDC" w:rsidR="000B1161" w:rsidRPr="00F86F41" w:rsidRDefault="000B1161" w:rsidP="000B1161">
            <w:pPr>
              <w:ind w:firstLine="0"/>
              <w:rPr>
                <w:rFonts w:cs="Times New Roman"/>
                <w:color w:val="000000"/>
              </w:rPr>
            </w:pPr>
            <w:r w:rsidRPr="00343166">
              <w:t>Zerhouni et el.</w:t>
            </w:r>
          </w:p>
        </w:tc>
        <w:tc>
          <w:tcPr>
            <w:tcW w:w="1440" w:type="dxa"/>
          </w:tcPr>
          <w:p w14:paraId="7157D96E" w14:textId="5F04AD43" w:rsidR="000B1161" w:rsidRPr="00F531CD" w:rsidRDefault="000B1161" w:rsidP="000B1161">
            <w:pPr>
              <w:ind w:firstLine="0"/>
              <w:rPr>
                <w:rFonts w:cs="Times New Roman"/>
                <w:color w:val="000000"/>
              </w:rPr>
            </w:pPr>
            <w:r w:rsidRPr="00343166">
              <w:t>France</w:t>
            </w:r>
          </w:p>
        </w:tc>
        <w:tc>
          <w:tcPr>
            <w:tcW w:w="1080" w:type="dxa"/>
          </w:tcPr>
          <w:p w14:paraId="523D4387" w14:textId="7CBABBAF" w:rsidR="000B1161" w:rsidRPr="00F531CD" w:rsidRDefault="000B1161" w:rsidP="000B1161">
            <w:pPr>
              <w:ind w:firstLine="0"/>
              <w:rPr>
                <w:rFonts w:cs="Times New Roman"/>
                <w:color w:val="000000"/>
              </w:rPr>
            </w:pPr>
            <w:r w:rsidRPr="00343166">
              <w:t>97.5</w:t>
            </w:r>
          </w:p>
        </w:tc>
        <w:tc>
          <w:tcPr>
            <w:tcW w:w="2340" w:type="dxa"/>
          </w:tcPr>
          <w:p w14:paraId="1354618C" w14:textId="396C26FF" w:rsidR="000B1161" w:rsidRPr="00F531CD" w:rsidRDefault="000B1161" w:rsidP="000B1161">
            <w:pPr>
              <w:ind w:firstLine="0"/>
              <w:rPr>
                <w:rFonts w:cs="Times New Roman"/>
                <w:color w:val="000000"/>
              </w:rPr>
            </w:pPr>
            <w:r w:rsidRPr="00343166">
              <w:t>17-25, 19.32</w:t>
            </w:r>
            <w:r>
              <w:t xml:space="preserve">; </w:t>
            </w:r>
            <w:r w:rsidRPr="00343166">
              <w:t>1.53</w:t>
            </w:r>
          </w:p>
        </w:tc>
        <w:tc>
          <w:tcPr>
            <w:tcW w:w="1440" w:type="dxa"/>
          </w:tcPr>
          <w:p w14:paraId="272EE09F" w14:textId="4ECBDF00" w:rsidR="000B1161" w:rsidRPr="00F531CD" w:rsidRDefault="000B1161" w:rsidP="000B1161">
            <w:pPr>
              <w:ind w:firstLine="0"/>
              <w:rPr>
                <w:rFonts w:cs="Times New Roman"/>
                <w:color w:val="000000"/>
              </w:rPr>
            </w:pPr>
            <w:r w:rsidRPr="00343166">
              <w:t>12</w:t>
            </w:r>
            <w:r w:rsidR="00B548E2">
              <w:t>:</w:t>
            </w:r>
            <w:r w:rsidRPr="00343166">
              <w:t>65</w:t>
            </w:r>
            <w:r w:rsidR="00B548E2">
              <w:t>:</w:t>
            </w:r>
            <w:r w:rsidRPr="00343166">
              <w:t>0</w:t>
            </w:r>
          </w:p>
        </w:tc>
        <w:tc>
          <w:tcPr>
            <w:tcW w:w="2520" w:type="dxa"/>
          </w:tcPr>
          <w:p w14:paraId="4C6C0668" w14:textId="64AB4167" w:rsidR="000B1161" w:rsidRPr="00F531CD" w:rsidRDefault="000B1161" w:rsidP="000B1161">
            <w:pPr>
              <w:ind w:firstLine="0"/>
              <w:rPr>
                <w:rFonts w:cs="Times New Roman"/>
                <w:color w:val="000000"/>
              </w:rPr>
            </w:pPr>
            <w:r w:rsidRPr="00343166">
              <w:t>12.29 (12.29)</w:t>
            </w:r>
          </w:p>
        </w:tc>
        <w:tc>
          <w:tcPr>
            <w:tcW w:w="1980" w:type="dxa"/>
          </w:tcPr>
          <w:p w14:paraId="673EAB08" w14:textId="20279DD5" w:rsidR="000B1161" w:rsidRPr="007B06B6" w:rsidRDefault="000B1161" w:rsidP="000B1161">
            <w:pPr>
              <w:ind w:firstLine="0"/>
              <w:rPr>
                <w:rFonts w:cs="Times New Roman"/>
                <w:i/>
              </w:rPr>
            </w:pPr>
            <w:r w:rsidRPr="00343166">
              <w:t>32 (32)</w:t>
            </w:r>
          </w:p>
        </w:tc>
      </w:tr>
      <w:tr w:rsidR="00455CAB" w:rsidRPr="0040020E" w14:paraId="76435D01" w14:textId="77777777" w:rsidTr="000B1161">
        <w:trPr>
          <w:trHeight w:val="583"/>
        </w:trPr>
        <w:tc>
          <w:tcPr>
            <w:tcW w:w="648" w:type="dxa"/>
            <w:tcBorders>
              <w:bottom w:val="single" w:sz="4" w:space="0" w:color="auto"/>
            </w:tcBorders>
            <w:vAlign w:val="center"/>
          </w:tcPr>
          <w:p w14:paraId="1532B7F8" w14:textId="5097FF42" w:rsidR="00455CAB" w:rsidRPr="00F86F41" w:rsidRDefault="00455CAB" w:rsidP="00455CAB">
            <w:pPr>
              <w:ind w:firstLine="0"/>
              <w:rPr>
                <w:rFonts w:cs="Times New Roman"/>
                <w:color w:val="000000"/>
              </w:rPr>
            </w:pPr>
            <w:r>
              <w:rPr>
                <w:rFonts w:cs="Times New Roman"/>
                <w:color w:val="000000"/>
              </w:rPr>
              <w:t>36</w:t>
            </w:r>
          </w:p>
        </w:tc>
        <w:tc>
          <w:tcPr>
            <w:tcW w:w="2880" w:type="dxa"/>
            <w:tcBorders>
              <w:bottom w:val="single" w:sz="4" w:space="0" w:color="auto"/>
            </w:tcBorders>
          </w:tcPr>
          <w:p w14:paraId="55C85BF1" w14:textId="7567915F" w:rsidR="00455CAB" w:rsidRPr="00343166" w:rsidRDefault="00455CAB" w:rsidP="00455CAB">
            <w:pPr>
              <w:ind w:firstLine="0"/>
            </w:pPr>
            <w:r w:rsidRPr="00FF69E7">
              <w:t>Zhang et al.</w:t>
            </w:r>
          </w:p>
        </w:tc>
        <w:tc>
          <w:tcPr>
            <w:tcW w:w="1440" w:type="dxa"/>
            <w:tcBorders>
              <w:bottom w:val="single" w:sz="4" w:space="0" w:color="auto"/>
            </w:tcBorders>
          </w:tcPr>
          <w:p w14:paraId="027C04E5" w14:textId="2140D03E" w:rsidR="00455CAB" w:rsidRPr="00343166" w:rsidRDefault="00455CAB" w:rsidP="00455CAB">
            <w:pPr>
              <w:ind w:firstLine="0"/>
            </w:pPr>
            <w:r w:rsidRPr="00FF69E7">
              <w:t>China</w:t>
            </w:r>
          </w:p>
        </w:tc>
        <w:tc>
          <w:tcPr>
            <w:tcW w:w="1080" w:type="dxa"/>
            <w:tcBorders>
              <w:bottom w:val="single" w:sz="4" w:space="0" w:color="auto"/>
            </w:tcBorders>
          </w:tcPr>
          <w:p w14:paraId="6AD47E96" w14:textId="4E818F33" w:rsidR="00455CAB" w:rsidRPr="00343166" w:rsidRDefault="00455CAB" w:rsidP="00455CAB">
            <w:pPr>
              <w:ind w:firstLine="0"/>
            </w:pPr>
            <w:r w:rsidRPr="00FF69E7">
              <w:t>100</w:t>
            </w:r>
          </w:p>
        </w:tc>
        <w:tc>
          <w:tcPr>
            <w:tcW w:w="2340" w:type="dxa"/>
            <w:tcBorders>
              <w:bottom w:val="single" w:sz="4" w:space="0" w:color="auto"/>
            </w:tcBorders>
          </w:tcPr>
          <w:p w14:paraId="75091F93" w14:textId="5B5F659A" w:rsidR="00455CAB" w:rsidRPr="00343166" w:rsidRDefault="00455CAB" w:rsidP="00455CAB">
            <w:pPr>
              <w:ind w:firstLine="0"/>
            </w:pPr>
            <w:r w:rsidRPr="00FF69E7">
              <w:t>17-31, 20.31 (2.69)</w:t>
            </w:r>
          </w:p>
        </w:tc>
        <w:tc>
          <w:tcPr>
            <w:tcW w:w="1440" w:type="dxa"/>
            <w:tcBorders>
              <w:bottom w:val="single" w:sz="4" w:space="0" w:color="auto"/>
            </w:tcBorders>
          </w:tcPr>
          <w:p w14:paraId="7A0D4E7F" w14:textId="401B8D5B" w:rsidR="00455CAB" w:rsidRPr="00343166" w:rsidRDefault="00455CAB" w:rsidP="00455CAB">
            <w:pPr>
              <w:ind w:firstLine="0"/>
            </w:pPr>
            <w:r w:rsidRPr="00FF69E7">
              <w:t>38</w:t>
            </w:r>
            <w:r>
              <w:t>:</w:t>
            </w:r>
            <w:r w:rsidRPr="00FF69E7">
              <w:t>53</w:t>
            </w:r>
            <w:r>
              <w:t>:</w:t>
            </w:r>
            <w:r w:rsidRPr="00FF69E7">
              <w:t>0</w:t>
            </w:r>
          </w:p>
        </w:tc>
        <w:tc>
          <w:tcPr>
            <w:tcW w:w="2520" w:type="dxa"/>
            <w:tcBorders>
              <w:bottom w:val="single" w:sz="4" w:space="0" w:color="auto"/>
            </w:tcBorders>
          </w:tcPr>
          <w:p w14:paraId="6B896754" w14:textId="546A04D8" w:rsidR="00455CAB" w:rsidRPr="00343166" w:rsidRDefault="00455CAB" w:rsidP="00455CAB">
            <w:pPr>
              <w:ind w:firstLine="0"/>
            </w:pPr>
            <w:r w:rsidRPr="00FF69E7">
              <w:t>24.32 (24.32)</w:t>
            </w:r>
          </w:p>
        </w:tc>
        <w:tc>
          <w:tcPr>
            <w:tcW w:w="1980" w:type="dxa"/>
            <w:tcBorders>
              <w:bottom w:val="single" w:sz="4" w:space="0" w:color="auto"/>
            </w:tcBorders>
          </w:tcPr>
          <w:p w14:paraId="114DF1D6" w14:textId="0248B29B" w:rsidR="00455CAB" w:rsidRPr="00343166" w:rsidRDefault="00455CAB" w:rsidP="00455CAB">
            <w:pPr>
              <w:ind w:firstLine="0"/>
            </w:pPr>
            <w:r w:rsidRPr="00FF69E7">
              <w:t>23.83 (23.83)</w:t>
            </w:r>
          </w:p>
        </w:tc>
      </w:tr>
    </w:tbl>
    <w:bookmarkEnd w:id="3"/>
    <w:p w14:paraId="7DD7C3F3" w14:textId="2EE5D020" w:rsidR="00F7252E" w:rsidRPr="0040020E" w:rsidRDefault="00F7252E" w:rsidP="00475729">
      <w:pPr>
        <w:ind w:firstLine="0"/>
        <w:sectPr w:rsidR="00F7252E" w:rsidRPr="0040020E" w:rsidSect="00F531CD">
          <w:pgSz w:w="16838" w:h="11906" w:orient="landscape"/>
          <w:pgMar w:top="1411" w:right="1411" w:bottom="1411" w:left="1411" w:header="706" w:footer="706" w:gutter="0"/>
          <w:cols w:space="708"/>
          <w:docGrid w:linePitch="360"/>
        </w:sectPr>
      </w:pPr>
      <w:r w:rsidRPr="0040020E">
        <w:t xml:space="preserve"> </w:t>
      </w:r>
      <w:r w:rsidRPr="00A176A5">
        <w:rPr>
          <w:i/>
          <w:iCs/>
        </w:rPr>
        <w:t>Note</w:t>
      </w:r>
      <w:r w:rsidRPr="00A176A5">
        <w:t xml:space="preserve">. </w:t>
      </w:r>
      <w:r w:rsidR="005324CA" w:rsidRPr="00A176A5">
        <w:t xml:space="preserve">The present </w:t>
      </w:r>
      <w:r w:rsidR="005324CA" w:rsidRPr="00A176A5">
        <w:rPr>
          <w:rFonts w:cs="Times New Roman"/>
          <w:shd w:val="clear" w:color="auto" w:fill="FFFFFF"/>
        </w:rPr>
        <w:t>table displays the aggregated results collapsed across all target words.</w:t>
      </w:r>
    </w:p>
    <w:p w14:paraId="472417FC" w14:textId="169BEDD9" w:rsidR="00A47981" w:rsidRPr="0040020E" w:rsidRDefault="00A47981" w:rsidP="00A47981">
      <w:pPr>
        <w:ind w:firstLine="0"/>
        <w:rPr>
          <w:b/>
        </w:rPr>
      </w:pPr>
      <w:r w:rsidRPr="0040020E">
        <w:rPr>
          <w:b/>
        </w:rPr>
        <w:lastRenderedPageBreak/>
        <w:t>Main analyses</w:t>
      </w:r>
    </w:p>
    <w:p w14:paraId="77A49C3C" w14:textId="5845F449" w:rsidR="005F080C" w:rsidRPr="0040020E" w:rsidRDefault="00A47981" w:rsidP="00A47981">
      <w:r w:rsidRPr="0040020E">
        <w:t xml:space="preserve">For Study 2, the </w:t>
      </w:r>
      <w:r w:rsidR="00133E9E" w:rsidRPr="0040020E">
        <w:t xml:space="preserve">focal </w:t>
      </w:r>
      <w:r w:rsidRPr="0040020E">
        <w:t xml:space="preserve">dependent </w:t>
      </w:r>
      <w:r w:rsidR="0041654C" w:rsidRPr="0040020E">
        <w:t xml:space="preserve">variable was the number of </w:t>
      </w:r>
      <w:r w:rsidRPr="0040020E">
        <w:t xml:space="preserve">occurrences </w:t>
      </w:r>
      <w:r w:rsidR="0041654C" w:rsidRPr="0040020E">
        <w:t xml:space="preserve">of </w:t>
      </w:r>
      <w:r w:rsidR="00F47D06" w:rsidRPr="0040020E">
        <w:t>the target thought</w:t>
      </w:r>
      <w:r w:rsidR="0041654C" w:rsidRPr="0040020E">
        <w:t xml:space="preserve"> </w:t>
      </w:r>
      <w:r w:rsidR="008317FD" w:rsidRPr="0040020E">
        <w:t>during the second period</w:t>
      </w:r>
      <w:r w:rsidRPr="0040020E">
        <w:t xml:space="preserve"> of the study</w:t>
      </w:r>
      <w:r w:rsidR="00E04120">
        <w:t xml:space="preserve">. </w:t>
      </w:r>
      <w:r w:rsidRPr="0040020E">
        <w:t>For each contributing laboratory, two coders listened to the audio recordings independently and recorded the numbers of target thought occurrences in the forms of a) target thought mentions only, b) bell rings only, c) both at the same time, and hence d) the combined total of these three measures for each participant. This yielded high levels of inter-rater consistency (</w:t>
      </w:r>
      <w:r w:rsidR="00EE3B2E">
        <w:t>i</w:t>
      </w:r>
      <w:r w:rsidR="00F26D10" w:rsidRPr="0040020E">
        <w:t xml:space="preserve">ntra-class </w:t>
      </w:r>
      <w:r w:rsidR="00EE3B2E">
        <w:t>c</w:t>
      </w:r>
      <w:r w:rsidR="00F26D10" w:rsidRPr="0040020E">
        <w:t xml:space="preserve">orrelation </w:t>
      </w:r>
      <w:r w:rsidR="00EE3B2E">
        <w:t>c</w:t>
      </w:r>
      <w:r w:rsidR="00F26D10" w:rsidRPr="0040020E">
        <w:t xml:space="preserve">oefficient = </w:t>
      </w:r>
      <w:r w:rsidR="00E04120">
        <w:t>9</w:t>
      </w:r>
      <w:r w:rsidR="00EE3B2E">
        <w:t>3</w:t>
      </w:r>
      <w:r w:rsidR="00E04120">
        <w:t>.</w:t>
      </w:r>
      <w:r w:rsidR="00EE3B2E">
        <w:t>0</w:t>
      </w:r>
      <w:r w:rsidR="00E04120">
        <w:t>%</w:t>
      </w:r>
      <w:r w:rsidRPr="0040020E">
        <w:t xml:space="preserve">). Discrepancies were discussed and a consensus was reached for each instance of discrepancy. </w:t>
      </w:r>
    </w:p>
    <w:p w14:paraId="2BDDCB36" w14:textId="0C19DA7E" w:rsidR="005F080C" w:rsidRPr="005D1029" w:rsidRDefault="005F080C" w:rsidP="005F080C">
      <w:pPr>
        <w:rPr>
          <w:rFonts w:cs="Times New Roman"/>
          <w:shd w:val="clear" w:color="auto" w:fill="FFFFFF"/>
        </w:rPr>
      </w:pPr>
      <w:r w:rsidRPr="0040020E">
        <w:t xml:space="preserve">A </w:t>
      </w:r>
      <w:r w:rsidRPr="0040020E">
        <w:rPr>
          <w:rFonts w:cs="Times New Roman"/>
        </w:rPr>
        <w:t xml:space="preserve">preliminary </w:t>
      </w:r>
      <w:r w:rsidR="008317FD" w:rsidRPr="0040020E">
        <w:rPr>
          <w:rFonts w:cs="Times New Roman"/>
        </w:rPr>
        <w:t xml:space="preserve">2 (initial </w:t>
      </w:r>
      <w:r w:rsidR="008317FD" w:rsidRPr="005D1029">
        <w:rPr>
          <w:rFonts w:cs="Times New Roman"/>
        </w:rPr>
        <w:t>instructions: suppression</w:t>
      </w:r>
      <w:r w:rsidRPr="005D1029">
        <w:rPr>
          <w:rFonts w:cs="Times New Roman"/>
        </w:rPr>
        <w:t xml:space="preserve"> </w:t>
      </w:r>
      <w:r w:rsidR="008317FD" w:rsidRPr="005D1029">
        <w:rPr>
          <w:rFonts w:cs="Times New Roman"/>
        </w:rPr>
        <w:t>vs. concentration</w:t>
      </w:r>
      <w:r w:rsidRPr="005D1029">
        <w:rPr>
          <w:rFonts w:cs="Times New Roman"/>
        </w:rPr>
        <w:t xml:space="preserve">) </w:t>
      </w:r>
      <w:r w:rsidR="001C3F63" w:rsidRPr="005D1029">
        <w:rPr>
          <w:rFonts w:cs="Times New Roman"/>
        </w:rPr>
        <w:t xml:space="preserve">× </w:t>
      </w:r>
      <w:r w:rsidR="008454AA" w:rsidRPr="005D1029">
        <w:rPr>
          <w:rFonts w:cs="Times New Roman"/>
        </w:rPr>
        <w:t>4 (target thought: gorilla</w:t>
      </w:r>
      <w:r w:rsidR="000B6D54" w:rsidRPr="005D1029">
        <w:rPr>
          <w:rFonts w:cs="Times New Roman"/>
        </w:rPr>
        <w:t xml:space="preserve"> vs.</w:t>
      </w:r>
      <w:r w:rsidR="008454AA" w:rsidRPr="005D1029">
        <w:rPr>
          <w:rFonts w:cs="Times New Roman"/>
        </w:rPr>
        <w:t xml:space="preserve"> tiger</w:t>
      </w:r>
      <w:r w:rsidR="000B6D54" w:rsidRPr="005D1029">
        <w:rPr>
          <w:rFonts w:cs="Times New Roman"/>
        </w:rPr>
        <w:t xml:space="preserve"> vs.</w:t>
      </w:r>
      <w:r w:rsidR="008454AA" w:rsidRPr="005D1029">
        <w:rPr>
          <w:rFonts w:cs="Times New Roman"/>
        </w:rPr>
        <w:t xml:space="preserve"> food</w:t>
      </w:r>
      <w:r w:rsidR="000B6D54" w:rsidRPr="005D1029">
        <w:rPr>
          <w:rFonts w:cs="Times New Roman"/>
        </w:rPr>
        <w:t xml:space="preserve"> vs.</w:t>
      </w:r>
      <w:r w:rsidR="008454AA" w:rsidRPr="005D1029">
        <w:rPr>
          <w:rFonts w:cs="Times New Roman"/>
        </w:rPr>
        <w:t xml:space="preserve"> diseases</w:t>
      </w:r>
      <w:r w:rsidRPr="005D1029">
        <w:rPr>
          <w:rFonts w:cs="Times New Roman"/>
        </w:rPr>
        <w:t>)</w:t>
      </w:r>
      <w:r w:rsidRPr="005D1029">
        <w:rPr>
          <w:rFonts w:cs="Times New Roman"/>
          <w:shd w:val="clear" w:color="auto" w:fill="FFFFFF"/>
        </w:rPr>
        <w:t xml:space="preserve"> ANOVA was conducted. </w:t>
      </w:r>
      <w:r w:rsidR="00C736E7" w:rsidRPr="005D1029">
        <w:rPr>
          <w:rFonts w:cs="Times New Roman"/>
          <w:shd w:val="clear" w:color="auto" w:fill="FFFFFF"/>
        </w:rPr>
        <w:t>Only 2 out of 35 labs (5.7%)</w:t>
      </w:r>
      <w:r w:rsidR="00B618B0">
        <w:rPr>
          <w:rFonts w:cs="Times New Roman"/>
          <w:shd w:val="clear" w:color="auto" w:fill="FFFFFF"/>
        </w:rPr>
        <w:t xml:space="preserve"> – essentially close to a 5% chance</w:t>
      </w:r>
      <w:r w:rsidR="00C736E7" w:rsidRPr="005D1029">
        <w:rPr>
          <w:rFonts w:cs="Times New Roman"/>
          <w:shd w:val="clear" w:color="auto" w:fill="FFFFFF"/>
        </w:rPr>
        <w:t xml:space="preserve"> </w:t>
      </w:r>
      <w:r w:rsidR="00B618B0">
        <w:rPr>
          <w:rFonts w:cs="Times New Roman"/>
          <w:shd w:val="clear" w:color="auto" w:fill="FFFFFF"/>
        </w:rPr>
        <w:t xml:space="preserve">level – yielded </w:t>
      </w:r>
      <w:r w:rsidR="00C736E7" w:rsidRPr="005D1029">
        <w:rPr>
          <w:rFonts w:cs="Times New Roman"/>
          <w:shd w:val="clear" w:color="auto" w:fill="FFFFFF"/>
        </w:rPr>
        <w:t>a significant interaction</w:t>
      </w:r>
      <w:r w:rsidRPr="005D1029">
        <w:rPr>
          <w:rFonts w:cs="Times New Roman"/>
          <w:shd w:val="clear" w:color="auto" w:fill="FFFFFF"/>
        </w:rPr>
        <w:t xml:space="preserve">. </w:t>
      </w:r>
      <w:r w:rsidR="00333578" w:rsidRPr="005D1029">
        <w:rPr>
          <w:rFonts w:cs="Times New Roman"/>
          <w:shd w:val="clear" w:color="auto" w:fill="FFFFFF"/>
        </w:rPr>
        <w:t>W</w:t>
      </w:r>
      <w:r w:rsidRPr="005D1029">
        <w:rPr>
          <w:rFonts w:cs="Times New Roman"/>
          <w:shd w:val="clear" w:color="auto" w:fill="FFFFFF"/>
        </w:rPr>
        <w:t xml:space="preserve">e </w:t>
      </w:r>
      <w:r w:rsidR="00333578" w:rsidRPr="005D1029">
        <w:rPr>
          <w:rFonts w:cs="Times New Roman"/>
          <w:shd w:val="clear" w:color="auto" w:fill="FFFFFF"/>
        </w:rPr>
        <w:t xml:space="preserve">therefore </w:t>
      </w:r>
      <w:r w:rsidRPr="005D1029">
        <w:rPr>
          <w:rFonts w:cs="Times New Roman"/>
          <w:shd w:val="clear" w:color="auto" w:fill="FFFFFF"/>
        </w:rPr>
        <w:t>colla</w:t>
      </w:r>
      <w:r w:rsidR="00333578" w:rsidRPr="005D1029">
        <w:rPr>
          <w:rFonts w:cs="Times New Roman"/>
          <w:shd w:val="clear" w:color="auto" w:fill="FFFFFF"/>
        </w:rPr>
        <w:t xml:space="preserve">psed the results across the </w:t>
      </w:r>
      <w:r w:rsidR="0038327A">
        <w:rPr>
          <w:rFonts w:cs="Times New Roman"/>
          <w:shd w:val="clear" w:color="auto" w:fill="FFFFFF"/>
        </w:rPr>
        <w:t>four</w:t>
      </w:r>
      <w:r w:rsidR="0038327A" w:rsidRPr="005D1029">
        <w:rPr>
          <w:rFonts w:cs="Times New Roman"/>
          <w:shd w:val="clear" w:color="auto" w:fill="FFFFFF"/>
        </w:rPr>
        <w:t xml:space="preserve"> </w:t>
      </w:r>
      <w:r w:rsidR="00333578" w:rsidRPr="005D1029">
        <w:rPr>
          <w:rFonts w:cs="Times New Roman"/>
          <w:shd w:val="clear" w:color="auto" w:fill="FFFFFF"/>
        </w:rPr>
        <w:t>target thought</w:t>
      </w:r>
      <w:r w:rsidRPr="005D1029">
        <w:rPr>
          <w:rFonts w:cs="Times New Roman"/>
          <w:shd w:val="clear" w:color="auto" w:fill="FFFFFF"/>
        </w:rPr>
        <w:t>s</w:t>
      </w:r>
      <w:r w:rsidR="00333578" w:rsidRPr="005D1029">
        <w:rPr>
          <w:rFonts w:cs="Times New Roman"/>
          <w:shd w:val="clear" w:color="auto" w:fill="FFFFFF"/>
        </w:rPr>
        <w:t xml:space="preserve"> in the main analyses.</w:t>
      </w:r>
      <w:r w:rsidRPr="005D1029">
        <w:rPr>
          <w:rFonts w:cs="Times New Roman"/>
          <w:shd w:val="clear" w:color="auto" w:fill="FFFFFF"/>
        </w:rPr>
        <w:t xml:space="preserve"> </w:t>
      </w:r>
      <w:r w:rsidR="0040020E" w:rsidRPr="005D1029">
        <w:rPr>
          <w:rFonts w:cs="Times New Roman"/>
          <w:shd w:val="clear" w:color="auto" w:fill="FFFFFF"/>
        </w:rPr>
        <w:t xml:space="preserve">Note that </w:t>
      </w:r>
      <w:r w:rsidR="00975E31" w:rsidRPr="005D1029">
        <w:rPr>
          <w:rFonts w:cs="Times New Roman"/>
          <w:shd w:val="clear" w:color="auto" w:fill="FFFFFF"/>
        </w:rPr>
        <w:t>we</w:t>
      </w:r>
      <w:r w:rsidR="0040020E" w:rsidRPr="005D1029">
        <w:rPr>
          <w:rFonts w:cs="Times New Roman"/>
          <w:shd w:val="clear" w:color="auto" w:fill="FFFFFF"/>
        </w:rPr>
        <w:t xml:space="preserve"> proceed</w:t>
      </w:r>
      <w:r w:rsidR="00975E31" w:rsidRPr="005D1029">
        <w:rPr>
          <w:rFonts w:cs="Times New Roman"/>
          <w:shd w:val="clear" w:color="auto" w:fill="FFFFFF"/>
        </w:rPr>
        <w:t>ed</w:t>
      </w:r>
      <w:r w:rsidR="0040020E" w:rsidRPr="005D1029">
        <w:rPr>
          <w:rFonts w:cs="Times New Roman"/>
          <w:shd w:val="clear" w:color="auto" w:fill="FFFFFF"/>
        </w:rPr>
        <w:t xml:space="preserve"> with this aggregated analysis regardless of the results of the preliminary analyses.</w:t>
      </w:r>
    </w:p>
    <w:p w14:paraId="58C3AED9" w14:textId="1D10154F" w:rsidR="00A01ADE" w:rsidRPr="005D1029" w:rsidRDefault="00A01ADE" w:rsidP="00A01ADE">
      <w:pPr>
        <w:rPr>
          <w:rFonts w:cs="Times New Roman"/>
        </w:rPr>
      </w:pPr>
      <w:r w:rsidRPr="005D1029">
        <w:rPr>
          <w:rFonts w:cs="Times New Roman"/>
        </w:rPr>
        <w:t>Similar to Study 1, to examine generalizability issues, we also analyzed the data as a mixed effects model with target word as a random intercept, and condition and target word as fixed effects.</w:t>
      </w:r>
      <w:r w:rsidRPr="005D1029">
        <w:rPr>
          <w:rFonts w:cs="Times New Roman"/>
          <w:i/>
          <w:iCs/>
        </w:rPr>
        <w:t xml:space="preserve"> </w:t>
      </w:r>
      <w:r w:rsidRPr="005D1029">
        <w:rPr>
          <w:rFonts w:cs="Times New Roman"/>
        </w:rPr>
        <w:t>Unlike in Study 1, participant cannot be defined as a random intercept because this would require the presence of at least one within-participant factor, which Study 2 does not have. The model</w:t>
      </w:r>
      <w:r w:rsidR="00BB5A47" w:rsidRPr="005D1029">
        <w:rPr>
          <w:rFonts w:cs="Times New Roman"/>
        </w:rPr>
        <w:t>s</w:t>
      </w:r>
      <w:r w:rsidRPr="005D1029">
        <w:rPr>
          <w:rFonts w:cs="Times New Roman"/>
        </w:rPr>
        <w:t xml:space="preserve"> converged </w:t>
      </w:r>
      <w:r w:rsidR="00BB5A47" w:rsidRPr="005D1029">
        <w:rPr>
          <w:rFonts w:cs="Times New Roman"/>
        </w:rPr>
        <w:t xml:space="preserve">though the error warnings were concerning. </w:t>
      </w:r>
      <w:r w:rsidRPr="005D1029">
        <w:rPr>
          <w:rFonts w:cs="Times New Roman"/>
        </w:rPr>
        <w:t xml:space="preserve">The variance due to individual variation in responses to target words is </w:t>
      </w:r>
      <w:r w:rsidR="00BB5A47" w:rsidRPr="005D1029">
        <w:rPr>
          <w:rFonts w:cs="Times New Roman"/>
        </w:rPr>
        <w:t>9.</w:t>
      </w:r>
      <w:r w:rsidR="00EE3B2E">
        <w:rPr>
          <w:rFonts w:cs="Times New Roman"/>
        </w:rPr>
        <w:t>6</w:t>
      </w:r>
      <w:r w:rsidR="00BB5A47" w:rsidRPr="005D1029">
        <w:rPr>
          <w:rFonts w:cs="Times New Roman"/>
        </w:rPr>
        <w:t>%</w:t>
      </w:r>
      <w:r w:rsidRPr="005D1029">
        <w:rPr>
          <w:rFonts w:cs="Times New Roman"/>
        </w:rPr>
        <w:t xml:space="preserve">. </w:t>
      </w:r>
      <w:r w:rsidR="00BB5A47" w:rsidRPr="005D1029">
        <w:rPr>
          <w:rFonts w:cs="Times New Roman"/>
        </w:rPr>
        <w:t xml:space="preserve">A simpler model </w:t>
      </w:r>
      <w:r w:rsidR="00B618B0">
        <w:rPr>
          <w:rFonts w:cs="Times New Roman"/>
        </w:rPr>
        <w:t xml:space="preserve">that was </w:t>
      </w:r>
      <w:r w:rsidR="00BB5A47" w:rsidRPr="005D1029">
        <w:rPr>
          <w:rFonts w:cs="Times New Roman"/>
        </w:rPr>
        <w:t>preregistered</w:t>
      </w:r>
      <w:r w:rsidR="00BB5A47" w:rsidRPr="005D1029">
        <w:rPr>
          <w:rStyle w:val="FootnoteReference"/>
          <w:rFonts w:cs="Times New Roman"/>
        </w:rPr>
        <w:footnoteReference w:id="9"/>
      </w:r>
      <w:r w:rsidR="00BB5A47" w:rsidRPr="005D1029">
        <w:rPr>
          <w:rFonts w:cs="Times New Roman"/>
        </w:rPr>
        <w:t xml:space="preserve"> was executed by removing the target word as fixed effects. This did not trigger convergence warnings. In this model, the variance due to individual variation in responses to target words is 7.</w:t>
      </w:r>
      <w:r w:rsidR="00EE3B2E">
        <w:rPr>
          <w:rFonts w:cs="Times New Roman"/>
        </w:rPr>
        <w:t>3</w:t>
      </w:r>
      <w:r w:rsidR="00BB5A47" w:rsidRPr="005D1029">
        <w:rPr>
          <w:rFonts w:cs="Times New Roman"/>
        </w:rPr>
        <w:t>%. Taken together,</w:t>
      </w:r>
      <w:r w:rsidR="002D71E9" w:rsidRPr="005D1029">
        <w:rPr>
          <w:rFonts w:cs="Times New Roman"/>
        </w:rPr>
        <w:t xml:space="preserve"> one can conclude there is little variation in responses to target words.</w:t>
      </w:r>
    </w:p>
    <w:p w14:paraId="4EB906C6" w14:textId="7BBC6082" w:rsidR="00A47981" w:rsidRPr="0040020E" w:rsidRDefault="00A47981" w:rsidP="00A47981">
      <w:pPr>
        <w:rPr>
          <w:rFonts w:cs="Times New Roman"/>
        </w:rPr>
      </w:pPr>
      <w:r w:rsidRPr="005D1029">
        <w:lastRenderedPageBreak/>
        <w:t>The rebound effect was calculated by computing</w:t>
      </w:r>
      <w:r w:rsidRPr="005D1029">
        <w:rPr>
          <w:rFonts w:cs="Times New Roman"/>
        </w:rPr>
        <w:t xml:space="preserve"> </w:t>
      </w:r>
      <w:r w:rsidRPr="0040020E">
        <w:rPr>
          <w:rFonts w:cs="Times New Roman"/>
        </w:rPr>
        <w:t xml:space="preserve">the standardized difference between the means (of the combined total metric) for the </w:t>
      </w:r>
      <w:r w:rsidR="008317FD" w:rsidRPr="0040020E">
        <w:rPr>
          <w:rFonts w:cs="Times New Roman"/>
        </w:rPr>
        <w:t>initial</w:t>
      </w:r>
      <w:r w:rsidR="00F47D06" w:rsidRPr="0040020E">
        <w:rPr>
          <w:rFonts w:cs="Times New Roman"/>
        </w:rPr>
        <w:t xml:space="preserve"> sup</w:t>
      </w:r>
      <w:r w:rsidR="008317FD" w:rsidRPr="0040020E">
        <w:rPr>
          <w:rFonts w:cs="Times New Roman"/>
        </w:rPr>
        <w:t>pression and initial concentrat</w:t>
      </w:r>
      <w:r w:rsidR="00F47D06" w:rsidRPr="0040020E">
        <w:rPr>
          <w:rFonts w:cs="Times New Roman"/>
        </w:rPr>
        <w:t>ion</w:t>
      </w:r>
      <w:r w:rsidRPr="0040020E">
        <w:rPr>
          <w:rFonts w:cs="Times New Roman"/>
        </w:rPr>
        <w:t xml:space="preserve"> conditions</w:t>
      </w:r>
      <w:r w:rsidR="00C736E7">
        <w:rPr>
          <w:rFonts w:cs="Times New Roman"/>
        </w:rPr>
        <w:t xml:space="preserve"> (i.e., Cohen’s d</w:t>
      </w:r>
      <w:r w:rsidR="005D1029">
        <w:rPr>
          <w:rFonts w:cs="Times New Roman"/>
        </w:rPr>
        <w:t>).</w:t>
      </w:r>
      <w:r w:rsidR="005D1029" w:rsidRPr="005D1029">
        <w:rPr>
          <w:rFonts w:cs="Times New Roman"/>
        </w:rPr>
        <w:t xml:space="preserve"> </w:t>
      </w:r>
      <w:r w:rsidR="005D1029">
        <w:rPr>
          <w:rFonts w:cs="Times New Roman"/>
        </w:rPr>
        <w:t>We report the meta-analytic effect sizes computed from raw means here</w:t>
      </w:r>
      <w:r w:rsidR="005D1029">
        <w:t>.</w:t>
      </w:r>
      <w:r w:rsidR="00F86F41" w:rsidRPr="00F86F41">
        <w:rPr>
          <w:rStyle w:val="FootnoteReference"/>
        </w:rPr>
        <w:t xml:space="preserve"> </w:t>
      </w:r>
      <w:r w:rsidRPr="0040020E">
        <w:rPr>
          <w:rFonts w:cs="Times New Roman"/>
          <w:lang w:val="en-US"/>
        </w:rPr>
        <w:t>A</w:t>
      </w:r>
      <w:r w:rsidRPr="0040020E">
        <w:rPr>
          <w:rFonts w:cs="Times New Roman"/>
        </w:rPr>
        <w:t xml:space="preserve"> positive effect size represented evidence for the rebound effect. </w:t>
      </w:r>
    </w:p>
    <w:p w14:paraId="7E93770B" w14:textId="2DBABBDB" w:rsidR="00BA1A2F" w:rsidRPr="00EA4422" w:rsidRDefault="00CE3B3B" w:rsidP="00C274A9">
      <w:pPr>
        <w:rPr>
          <w:rFonts w:cs="Times New Roman"/>
        </w:rPr>
      </w:pPr>
      <w:r w:rsidRPr="0040020E">
        <w:rPr>
          <w:rFonts w:cs="Times New Roman"/>
        </w:rPr>
        <w:t xml:space="preserve">Figure </w:t>
      </w:r>
      <w:r w:rsidR="00127C10" w:rsidRPr="0040020E">
        <w:rPr>
          <w:rFonts w:cs="Times New Roman"/>
        </w:rPr>
        <w:t>2</w:t>
      </w:r>
      <w:r w:rsidRPr="0040020E">
        <w:rPr>
          <w:rFonts w:cs="Times New Roman"/>
        </w:rPr>
        <w:t xml:space="preserve"> shows the random effect meta-analytic effect </w:t>
      </w:r>
      <w:r>
        <w:rPr>
          <w:rFonts w:cs="Times New Roman"/>
        </w:rPr>
        <w:t xml:space="preserve">size for the rebound effect (i.e., </w:t>
      </w:r>
      <w:proofErr w:type="spellStart"/>
      <w:r w:rsidRPr="00F4403C">
        <w:rPr>
          <w:rFonts w:cs="Times New Roman"/>
          <w:i/>
        </w:rPr>
        <w:t>d</w:t>
      </w:r>
      <w:r w:rsidRPr="00F4403C">
        <w:rPr>
          <w:rFonts w:cs="Times New Roman"/>
          <w:vertAlign w:val="subscript"/>
        </w:rPr>
        <w:t>rebound</w:t>
      </w:r>
      <w:proofErr w:type="spellEnd"/>
      <w:r>
        <w:rPr>
          <w:rFonts w:cs="Times New Roman"/>
        </w:rPr>
        <w:t xml:space="preserve">) across labs. </w:t>
      </w:r>
      <w:r w:rsidR="00127C10">
        <w:rPr>
          <w:rFonts w:cs="Times New Roman"/>
        </w:rPr>
        <w:t xml:space="preserve">In Wegner et </w:t>
      </w:r>
      <w:proofErr w:type="spellStart"/>
      <w:r w:rsidR="00127C10">
        <w:rPr>
          <w:rFonts w:cs="Times New Roman"/>
        </w:rPr>
        <w:t>al’s</w:t>
      </w:r>
      <w:proofErr w:type="spellEnd"/>
      <w:r>
        <w:rPr>
          <w:rFonts w:cs="Times New Roman"/>
        </w:rPr>
        <w:t xml:space="preserve"> (1987) </w:t>
      </w:r>
      <w:r w:rsidR="00127C10">
        <w:rPr>
          <w:rFonts w:cs="Times New Roman"/>
        </w:rPr>
        <w:t xml:space="preserve">original study, the rebound effect size </w:t>
      </w:r>
      <w:r>
        <w:rPr>
          <w:rFonts w:cs="Times New Roman"/>
        </w:rPr>
        <w:t xml:space="preserve">was </w:t>
      </w:r>
      <w:proofErr w:type="spellStart"/>
      <w:r w:rsidRPr="00C169AC">
        <w:rPr>
          <w:rFonts w:cs="Times New Roman"/>
          <w:i/>
        </w:rPr>
        <w:t>d</w:t>
      </w:r>
      <w:r>
        <w:rPr>
          <w:rFonts w:cs="Times New Roman"/>
          <w:i/>
          <w:vertAlign w:val="subscript"/>
        </w:rPr>
        <w:t>rebound</w:t>
      </w:r>
      <w:proofErr w:type="spellEnd"/>
      <w:r>
        <w:rPr>
          <w:rFonts w:cs="Times New Roman"/>
          <w:i/>
        </w:rPr>
        <w:t xml:space="preserve"> </w:t>
      </w:r>
      <w:r>
        <w:rPr>
          <w:rFonts w:cs="Times New Roman"/>
        </w:rPr>
        <w:t xml:space="preserve">= 0.77 [0.07, 1.47]; in our multi-lab data, </w:t>
      </w:r>
      <w:r w:rsidR="00FA385A">
        <w:rPr>
          <w:rFonts w:cs="Times New Roman"/>
        </w:rPr>
        <w:t>we found a much weaker effect size</w:t>
      </w:r>
      <w:r w:rsidR="00C3319F">
        <w:rPr>
          <w:rFonts w:cs="Times New Roman"/>
        </w:rPr>
        <w:t xml:space="preserve">, whose 95% confidence interval </w:t>
      </w:r>
      <w:r w:rsidR="00246BBC">
        <w:rPr>
          <w:rFonts w:cs="Times New Roman"/>
        </w:rPr>
        <w:t>ex</w:t>
      </w:r>
      <w:r w:rsidR="00C3319F">
        <w:rPr>
          <w:rFonts w:cs="Times New Roman"/>
        </w:rPr>
        <w:t>cluded zero</w:t>
      </w:r>
      <w:r w:rsidR="00FA385A">
        <w:rPr>
          <w:rFonts w:cs="Times New Roman"/>
        </w:rPr>
        <w:t>,</w:t>
      </w:r>
      <w:r>
        <w:rPr>
          <w:rFonts w:cs="Times New Roman"/>
        </w:rPr>
        <w:t xml:space="preserve"> </w:t>
      </w:r>
      <w:proofErr w:type="spellStart"/>
      <w:r w:rsidRPr="00C169AC">
        <w:rPr>
          <w:rFonts w:cs="Times New Roman"/>
          <w:i/>
        </w:rPr>
        <w:t>d</w:t>
      </w:r>
      <w:r>
        <w:rPr>
          <w:rFonts w:cs="Times New Roman"/>
          <w:i/>
          <w:vertAlign w:val="subscript"/>
        </w:rPr>
        <w:t>rebound</w:t>
      </w:r>
      <w:proofErr w:type="spellEnd"/>
      <w:r>
        <w:rPr>
          <w:rFonts w:cs="Times New Roman"/>
          <w:i/>
        </w:rPr>
        <w:t xml:space="preserve"> </w:t>
      </w:r>
      <w:r>
        <w:rPr>
          <w:rFonts w:cs="Times New Roman"/>
        </w:rPr>
        <w:t xml:space="preserve">= </w:t>
      </w:r>
      <w:r w:rsidR="00FF5F33">
        <w:rPr>
          <w:rFonts w:cs="Times New Roman"/>
        </w:rPr>
        <w:t>0</w:t>
      </w:r>
      <w:r w:rsidR="004E417F">
        <w:rPr>
          <w:rFonts w:cs="Times New Roman"/>
        </w:rPr>
        <w:t>.</w:t>
      </w:r>
      <w:r w:rsidR="00C736E7">
        <w:rPr>
          <w:rFonts w:cs="Times New Roman"/>
        </w:rPr>
        <w:t>1</w:t>
      </w:r>
      <w:r w:rsidR="00D870D3">
        <w:rPr>
          <w:rFonts w:cs="Times New Roman"/>
        </w:rPr>
        <w:t>2</w:t>
      </w:r>
      <w:r w:rsidR="006F35B2">
        <w:rPr>
          <w:rFonts w:cs="Times New Roman"/>
        </w:rPr>
        <w:t xml:space="preserve"> [</w:t>
      </w:r>
      <w:r w:rsidR="00FF5F33">
        <w:rPr>
          <w:rFonts w:cs="Times New Roman"/>
        </w:rPr>
        <w:t>0</w:t>
      </w:r>
      <w:r w:rsidR="006F35B2">
        <w:rPr>
          <w:rFonts w:cs="Times New Roman"/>
        </w:rPr>
        <w:t>.0</w:t>
      </w:r>
      <w:r w:rsidR="00D870D3">
        <w:rPr>
          <w:rFonts w:cs="Times New Roman"/>
        </w:rPr>
        <w:t>004</w:t>
      </w:r>
      <w:r w:rsidR="006F35B2">
        <w:rPr>
          <w:rFonts w:cs="Times New Roman"/>
        </w:rPr>
        <w:t xml:space="preserve">, </w:t>
      </w:r>
      <w:r w:rsidR="00FF5F33">
        <w:rPr>
          <w:rFonts w:cs="Times New Roman"/>
        </w:rPr>
        <w:t>0</w:t>
      </w:r>
      <w:r w:rsidR="006F35B2">
        <w:rPr>
          <w:rFonts w:cs="Times New Roman"/>
        </w:rPr>
        <w:t>.</w:t>
      </w:r>
      <w:r w:rsidR="00D870D3">
        <w:rPr>
          <w:rFonts w:cs="Times New Roman"/>
        </w:rPr>
        <w:t>23</w:t>
      </w:r>
      <w:r w:rsidR="006F35B2">
        <w:rPr>
          <w:rFonts w:cs="Times New Roman"/>
        </w:rPr>
        <w:t>]</w:t>
      </w:r>
      <w:r w:rsidR="00246BBC">
        <w:rPr>
          <w:rFonts w:cs="Times New Roman"/>
        </w:rPr>
        <w:t xml:space="preserve">, </w:t>
      </w:r>
      <w:r w:rsidR="00246BBC" w:rsidRPr="00246BBC">
        <w:rPr>
          <w:rFonts w:cs="Times New Roman"/>
          <w:i/>
          <w:iCs/>
        </w:rPr>
        <w:t>p</w:t>
      </w:r>
      <w:r w:rsidR="00246BBC">
        <w:rPr>
          <w:rFonts w:cs="Times New Roman"/>
        </w:rPr>
        <w:t xml:space="preserve"> = .0</w:t>
      </w:r>
      <w:r w:rsidR="00D870D3">
        <w:rPr>
          <w:rFonts w:cs="Times New Roman"/>
        </w:rPr>
        <w:t>49</w:t>
      </w:r>
      <w:r>
        <w:rPr>
          <w:rFonts w:cs="Times New Roman"/>
        </w:rPr>
        <w:t xml:space="preserve">, </w:t>
      </w:r>
      <w:r w:rsidR="00BA1A2F">
        <w:rPr>
          <w:rFonts w:cs="Times New Roman"/>
        </w:rPr>
        <w:t xml:space="preserve">with significant </w:t>
      </w:r>
      <w:r w:rsidR="00BA1A2F" w:rsidRPr="00EA4422">
        <w:rPr>
          <w:rFonts w:cs="Times New Roman"/>
        </w:rPr>
        <w:t xml:space="preserve">heterogeneity between labs, </w:t>
      </w:r>
      <w:r w:rsidRPr="00EA4422">
        <w:rPr>
          <w:rFonts w:cs="Times New Roman"/>
        </w:rPr>
        <w:t xml:space="preserve">τ = </w:t>
      </w:r>
      <w:r w:rsidR="00FA385A" w:rsidRPr="00EA4422">
        <w:rPr>
          <w:rFonts w:cs="Times New Roman"/>
        </w:rPr>
        <w:t>.</w:t>
      </w:r>
      <w:r w:rsidR="00D870D3">
        <w:rPr>
          <w:rFonts w:cs="Times New Roman"/>
        </w:rPr>
        <w:t>29</w:t>
      </w:r>
      <w:r w:rsidRPr="00EA4422">
        <w:rPr>
          <w:rFonts w:cs="Times New Roman"/>
        </w:rPr>
        <w:t xml:space="preserve">, </w:t>
      </w:r>
      <w:r w:rsidRPr="00EA4422">
        <w:rPr>
          <w:rFonts w:cs="Times New Roman"/>
          <w:i/>
        </w:rPr>
        <w:t>I</w:t>
      </w:r>
      <w:r w:rsidRPr="00EA4422">
        <w:rPr>
          <w:rFonts w:cs="Times New Roman"/>
          <w:vertAlign w:val="superscript"/>
        </w:rPr>
        <w:t>2</w:t>
      </w:r>
      <w:r w:rsidRPr="00EA4422">
        <w:rPr>
          <w:rFonts w:cs="Times New Roman"/>
        </w:rPr>
        <w:t xml:space="preserve"> = </w:t>
      </w:r>
      <w:r w:rsidR="00D870D3">
        <w:rPr>
          <w:rFonts w:cs="Times New Roman"/>
        </w:rPr>
        <w:t>65</w:t>
      </w:r>
      <w:r w:rsidR="00C736E7" w:rsidRPr="00EA4422">
        <w:rPr>
          <w:rFonts w:cs="Times New Roman"/>
        </w:rPr>
        <w:t>.</w:t>
      </w:r>
      <w:r w:rsidR="00D870D3">
        <w:rPr>
          <w:rFonts w:cs="Times New Roman"/>
        </w:rPr>
        <w:t>2</w:t>
      </w:r>
      <w:r w:rsidR="00FA385A" w:rsidRPr="00EA4422">
        <w:rPr>
          <w:rFonts w:cs="Times New Roman"/>
        </w:rPr>
        <w:t>%</w:t>
      </w:r>
      <w:r w:rsidRPr="00EA4422">
        <w:rPr>
          <w:rFonts w:cs="Times New Roman"/>
        </w:rPr>
        <w:t xml:space="preserve">, </w:t>
      </w:r>
      <w:r w:rsidRPr="00EA4422">
        <w:rPr>
          <w:rFonts w:cs="Times New Roman"/>
          <w:i/>
        </w:rPr>
        <w:t>H</w:t>
      </w:r>
      <w:r w:rsidRPr="00EA4422">
        <w:rPr>
          <w:rFonts w:cs="Times New Roman"/>
          <w:vertAlign w:val="superscript"/>
        </w:rPr>
        <w:t>2</w:t>
      </w:r>
      <w:r w:rsidRPr="00EA4422">
        <w:rPr>
          <w:rFonts w:cs="Times New Roman"/>
        </w:rPr>
        <w:t xml:space="preserve"> = </w:t>
      </w:r>
      <w:r w:rsidR="00D870D3">
        <w:rPr>
          <w:rFonts w:cs="Times New Roman"/>
        </w:rPr>
        <w:t>2.87</w:t>
      </w:r>
      <w:r w:rsidRPr="00EA4422">
        <w:rPr>
          <w:rFonts w:cs="Times New Roman"/>
        </w:rPr>
        <w:t xml:space="preserve">, </w:t>
      </w:r>
      <w:r w:rsidRPr="00EA4422">
        <w:rPr>
          <w:rFonts w:cs="Times New Roman"/>
          <w:i/>
        </w:rPr>
        <w:t>Q</w:t>
      </w:r>
      <w:r w:rsidRPr="00EA4422">
        <w:rPr>
          <w:rFonts w:cs="Times New Roman"/>
        </w:rPr>
        <w:t xml:space="preserve"> </w:t>
      </w:r>
      <w:r w:rsidR="00FA385A" w:rsidRPr="00EA4422">
        <w:rPr>
          <w:rFonts w:cs="Times New Roman"/>
        </w:rPr>
        <w:t>(</w:t>
      </w:r>
      <w:proofErr w:type="spellStart"/>
      <w:r w:rsidR="00FA385A" w:rsidRPr="00EA4422">
        <w:rPr>
          <w:rFonts w:cs="Times New Roman"/>
          <w:i/>
          <w:iCs/>
        </w:rPr>
        <w:t>df</w:t>
      </w:r>
      <w:proofErr w:type="spellEnd"/>
      <w:r w:rsidR="00FA385A" w:rsidRPr="00EA4422">
        <w:rPr>
          <w:rFonts w:cs="Times New Roman"/>
        </w:rPr>
        <w:t xml:space="preserve"> = 3</w:t>
      </w:r>
      <w:r w:rsidR="00BA1A2F" w:rsidRPr="00EA4422">
        <w:rPr>
          <w:rFonts w:cs="Times New Roman"/>
        </w:rPr>
        <w:t>5</w:t>
      </w:r>
      <w:r w:rsidR="00FA385A" w:rsidRPr="00EA4422">
        <w:rPr>
          <w:rFonts w:cs="Times New Roman"/>
        </w:rPr>
        <w:t xml:space="preserve">) </w:t>
      </w:r>
      <w:r w:rsidRPr="00EA4422">
        <w:rPr>
          <w:rFonts w:cs="Times New Roman"/>
        </w:rPr>
        <w:t xml:space="preserve">= </w:t>
      </w:r>
      <w:r w:rsidR="00BA1A2F" w:rsidRPr="00EA4422">
        <w:rPr>
          <w:rFonts w:cs="Times New Roman"/>
        </w:rPr>
        <w:t>1</w:t>
      </w:r>
      <w:r w:rsidR="00D870D3">
        <w:rPr>
          <w:rFonts w:cs="Times New Roman"/>
        </w:rPr>
        <w:t>00.1</w:t>
      </w:r>
      <w:r w:rsidRPr="00EA4422">
        <w:rPr>
          <w:rFonts w:cs="Times New Roman"/>
        </w:rPr>
        <w:t xml:space="preserve">, </w:t>
      </w:r>
      <w:r w:rsidRPr="00EA4422">
        <w:rPr>
          <w:rFonts w:cs="Times New Roman"/>
          <w:i/>
        </w:rPr>
        <w:t>p</w:t>
      </w:r>
      <w:r w:rsidRPr="00EA4422">
        <w:rPr>
          <w:rFonts w:cs="Times New Roman"/>
        </w:rPr>
        <w:t xml:space="preserve"> </w:t>
      </w:r>
      <w:r w:rsidR="00BA1A2F" w:rsidRPr="00EA4422">
        <w:rPr>
          <w:rFonts w:cs="Times New Roman"/>
        </w:rPr>
        <w:t>&lt;</w:t>
      </w:r>
      <w:r w:rsidRPr="00EA4422">
        <w:rPr>
          <w:rFonts w:cs="Times New Roman"/>
        </w:rPr>
        <w:t xml:space="preserve"> </w:t>
      </w:r>
      <w:r w:rsidR="004E417F" w:rsidRPr="00EA4422">
        <w:rPr>
          <w:rFonts w:cs="Times New Roman"/>
        </w:rPr>
        <w:t>.00</w:t>
      </w:r>
      <w:r w:rsidR="00C736E7" w:rsidRPr="00EA4422">
        <w:rPr>
          <w:rFonts w:cs="Times New Roman"/>
        </w:rPr>
        <w:t>1</w:t>
      </w:r>
      <w:r w:rsidRPr="00EA4422">
        <w:rPr>
          <w:rFonts w:cs="Times New Roman"/>
        </w:rPr>
        <w:t>.</w:t>
      </w:r>
      <w:r w:rsidR="0055526F">
        <w:rPr>
          <w:rFonts w:cs="Times New Roman"/>
        </w:rPr>
        <w:t xml:space="preserve"> The forest plot in Figure 2 suggests that one lab had a very different effect size (</w:t>
      </w:r>
      <w:r w:rsidR="0055526F" w:rsidRPr="0055526F">
        <w:rPr>
          <w:rFonts w:cs="Times New Roman"/>
          <w:i/>
          <w:iCs/>
        </w:rPr>
        <w:t>d</w:t>
      </w:r>
      <w:r w:rsidR="0055526F">
        <w:rPr>
          <w:rFonts w:cs="Times New Roman"/>
        </w:rPr>
        <w:t xml:space="preserve"> = -1.04) from the rest; the Grubbs (1950) test also identified this datapoint as an outlier. If we remove this lab’s data from our analysis (not preregistered), it only lowered the p-value slightly, but the meta-analytic effect size did not change,</w:t>
      </w:r>
      <w:r w:rsidR="0055526F" w:rsidRPr="0055526F">
        <w:rPr>
          <w:rFonts w:cs="Times New Roman"/>
          <w:i/>
        </w:rPr>
        <w:t xml:space="preserve"> </w:t>
      </w:r>
      <w:proofErr w:type="spellStart"/>
      <w:r w:rsidR="0055526F" w:rsidRPr="00C169AC">
        <w:rPr>
          <w:rFonts w:cs="Times New Roman"/>
          <w:i/>
        </w:rPr>
        <w:t>d</w:t>
      </w:r>
      <w:r w:rsidR="0055526F">
        <w:rPr>
          <w:rFonts w:cs="Times New Roman"/>
          <w:i/>
          <w:vertAlign w:val="subscript"/>
        </w:rPr>
        <w:t>rebound</w:t>
      </w:r>
      <w:proofErr w:type="spellEnd"/>
      <w:r w:rsidR="0055526F">
        <w:rPr>
          <w:rFonts w:cs="Times New Roman"/>
          <w:i/>
        </w:rPr>
        <w:t xml:space="preserve"> </w:t>
      </w:r>
      <w:r w:rsidR="0055526F">
        <w:rPr>
          <w:rFonts w:cs="Times New Roman"/>
        </w:rPr>
        <w:t xml:space="preserve">= 0.12 [0.02, 0.22], </w:t>
      </w:r>
      <w:r w:rsidR="0055526F" w:rsidRPr="00246BBC">
        <w:rPr>
          <w:rFonts w:cs="Times New Roman"/>
          <w:i/>
          <w:iCs/>
        </w:rPr>
        <w:t>p</w:t>
      </w:r>
      <w:r w:rsidR="0055526F">
        <w:rPr>
          <w:rFonts w:cs="Times New Roman"/>
        </w:rPr>
        <w:t xml:space="preserve"> = .013.</w:t>
      </w:r>
    </w:p>
    <w:p w14:paraId="6E8B555C" w14:textId="444602BD" w:rsidR="00BA1A2F" w:rsidRPr="007E2EE4" w:rsidRDefault="00BA1A2F" w:rsidP="00BA1A2F">
      <w:pPr>
        <w:rPr>
          <w:rFonts w:cs="Times New Roman"/>
          <w:iCs/>
        </w:rPr>
      </w:pPr>
      <w:r w:rsidRPr="00EA4422">
        <w:rPr>
          <w:rFonts w:cs="Times New Roman"/>
        </w:rPr>
        <w:t xml:space="preserve">In our preregistration, we suggested that rebound effects </w:t>
      </w:r>
      <w:r w:rsidR="007E2EE4" w:rsidRPr="00EA4422">
        <w:rPr>
          <w:rFonts w:cs="Times New Roman"/>
        </w:rPr>
        <w:t>could be</w:t>
      </w:r>
      <w:r w:rsidRPr="00EA4422">
        <w:rPr>
          <w:rFonts w:cs="Times New Roman"/>
        </w:rPr>
        <w:t xml:space="preserve"> stronger for </w:t>
      </w:r>
      <w:r w:rsidRPr="00EA4422">
        <w:rPr>
          <w:rFonts w:cs="Times New Roman"/>
          <w:i/>
          <w:iCs/>
        </w:rPr>
        <w:t>gorilla</w:t>
      </w:r>
      <w:r w:rsidRPr="00EA4422">
        <w:rPr>
          <w:rFonts w:cs="Times New Roman"/>
        </w:rPr>
        <w:t xml:space="preserve"> and </w:t>
      </w:r>
      <w:r w:rsidRPr="00EA4422">
        <w:rPr>
          <w:rFonts w:cs="Times New Roman"/>
          <w:i/>
          <w:iCs/>
        </w:rPr>
        <w:t>tiger</w:t>
      </w:r>
      <w:r w:rsidRPr="00EA4422">
        <w:rPr>
          <w:rFonts w:cs="Times New Roman"/>
        </w:rPr>
        <w:t xml:space="preserve"> than for </w:t>
      </w:r>
      <w:r w:rsidRPr="00EA4422">
        <w:rPr>
          <w:rFonts w:cs="Times New Roman"/>
          <w:i/>
          <w:iCs/>
        </w:rPr>
        <w:t>food</w:t>
      </w:r>
      <w:r w:rsidRPr="00EA4422">
        <w:rPr>
          <w:rFonts w:cs="Times New Roman"/>
        </w:rPr>
        <w:t xml:space="preserve"> and </w:t>
      </w:r>
      <w:r w:rsidRPr="00EA4422">
        <w:rPr>
          <w:rFonts w:cs="Times New Roman"/>
          <w:i/>
          <w:iCs/>
        </w:rPr>
        <w:t>diseases</w:t>
      </w:r>
      <w:r w:rsidRPr="00EA4422">
        <w:rPr>
          <w:rFonts w:cs="Times New Roman"/>
        </w:rPr>
        <w:t xml:space="preserve">. This was indeed the case. When the target word was </w:t>
      </w:r>
      <w:r w:rsidRPr="00EA4422">
        <w:rPr>
          <w:rFonts w:cs="Times New Roman"/>
          <w:i/>
          <w:iCs/>
        </w:rPr>
        <w:t>tiger</w:t>
      </w:r>
      <w:r w:rsidRPr="00EA4422">
        <w:rPr>
          <w:rFonts w:cs="Times New Roman"/>
        </w:rPr>
        <w:t xml:space="preserve">, the meta-analytic effect sizes excluded zero, </w:t>
      </w:r>
      <w:proofErr w:type="spellStart"/>
      <w:r w:rsidRPr="00EA4422">
        <w:rPr>
          <w:rFonts w:cs="Times New Roman"/>
          <w:i/>
        </w:rPr>
        <w:t>d</w:t>
      </w:r>
      <w:r w:rsidRPr="00EA4422">
        <w:rPr>
          <w:rFonts w:cs="Times New Roman"/>
          <w:i/>
          <w:vertAlign w:val="subscript"/>
        </w:rPr>
        <w:t>rebound.tiger</w:t>
      </w:r>
      <w:proofErr w:type="spellEnd"/>
      <w:r w:rsidRPr="00EA4422">
        <w:rPr>
          <w:rFonts w:cs="Times New Roman"/>
          <w:i/>
        </w:rPr>
        <w:t xml:space="preserve"> </w:t>
      </w:r>
      <w:r w:rsidRPr="00EA4422">
        <w:rPr>
          <w:rFonts w:cs="Times New Roman"/>
        </w:rPr>
        <w:t>= .</w:t>
      </w:r>
      <w:r w:rsidR="00D870D3">
        <w:rPr>
          <w:rFonts w:cs="Times New Roman"/>
        </w:rPr>
        <w:t>16</w:t>
      </w:r>
      <w:r w:rsidRPr="00EA4422">
        <w:rPr>
          <w:rFonts w:cs="Times New Roman"/>
        </w:rPr>
        <w:t xml:space="preserve"> [</w:t>
      </w:r>
      <w:r w:rsidR="00FF5F33">
        <w:rPr>
          <w:rFonts w:cs="Times New Roman"/>
        </w:rPr>
        <w:t>0</w:t>
      </w:r>
      <w:r w:rsidRPr="00EA4422">
        <w:rPr>
          <w:rFonts w:cs="Times New Roman"/>
        </w:rPr>
        <w:t>.0</w:t>
      </w:r>
      <w:r w:rsidR="00D870D3">
        <w:rPr>
          <w:rFonts w:cs="Times New Roman"/>
        </w:rPr>
        <w:t>2</w:t>
      </w:r>
      <w:r w:rsidRPr="00EA4422">
        <w:rPr>
          <w:rFonts w:cs="Times New Roman"/>
        </w:rPr>
        <w:t xml:space="preserve">, </w:t>
      </w:r>
      <w:r w:rsidR="00FF5F33">
        <w:rPr>
          <w:rFonts w:cs="Times New Roman"/>
        </w:rPr>
        <w:t>0</w:t>
      </w:r>
      <w:r w:rsidRPr="00EA4422">
        <w:rPr>
          <w:rFonts w:cs="Times New Roman"/>
        </w:rPr>
        <w:t>.</w:t>
      </w:r>
      <w:r w:rsidR="00D870D3">
        <w:rPr>
          <w:rFonts w:cs="Times New Roman"/>
        </w:rPr>
        <w:t>30</w:t>
      </w:r>
      <w:r w:rsidRPr="00EA4422">
        <w:rPr>
          <w:rFonts w:cs="Times New Roman"/>
        </w:rPr>
        <w:t xml:space="preserve">], </w:t>
      </w:r>
      <w:r w:rsidR="00E23E2B" w:rsidRPr="00EA4422">
        <w:rPr>
          <w:rFonts w:cs="Times New Roman"/>
          <w:i/>
          <w:iCs/>
        </w:rPr>
        <w:t>p</w:t>
      </w:r>
      <w:r w:rsidR="00E23E2B" w:rsidRPr="00EA4422">
        <w:rPr>
          <w:rFonts w:cs="Times New Roman"/>
        </w:rPr>
        <w:t xml:space="preserve"> = .0</w:t>
      </w:r>
      <w:r w:rsidR="00D870D3">
        <w:rPr>
          <w:rFonts w:cs="Times New Roman"/>
        </w:rPr>
        <w:t>23</w:t>
      </w:r>
      <w:r w:rsidR="00E23E2B" w:rsidRPr="00EA4422">
        <w:rPr>
          <w:rFonts w:cs="Times New Roman"/>
        </w:rPr>
        <w:t xml:space="preserve">, </w:t>
      </w:r>
      <w:r w:rsidRPr="00EA4422">
        <w:rPr>
          <w:rFonts w:cs="Times New Roman"/>
        </w:rPr>
        <w:t xml:space="preserve">with </w:t>
      </w:r>
      <w:r w:rsidR="00D870D3">
        <w:rPr>
          <w:rFonts w:cs="Times New Roman"/>
        </w:rPr>
        <w:t>no</w:t>
      </w:r>
      <w:r w:rsidR="00D870D3" w:rsidRPr="00EA4422">
        <w:rPr>
          <w:rFonts w:cs="Times New Roman"/>
        </w:rPr>
        <w:t xml:space="preserve"> </w:t>
      </w:r>
      <w:r w:rsidRPr="00EA4422">
        <w:rPr>
          <w:rFonts w:cs="Times New Roman"/>
        </w:rPr>
        <w:t xml:space="preserve">heterogeneity, τ </w:t>
      </w:r>
      <w:r w:rsidR="00D870D3">
        <w:rPr>
          <w:rFonts w:cs="Times New Roman"/>
        </w:rPr>
        <w:t>&lt;</w:t>
      </w:r>
      <w:r w:rsidRPr="00EA4422">
        <w:rPr>
          <w:rFonts w:cs="Times New Roman"/>
        </w:rPr>
        <w:t xml:space="preserve"> .</w:t>
      </w:r>
      <w:r w:rsidR="00D870D3">
        <w:rPr>
          <w:rFonts w:cs="Times New Roman"/>
        </w:rPr>
        <w:t>01</w:t>
      </w:r>
      <w:r>
        <w:rPr>
          <w:rFonts w:cs="Times New Roman"/>
        </w:rPr>
        <w:t xml:space="preserve">, </w:t>
      </w:r>
      <w:r w:rsidRPr="00FB4B36">
        <w:rPr>
          <w:rFonts w:cs="Times New Roman"/>
          <w:i/>
        </w:rPr>
        <w:t>I</w:t>
      </w:r>
      <w:r w:rsidRPr="00FB4B36">
        <w:rPr>
          <w:rFonts w:cs="Times New Roman"/>
          <w:vertAlign w:val="superscript"/>
        </w:rPr>
        <w:t>2</w:t>
      </w:r>
      <w:r>
        <w:rPr>
          <w:rFonts w:cs="Times New Roman"/>
        </w:rPr>
        <w:t xml:space="preserve"> </w:t>
      </w:r>
      <w:r w:rsidR="00D870D3">
        <w:rPr>
          <w:rFonts w:cs="Times New Roman"/>
        </w:rPr>
        <w:t>&lt;</w:t>
      </w:r>
      <w:r>
        <w:rPr>
          <w:rFonts w:cs="Times New Roman"/>
        </w:rPr>
        <w:t xml:space="preserve"> </w:t>
      </w:r>
      <w:r w:rsidR="00D870D3">
        <w:rPr>
          <w:rFonts w:cs="Times New Roman"/>
        </w:rPr>
        <w:t>.01</w:t>
      </w:r>
      <w:r>
        <w:rPr>
          <w:rFonts w:cs="Times New Roman"/>
        </w:rPr>
        <w:t xml:space="preserve">%, </w:t>
      </w:r>
      <w:r w:rsidRPr="00FB4B36">
        <w:rPr>
          <w:rFonts w:cs="Times New Roman"/>
          <w:i/>
        </w:rPr>
        <w:t>H</w:t>
      </w:r>
      <w:r w:rsidRPr="00FB4B36">
        <w:rPr>
          <w:rFonts w:cs="Times New Roman"/>
          <w:vertAlign w:val="superscript"/>
        </w:rPr>
        <w:t>2</w:t>
      </w:r>
      <w:r>
        <w:rPr>
          <w:rFonts w:cs="Times New Roman"/>
        </w:rPr>
        <w:t xml:space="preserve"> = </w:t>
      </w:r>
      <w:r w:rsidR="00D870D3">
        <w:rPr>
          <w:rFonts w:cs="Times New Roman"/>
        </w:rPr>
        <w:t>1.0</w:t>
      </w:r>
      <w:r>
        <w:rPr>
          <w:rFonts w:cs="Times New Roman"/>
        </w:rPr>
        <w:t xml:space="preserve">, </w:t>
      </w:r>
      <w:r w:rsidRPr="00FB4B36">
        <w:rPr>
          <w:rFonts w:cs="Times New Roman"/>
          <w:i/>
        </w:rPr>
        <w:t>Q</w:t>
      </w:r>
      <w:r>
        <w:rPr>
          <w:rFonts w:cs="Times New Roman"/>
        </w:rPr>
        <w:t xml:space="preserve"> (</w:t>
      </w:r>
      <w:proofErr w:type="spellStart"/>
      <w:r w:rsidRPr="005A130B">
        <w:rPr>
          <w:rFonts w:cs="Times New Roman"/>
          <w:i/>
          <w:iCs/>
        </w:rPr>
        <w:t>df</w:t>
      </w:r>
      <w:proofErr w:type="spellEnd"/>
      <w:r>
        <w:rPr>
          <w:rFonts w:cs="Times New Roman"/>
        </w:rPr>
        <w:t xml:space="preserve"> = 35) = </w:t>
      </w:r>
      <w:r w:rsidR="00D870D3">
        <w:rPr>
          <w:rFonts w:cs="Times New Roman"/>
        </w:rPr>
        <w:t>30.2</w:t>
      </w:r>
      <w:r>
        <w:rPr>
          <w:rFonts w:cs="Times New Roman"/>
        </w:rPr>
        <w:t xml:space="preserve">, </w:t>
      </w:r>
      <w:r w:rsidRPr="00FB4B36">
        <w:rPr>
          <w:rFonts w:cs="Times New Roman"/>
          <w:i/>
        </w:rPr>
        <w:t>p</w:t>
      </w:r>
      <w:r>
        <w:rPr>
          <w:rFonts w:cs="Times New Roman"/>
        </w:rPr>
        <w:t xml:space="preserve"> </w:t>
      </w:r>
      <w:r w:rsidR="00D870D3">
        <w:rPr>
          <w:rFonts w:cs="Times New Roman"/>
        </w:rPr>
        <w:t>=</w:t>
      </w:r>
      <w:r>
        <w:rPr>
          <w:rFonts w:cs="Times New Roman"/>
        </w:rPr>
        <w:t xml:space="preserve"> .</w:t>
      </w:r>
      <w:r w:rsidR="00D870D3">
        <w:rPr>
          <w:rFonts w:cs="Times New Roman"/>
        </w:rPr>
        <w:t>701</w:t>
      </w:r>
      <w:r w:rsidR="007E2EE4">
        <w:rPr>
          <w:rFonts w:cs="Times New Roman"/>
        </w:rPr>
        <w:t xml:space="preserve">, and a similar effect size was found for </w:t>
      </w:r>
      <w:r w:rsidR="007E2EE4" w:rsidRPr="005A130B">
        <w:rPr>
          <w:rFonts w:cs="Times New Roman"/>
          <w:i/>
          <w:iCs/>
        </w:rPr>
        <w:t>gorilla</w:t>
      </w:r>
      <w:r w:rsidR="005A130B">
        <w:rPr>
          <w:rFonts w:cs="Times New Roman"/>
          <w:i/>
          <w:iCs/>
        </w:rPr>
        <w:t xml:space="preserve"> </w:t>
      </w:r>
      <w:r w:rsidR="005A130B" w:rsidRPr="005A130B">
        <w:rPr>
          <w:rFonts w:cs="Times New Roman"/>
        </w:rPr>
        <w:t>as well</w:t>
      </w:r>
      <w:r w:rsidR="007E2EE4">
        <w:rPr>
          <w:rFonts w:cs="Times New Roman"/>
        </w:rPr>
        <w:t xml:space="preserve">, </w:t>
      </w:r>
      <w:proofErr w:type="spellStart"/>
      <w:r w:rsidR="007E2EE4" w:rsidRPr="00C169AC">
        <w:rPr>
          <w:rFonts w:cs="Times New Roman"/>
          <w:i/>
        </w:rPr>
        <w:t>d</w:t>
      </w:r>
      <w:r w:rsidR="007E2EE4">
        <w:rPr>
          <w:rFonts w:cs="Times New Roman"/>
          <w:i/>
          <w:vertAlign w:val="subscript"/>
        </w:rPr>
        <w:t>rebound.gorilla</w:t>
      </w:r>
      <w:proofErr w:type="spellEnd"/>
      <w:r w:rsidR="007E2EE4">
        <w:rPr>
          <w:rFonts w:cs="Times New Roman"/>
          <w:i/>
        </w:rPr>
        <w:t xml:space="preserve"> </w:t>
      </w:r>
      <w:r w:rsidR="007E2EE4">
        <w:rPr>
          <w:rFonts w:cs="Times New Roman"/>
        </w:rPr>
        <w:t xml:space="preserve">= </w:t>
      </w:r>
      <w:r w:rsidR="00FF5F33">
        <w:rPr>
          <w:rFonts w:cs="Times New Roman"/>
        </w:rPr>
        <w:t>0</w:t>
      </w:r>
      <w:r w:rsidR="007E2EE4">
        <w:rPr>
          <w:rFonts w:cs="Times New Roman"/>
        </w:rPr>
        <w:t>.</w:t>
      </w:r>
      <w:r w:rsidR="00D870D3">
        <w:rPr>
          <w:rFonts w:cs="Times New Roman"/>
        </w:rPr>
        <w:t>18</w:t>
      </w:r>
      <w:r w:rsidR="007E2EE4">
        <w:rPr>
          <w:rFonts w:cs="Times New Roman"/>
        </w:rPr>
        <w:t xml:space="preserve"> [</w:t>
      </w:r>
      <w:r w:rsidR="00FF5F33">
        <w:rPr>
          <w:rFonts w:cs="Times New Roman"/>
        </w:rPr>
        <w:t>0</w:t>
      </w:r>
      <w:r w:rsidR="007E2EE4">
        <w:rPr>
          <w:rFonts w:cs="Times New Roman"/>
        </w:rPr>
        <w:t>.0</w:t>
      </w:r>
      <w:r w:rsidR="00D870D3">
        <w:rPr>
          <w:rFonts w:cs="Times New Roman"/>
        </w:rPr>
        <w:t>4</w:t>
      </w:r>
      <w:r w:rsidR="007E2EE4">
        <w:rPr>
          <w:rFonts w:cs="Times New Roman"/>
        </w:rPr>
        <w:t xml:space="preserve">, </w:t>
      </w:r>
      <w:r w:rsidR="00FF5F33">
        <w:rPr>
          <w:rFonts w:cs="Times New Roman"/>
        </w:rPr>
        <w:t>0</w:t>
      </w:r>
      <w:r w:rsidR="007E2EE4">
        <w:rPr>
          <w:rFonts w:cs="Times New Roman"/>
        </w:rPr>
        <w:t>.</w:t>
      </w:r>
      <w:r w:rsidR="00D870D3">
        <w:rPr>
          <w:rFonts w:cs="Times New Roman"/>
        </w:rPr>
        <w:t>32</w:t>
      </w:r>
      <w:r w:rsidR="007E2EE4">
        <w:rPr>
          <w:rFonts w:cs="Times New Roman"/>
        </w:rPr>
        <w:t xml:space="preserve">], </w:t>
      </w:r>
      <w:r w:rsidR="007E2EE4" w:rsidRPr="005A130B">
        <w:rPr>
          <w:rFonts w:cs="Times New Roman"/>
          <w:i/>
          <w:iCs/>
        </w:rPr>
        <w:t>p</w:t>
      </w:r>
      <w:r w:rsidR="007E2EE4">
        <w:rPr>
          <w:rFonts w:cs="Times New Roman"/>
        </w:rPr>
        <w:t xml:space="preserve"> = .0</w:t>
      </w:r>
      <w:r w:rsidR="00D870D3">
        <w:rPr>
          <w:rFonts w:cs="Times New Roman"/>
        </w:rPr>
        <w:t>14</w:t>
      </w:r>
      <w:r w:rsidR="007E2EE4">
        <w:rPr>
          <w:rFonts w:cs="Times New Roman"/>
        </w:rPr>
        <w:t xml:space="preserve">, with </w:t>
      </w:r>
      <w:r w:rsidR="00D870D3">
        <w:rPr>
          <w:rFonts w:cs="Times New Roman"/>
        </w:rPr>
        <w:t>no</w:t>
      </w:r>
      <w:r w:rsidR="007E2EE4">
        <w:rPr>
          <w:rFonts w:cs="Times New Roman"/>
        </w:rPr>
        <w:t xml:space="preserve"> heterogeneity, τ = .</w:t>
      </w:r>
      <w:r w:rsidR="00246BBC">
        <w:rPr>
          <w:rFonts w:cs="Times New Roman"/>
        </w:rPr>
        <w:t>05</w:t>
      </w:r>
      <w:r w:rsidR="007E2EE4">
        <w:rPr>
          <w:rFonts w:cs="Times New Roman"/>
        </w:rPr>
        <w:t xml:space="preserve">, </w:t>
      </w:r>
      <w:r w:rsidR="007E2EE4" w:rsidRPr="00FB4B36">
        <w:rPr>
          <w:rFonts w:cs="Times New Roman"/>
          <w:i/>
        </w:rPr>
        <w:t>I</w:t>
      </w:r>
      <w:r w:rsidR="007E2EE4" w:rsidRPr="00FB4B36">
        <w:rPr>
          <w:rFonts w:cs="Times New Roman"/>
          <w:vertAlign w:val="superscript"/>
        </w:rPr>
        <w:t>2</w:t>
      </w:r>
      <w:r w:rsidR="007E2EE4">
        <w:rPr>
          <w:rFonts w:cs="Times New Roman"/>
        </w:rPr>
        <w:t xml:space="preserve"> = </w:t>
      </w:r>
      <w:r w:rsidR="00D870D3">
        <w:rPr>
          <w:rFonts w:cs="Times New Roman"/>
        </w:rPr>
        <w:t>1</w:t>
      </w:r>
      <w:r w:rsidR="007E2EE4">
        <w:rPr>
          <w:rFonts w:cs="Times New Roman"/>
        </w:rPr>
        <w:t>.</w:t>
      </w:r>
      <w:r w:rsidR="00D870D3">
        <w:rPr>
          <w:rFonts w:cs="Times New Roman"/>
        </w:rPr>
        <w:t>60</w:t>
      </w:r>
      <w:r w:rsidR="007E2EE4">
        <w:rPr>
          <w:rFonts w:cs="Times New Roman"/>
        </w:rPr>
        <w:t xml:space="preserve">%, </w:t>
      </w:r>
      <w:r w:rsidR="007E2EE4" w:rsidRPr="00FB4B36">
        <w:rPr>
          <w:rFonts w:cs="Times New Roman"/>
          <w:i/>
        </w:rPr>
        <w:t>H</w:t>
      </w:r>
      <w:r w:rsidR="007E2EE4" w:rsidRPr="00FB4B36">
        <w:rPr>
          <w:rFonts w:cs="Times New Roman"/>
          <w:vertAlign w:val="superscript"/>
        </w:rPr>
        <w:t>2</w:t>
      </w:r>
      <w:r w:rsidR="007E2EE4">
        <w:rPr>
          <w:rFonts w:cs="Times New Roman"/>
        </w:rPr>
        <w:t xml:space="preserve"> = 1.</w:t>
      </w:r>
      <w:r w:rsidR="00D870D3">
        <w:rPr>
          <w:rFonts w:cs="Times New Roman"/>
        </w:rPr>
        <w:t>02</w:t>
      </w:r>
      <w:r w:rsidR="007E2EE4">
        <w:rPr>
          <w:rFonts w:cs="Times New Roman"/>
        </w:rPr>
        <w:t xml:space="preserve">, </w:t>
      </w:r>
      <w:r w:rsidR="007E2EE4" w:rsidRPr="00FB4B36">
        <w:rPr>
          <w:rFonts w:cs="Times New Roman"/>
          <w:i/>
        </w:rPr>
        <w:t>Q</w:t>
      </w:r>
      <w:r w:rsidR="007E2EE4">
        <w:rPr>
          <w:rFonts w:cs="Times New Roman"/>
        </w:rPr>
        <w:t xml:space="preserve"> (</w:t>
      </w:r>
      <w:proofErr w:type="spellStart"/>
      <w:r w:rsidR="007E2EE4" w:rsidRPr="00ED05FF">
        <w:rPr>
          <w:rFonts w:cs="Times New Roman"/>
          <w:i/>
          <w:iCs/>
        </w:rPr>
        <w:t>df</w:t>
      </w:r>
      <w:proofErr w:type="spellEnd"/>
      <w:r w:rsidR="007E2EE4">
        <w:rPr>
          <w:rFonts w:cs="Times New Roman"/>
        </w:rPr>
        <w:t xml:space="preserve"> = 35) = </w:t>
      </w:r>
      <w:r w:rsidR="00D870D3">
        <w:rPr>
          <w:rFonts w:cs="Times New Roman"/>
        </w:rPr>
        <w:t>34</w:t>
      </w:r>
      <w:r w:rsidR="007E2EE4">
        <w:rPr>
          <w:rFonts w:cs="Times New Roman"/>
        </w:rPr>
        <w:t>.</w:t>
      </w:r>
      <w:r w:rsidR="00D870D3">
        <w:rPr>
          <w:rFonts w:cs="Times New Roman"/>
        </w:rPr>
        <w:t>16</w:t>
      </w:r>
      <w:r w:rsidR="007E2EE4">
        <w:rPr>
          <w:rFonts w:cs="Times New Roman"/>
        </w:rPr>
        <w:t xml:space="preserve">, </w:t>
      </w:r>
      <w:r w:rsidR="007E2EE4" w:rsidRPr="00FB4B36">
        <w:rPr>
          <w:rFonts w:cs="Times New Roman"/>
          <w:i/>
        </w:rPr>
        <w:t>p</w:t>
      </w:r>
      <w:r w:rsidR="007E2EE4">
        <w:rPr>
          <w:rFonts w:cs="Times New Roman"/>
          <w:iCs/>
        </w:rPr>
        <w:t xml:space="preserve"> = .</w:t>
      </w:r>
      <w:r w:rsidR="00D870D3">
        <w:rPr>
          <w:rFonts w:cs="Times New Roman"/>
          <w:iCs/>
        </w:rPr>
        <w:t>509</w:t>
      </w:r>
      <w:r w:rsidR="007E2EE4">
        <w:rPr>
          <w:rFonts w:cs="Times New Roman"/>
          <w:iCs/>
        </w:rPr>
        <w:t xml:space="preserve">. For </w:t>
      </w:r>
      <w:r w:rsidR="007E2EE4" w:rsidRPr="005A130B">
        <w:rPr>
          <w:rFonts w:cs="Times New Roman"/>
          <w:i/>
        </w:rPr>
        <w:t>food</w:t>
      </w:r>
      <w:r w:rsidR="007E2EE4">
        <w:rPr>
          <w:rFonts w:cs="Times New Roman"/>
          <w:i/>
        </w:rPr>
        <w:t xml:space="preserve">, </w:t>
      </w:r>
      <w:r w:rsidR="007E2EE4">
        <w:rPr>
          <w:rFonts w:cs="Times New Roman"/>
          <w:iCs/>
        </w:rPr>
        <w:t xml:space="preserve">the effect size </w:t>
      </w:r>
      <w:proofErr w:type="gramStart"/>
      <w:r w:rsidR="007E2EE4">
        <w:rPr>
          <w:rFonts w:cs="Times New Roman"/>
          <w:iCs/>
        </w:rPr>
        <w:t>were</w:t>
      </w:r>
      <w:proofErr w:type="gramEnd"/>
      <w:r w:rsidR="007E2EE4">
        <w:rPr>
          <w:rFonts w:cs="Times New Roman"/>
          <w:iCs/>
        </w:rPr>
        <w:t xml:space="preserve"> clearly much weaker, with confidence intervals including zero, </w:t>
      </w:r>
      <w:proofErr w:type="spellStart"/>
      <w:proofErr w:type="gramStart"/>
      <w:r w:rsidR="007E2EE4" w:rsidRPr="00C169AC">
        <w:rPr>
          <w:rFonts w:cs="Times New Roman"/>
          <w:i/>
        </w:rPr>
        <w:t>d</w:t>
      </w:r>
      <w:r w:rsidR="007E2EE4">
        <w:rPr>
          <w:rFonts w:cs="Times New Roman"/>
          <w:i/>
          <w:vertAlign w:val="subscript"/>
        </w:rPr>
        <w:t>rebound.food</w:t>
      </w:r>
      <w:proofErr w:type="spellEnd"/>
      <w:proofErr w:type="gramEnd"/>
      <w:r w:rsidR="007E2EE4">
        <w:rPr>
          <w:rFonts w:cs="Times New Roman"/>
          <w:i/>
        </w:rPr>
        <w:t xml:space="preserve"> </w:t>
      </w:r>
      <w:r w:rsidR="007E2EE4">
        <w:rPr>
          <w:rFonts w:cs="Times New Roman"/>
        </w:rPr>
        <w:t xml:space="preserve">= </w:t>
      </w:r>
      <w:r w:rsidR="00FF5F33">
        <w:rPr>
          <w:rFonts w:cs="Times New Roman"/>
        </w:rPr>
        <w:t>0</w:t>
      </w:r>
      <w:r w:rsidR="007E2EE4">
        <w:rPr>
          <w:rFonts w:cs="Times New Roman"/>
        </w:rPr>
        <w:t>.</w:t>
      </w:r>
      <w:r w:rsidR="00D870D3">
        <w:rPr>
          <w:rFonts w:cs="Times New Roman"/>
        </w:rPr>
        <w:t>07</w:t>
      </w:r>
      <w:r w:rsidR="007E2EE4">
        <w:rPr>
          <w:rFonts w:cs="Times New Roman"/>
        </w:rPr>
        <w:t xml:space="preserve"> [-</w:t>
      </w:r>
      <w:r w:rsidR="00FF5F33">
        <w:rPr>
          <w:rFonts w:cs="Times New Roman"/>
        </w:rPr>
        <w:t>0</w:t>
      </w:r>
      <w:r w:rsidR="007E2EE4">
        <w:rPr>
          <w:rFonts w:cs="Times New Roman"/>
        </w:rPr>
        <w:t>.</w:t>
      </w:r>
      <w:r w:rsidR="00D870D3">
        <w:rPr>
          <w:rFonts w:cs="Times New Roman"/>
        </w:rPr>
        <w:t>07</w:t>
      </w:r>
      <w:r w:rsidR="007E2EE4">
        <w:rPr>
          <w:rFonts w:cs="Times New Roman"/>
        </w:rPr>
        <w:t xml:space="preserve">, </w:t>
      </w:r>
      <w:r w:rsidR="00FF5F33">
        <w:rPr>
          <w:rFonts w:cs="Times New Roman"/>
        </w:rPr>
        <w:t>0</w:t>
      </w:r>
      <w:r w:rsidR="007E2EE4">
        <w:rPr>
          <w:rFonts w:cs="Times New Roman"/>
        </w:rPr>
        <w:t>.</w:t>
      </w:r>
      <w:r w:rsidR="00D870D3">
        <w:rPr>
          <w:rFonts w:cs="Times New Roman"/>
        </w:rPr>
        <w:t>21</w:t>
      </w:r>
      <w:r w:rsidR="007E2EE4">
        <w:rPr>
          <w:rFonts w:cs="Times New Roman"/>
        </w:rPr>
        <w:t xml:space="preserve">], </w:t>
      </w:r>
      <w:r w:rsidR="007E2EE4" w:rsidRPr="00ED05FF">
        <w:rPr>
          <w:rFonts w:cs="Times New Roman"/>
          <w:i/>
          <w:iCs/>
        </w:rPr>
        <w:t>p</w:t>
      </w:r>
      <w:r w:rsidR="007E2EE4">
        <w:rPr>
          <w:rFonts w:cs="Times New Roman"/>
        </w:rPr>
        <w:t xml:space="preserve"> = .3</w:t>
      </w:r>
      <w:r w:rsidR="00D870D3">
        <w:rPr>
          <w:rFonts w:cs="Times New Roman"/>
        </w:rPr>
        <w:t>42</w:t>
      </w:r>
      <w:r w:rsidR="007E2EE4">
        <w:rPr>
          <w:rFonts w:cs="Times New Roman"/>
        </w:rPr>
        <w:t xml:space="preserve">, with </w:t>
      </w:r>
      <w:r w:rsidR="00D870D3">
        <w:rPr>
          <w:rFonts w:cs="Times New Roman"/>
        </w:rPr>
        <w:t xml:space="preserve">no </w:t>
      </w:r>
      <w:r w:rsidR="007E2EE4">
        <w:rPr>
          <w:rFonts w:cs="Times New Roman"/>
        </w:rPr>
        <w:t>heterogeneity, τ = .</w:t>
      </w:r>
      <w:r w:rsidR="00D870D3">
        <w:rPr>
          <w:rFonts w:cs="Times New Roman"/>
        </w:rPr>
        <w:t>10</w:t>
      </w:r>
      <w:r w:rsidR="007E2EE4">
        <w:rPr>
          <w:rFonts w:cs="Times New Roman"/>
        </w:rPr>
        <w:t xml:space="preserve">, </w:t>
      </w:r>
      <w:r w:rsidR="007E2EE4" w:rsidRPr="00FB4B36">
        <w:rPr>
          <w:rFonts w:cs="Times New Roman"/>
          <w:i/>
        </w:rPr>
        <w:t>I</w:t>
      </w:r>
      <w:r w:rsidR="007E2EE4" w:rsidRPr="00FB4B36">
        <w:rPr>
          <w:rFonts w:cs="Times New Roman"/>
          <w:vertAlign w:val="superscript"/>
        </w:rPr>
        <w:t>2</w:t>
      </w:r>
      <w:r w:rsidR="007E2EE4">
        <w:rPr>
          <w:rFonts w:cs="Times New Roman"/>
        </w:rPr>
        <w:t xml:space="preserve"> = </w:t>
      </w:r>
      <w:r w:rsidR="00D870D3">
        <w:rPr>
          <w:rFonts w:cs="Times New Roman"/>
        </w:rPr>
        <w:t>5.59</w:t>
      </w:r>
      <w:r w:rsidR="007E2EE4">
        <w:rPr>
          <w:rFonts w:cs="Times New Roman"/>
        </w:rPr>
        <w:t xml:space="preserve">%, </w:t>
      </w:r>
      <w:r w:rsidR="007E2EE4" w:rsidRPr="00FB4B36">
        <w:rPr>
          <w:rFonts w:cs="Times New Roman"/>
          <w:i/>
        </w:rPr>
        <w:t>H</w:t>
      </w:r>
      <w:r w:rsidR="007E2EE4" w:rsidRPr="00FB4B36">
        <w:rPr>
          <w:rFonts w:cs="Times New Roman"/>
          <w:vertAlign w:val="superscript"/>
        </w:rPr>
        <w:t>2</w:t>
      </w:r>
      <w:r w:rsidR="007E2EE4">
        <w:rPr>
          <w:rFonts w:cs="Times New Roman"/>
        </w:rPr>
        <w:t xml:space="preserve"> = </w:t>
      </w:r>
      <w:r w:rsidR="00D870D3">
        <w:rPr>
          <w:rFonts w:cs="Times New Roman"/>
        </w:rPr>
        <w:t>1.06</w:t>
      </w:r>
      <w:r w:rsidR="007E2EE4">
        <w:rPr>
          <w:rFonts w:cs="Times New Roman"/>
        </w:rPr>
        <w:t xml:space="preserve">, </w:t>
      </w:r>
      <w:r w:rsidR="007E2EE4" w:rsidRPr="00FB4B36">
        <w:rPr>
          <w:rFonts w:cs="Times New Roman"/>
          <w:i/>
        </w:rPr>
        <w:t>Q</w:t>
      </w:r>
      <w:r w:rsidR="007E2EE4">
        <w:rPr>
          <w:rFonts w:cs="Times New Roman"/>
        </w:rPr>
        <w:t xml:space="preserve"> (</w:t>
      </w:r>
      <w:proofErr w:type="spellStart"/>
      <w:r w:rsidR="007E2EE4" w:rsidRPr="00ED05FF">
        <w:rPr>
          <w:rFonts w:cs="Times New Roman"/>
          <w:i/>
          <w:iCs/>
        </w:rPr>
        <w:t>df</w:t>
      </w:r>
      <w:proofErr w:type="spellEnd"/>
      <w:r w:rsidR="007E2EE4">
        <w:rPr>
          <w:rFonts w:cs="Times New Roman"/>
        </w:rPr>
        <w:t xml:space="preserve"> = 3</w:t>
      </w:r>
      <w:r w:rsidR="00D870D3">
        <w:rPr>
          <w:rFonts w:cs="Times New Roman"/>
        </w:rPr>
        <w:t>5</w:t>
      </w:r>
      <w:r w:rsidR="007E2EE4">
        <w:rPr>
          <w:rFonts w:cs="Times New Roman"/>
        </w:rPr>
        <w:t xml:space="preserve">) = </w:t>
      </w:r>
      <w:r w:rsidR="00D870D3">
        <w:rPr>
          <w:rFonts w:cs="Times New Roman"/>
        </w:rPr>
        <w:t>36.23</w:t>
      </w:r>
      <w:r w:rsidR="007E2EE4">
        <w:rPr>
          <w:rFonts w:cs="Times New Roman"/>
        </w:rPr>
        <w:t xml:space="preserve">, </w:t>
      </w:r>
      <w:r w:rsidR="007E2EE4" w:rsidRPr="005A130B">
        <w:rPr>
          <w:rFonts w:cs="Times New Roman"/>
          <w:i/>
          <w:iCs/>
        </w:rPr>
        <w:t>p</w:t>
      </w:r>
      <w:r w:rsidR="007E2EE4">
        <w:rPr>
          <w:rFonts w:cs="Times New Roman"/>
        </w:rPr>
        <w:t xml:space="preserve"> </w:t>
      </w:r>
      <w:r w:rsidR="00D870D3">
        <w:rPr>
          <w:rFonts w:cs="Times New Roman"/>
        </w:rPr>
        <w:t>=</w:t>
      </w:r>
      <w:r w:rsidR="007E2EE4">
        <w:rPr>
          <w:rFonts w:cs="Times New Roman"/>
        </w:rPr>
        <w:t xml:space="preserve"> .</w:t>
      </w:r>
      <w:r w:rsidR="00D870D3">
        <w:rPr>
          <w:rFonts w:cs="Times New Roman"/>
        </w:rPr>
        <w:t>411</w:t>
      </w:r>
      <w:r w:rsidR="007E2EE4">
        <w:rPr>
          <w:rFonts w:cs="Times New Roman"/>
          <w:iCs/>
        </w:rPr>
        <w:t xml:space="preserve">. Likewise, for </w:t>
      </w:r>
      <w:r w:rsidR="007E2EE4" w:rsidRPr="005A130B">
        <w:rPr>
          <w:rFonts w:cs="Times New Roman"/>
          <w:i/>
        </w:rPr>
        <w:t>diseases</w:t>
      </w:r>
      <w:r w:rsidR="007E2EE4">
        <w:rPr>
          <w:rFonts w:cs="Times New Roman"/>
          <w:iCs/>
        </w:rPr>
        <w:t xml:space="preserve">, the effect was clearly absent, </w:t>
      </w:r>
      <w:proofErr w:type="spellStart"/>
      <w:proofErr w:type="gramStart"/>
      <w:r w:rsidR="007E2EE4" w:rsidRPr="00C169AC">
        <w:rPr>
          <w:rFonts w:cs="Times New Roman"/>
          <w:i/>
        </w:rPr>
        <w:t>d</w:t>
      </w:r>
      <w:r w:rsidR="007E2EE4">
        <w:rPr>
          <w:rFonts w:cs="Times New Roman"/>
          <w:i/>
          <w:vertAlign w:val="subscript"/>
        </w:rPr>
        <w:t>rebound.diseases</w:t>
      </w:r>
      <w:proofErr w:type="spellEnd"/>
      <w:proofErr w:type="gramEnd"/>
      <w:r w:rsidR="007E2EE4">
        <w:rPr>
          <w:rFonts w:cs="Times New Roman"/>
          <w:i/>
        </w:rPr>
        <w:t xml:space="preserve"> </w:t>
      </w:r>
      <w:r w:rsidR="007E2EE4">
        <w:rPr>
          <w:rFonts w:cs="Times New Roman"/>
        </w:rPr>
        <w:t xml:space="preserve">= </w:t>
      </w:r>
      <w:r w:rsidR="00FF5F33">
        <w:rPr>
          <w:rFonts w:cs="Times New Roman"/>
        </w:rPr>
        <w:t>0</w:t>
      </w:r>
      <w:r w:rsidR="007E2EE4">
        <w:rPr>
          <w:rFonts w:cs="Times New Roman"/>
        </w:rPr>
        <w:t>.0</w:t>
      </w:r>
      <w:r w:rsidR="00D870D3">
        <w:rPr>
          <w:rFonts w:cs="Times New Roman"/>
        </w:rPr>
        <w:t>2</w:t>
      </w:r>
      <w:r w:rsidR="007E2EE4">
        <w:rPr>
          <w:rFonts w:cs="Times New Roman"/>
        </w:rPr>
        <w:t xml:space="preserve"> [-</w:t>
      </w:r>
      <w:r w:rsidR="00FF5F33">
        <w:rPr>
          <w:rFonts w:cs="Times New Roman"/>
        </w:rPr>
        <w:t>0</w:t>
      </w:r>
      <w:r w:rsidR="007E2EE4">
        <w:rPr>
          <w:rFonts w:cs="Times New Roman"/>
        </w:rPr>
        <w:t>.</w:t>
      </w:r>
      <w:r w:rsidR="005A6B27">
        <w:rPr>
          <w:rFonts w:cs="Times New Roman"/>
        </w:rPr>
        <w:t>1</w:t>
      </w:r>
      <w:r w:rsidR="00D870D3">
        <w:rPr>
          <w:rFonts w:cs="Times New Roman"/>
        </w:rPr>
        <w:t>1</w:t>
      </w:r>
      <w:r w:rsidR="007E2EE4">
        <w:rPr>
          <w:rFonts w:cs="Times New Roman"/>
        </w:rPr>
        <w:t xml:space="preserve">, </w:t>
      </w:r>
      <w:r w:rsidR="00FF5F33">
        <w:rPr>
          <w:rFonts w:cs="Times New Roman"/>
        </w:rPr>
        <w:t>0</w:t>
      </w:r>
      <w:r w:rsidR="007E2EE4">
        <w:rPr>
          <w:rFonts w:cs="Times New Roman"/>
        </w:rPr>
        <w:t>.</w:t>
      </w:r>
      <w:r w:rsidR="00D870D3">
        <w:rPr>
          <w:rFonts w:cs="Times New Roman"/>
        </w:rPr>
        <w:t>17</w:t>
      </w:r>
      <w:r w:rsidR="007E2EE4">
        <w:rPr>
          <w:rFonts w:cs="Times New Roman"/>
        </w:rPr>
        <w:t xml:space="preserve">], </w:t>
      </w:r>
      <w:r w:rsidR="007E2EE4" w:rsidRPr="00ED05FF">
        <w:rPr>
          <w:rFonts w:cs="Times New Roman"/>
          <w:i/>
          <w:iCs/>
        </w:rPr>
        <w:t>p</w:t>
      </w:r>
      <w:r w:rsidR="007E2EE4">
        <w:rPr>
          <w:rFonts w:cs="Times New Roman"/>
        </w:rPr>
        <w:t xml:space="preserve"> = .</w:t>
      </w:r>
      <w:r w:rsidR="00D870D3">
        <w:rPr>
          <w:rFonts w:cs="Times New Roman"/>
        </w:rPr>
        <w:t>70</w:t>
      </w:r>
      <w:r w:rsidR="007E2EE4">
        <w:rPr>
          <w:rFonts w:cs="Times New Roman"/>
        </w:rPr>
        <w:t xml:space="preserve">, with </w:t>
      </w:r>
      <w:r w:rsidR="00D870D3">
        <w:rPr>
          <w:rFonts w:cs="Times New Roman"/>
        </w:rPr>
        <w:t xml:space="preserve">no </w:t>
      </w:r>
      <w:r w:rsidR="007E2EE4">
        <w:rPr>
          <w:rFonts w:cs="Times New Roman"/>
        </w:rPr>
        <w:t xml:space="preserve">heterogeneity, τ </w:t>
      </w:r>
      <w:r w:rsidR="00D870D3">
        <w:rPr>
          <w:rFonts w:cs="Times New Roman"/>
        </w:rPr>
        <w:t>&lt;</w:t>
      </w:r>
      <w:r w:rsidR="007E2EE4">
        <w:rPr>
          <w:rFonts w:cs="Times New Roman"/>
        </w:rPr>
        <w:t xml:space="preserve"> .</w:t>
      </w:r>
      <w:r w:rsidR="00D870D3">
        <w:rPr>
          <w:rFonts w:cs="Times New Roman"/>
        </w:rPr>
        <w:t>01</w:t>
      </w:r>
      <w:r w:rsidR="007E2EE4">
        <w:rPr>
          <w:rFonts w:cs="Times New Roman"/>
        </w:rPr>
        <w:t xml:space="preserve">, </w:t>
      </w:r>
      <w:r w:rsidR="007E2EE4" w:rsidRPr="00FB4B36">
        <w:rPr>
          <w:rFonts w:cs="Times New Roman"/>
          <w:i/>
        </w:rPr>
        <w:t>I</w:t>
      </w:r>
      <w:r w:rsidR="007E2EE4" w:rsidRPr="00FB4B36">
        <w:rPr>
          <w:rFonts w:cs="Times New Roman"/>
          <w:vertAlign w:val="superscript"/>
        </w:rPr>
        <w:t>2</w:t>
      </w:r>
      <w:r w:rsidR="007E2EE4">
        <w:rPr>
          <w:rFonts w:cs="Times New Roman"/>
        </w:rPr>
        <w:t xml:space="preserve"> </w:t>
      </w:r>
      <w:r w:rsidR="00D870D3">
        <w:rPr>
          <w:rFonts w:cs="Times New Roman"/>
        </w:rPr>
        <w:t>&lt; .01</w:t>
      </w:r>
      <w:r w:rsidR="007E2EE4">
        <w:rPr>
          <w:rFonts w:cs="Times New Roman"/>
        </w:rPr>
        <w:t xml:space="preserve">%, </w:t>
      </w:r>
      <w:r w:rsidR="007E2EE4" w:rsidRPr="00FB4B36">
        <w:rPr>
          <w:rFonts w:cs="Times New Roman"/>
          <w:i/>
        </w:rPr>
        <w:t>H</w:t>
      </w:r>
      <w:r w:rsidR="007E2EE4" w:rsidRPr="00FB4B36">
        <w:rPr>
          <w:rFonts w:cs="Times New Roman"/>
          <w:vertAlign w:val="superscript"/>
        </w:rPr>
        <w:t>2</w:t>
      </w:r>
      <w:r w:rsidR="007E2EE4">
        <w:rPr>
          <w:rFonts w:cs="Times New Roman"/>
        </w:rPr>
        <w:t xml:space="preserve"> = </w:t>
      </w:r>
      <w:r w:rsidR="00D870D3">
        <w:rPr>
          <w:rFonts w:cs="Times New Roman"/>
        </w:rPr>
        <w:t>1</w:t>
      </w:r>
      <w:r w:rsidR="007E2EE4">
        <w:rPr>
          <w:rFonts w:cs="Times New Roman"/>
        </w:rPr>
        <w:t>.</w:t>
      </w:r>
      <w:r w:rsidR="00D870D3">
        <w:rPr>
          <w:rFonts w:cs="Times New Roman"/>
        </w:rPr>
        <w:t>0</w:t>
      </w:r>
      <w:r w:rsidR="007E2EE4">
        <w:rPr>
          <w:rFonts w:cs="Times New Roman"/>
        </w:rPr>
        <w:t xml:space="preserve">, </w:t>
      </w:r>
      <w:r w:rsidR="007E2EE4" w:rsidRPr="00FB4B36">
        <w:rPr>
          <w:rFonts w:cs="Times New Roman"/>
          <w:i/>
        </w:rPr>
        <w:t>Q</w:t>
      </w:r>
      <w:r w:rsidR="007E2EE4">
        <w:rPr>
          <w:rFonts w:cs="Times New Roman"/>
        </w:rPr>
        <w:t xml:space="preserve"> (</w:t>
      </w:r>
      <w:proofErr w:type="spellStart"/>
      <w:r w:rsidR="007E2EE4" w:rsidRPr="00ED05FF">
        <w:rPr>
          <w:rFonts w:cs="Times New Roman"/>
          <w:i/>
          <w:iCs/>
        </w:rPr>
        <w:t>df</w:t>
      </w:r>
      <w:proofErr w:type="spellEnd"/>
      <w:r w:rsidR="007E2EE4">
        <w:rPr>
          <w:rFonts w:cs="Times New Roman"/>
        </w:rPr>
        <w:t xml:space="preserve"> = 3</w:t>
      </w:r>
      <w:r w:rsidR="00D870D3">
        <w:rPr>
          <w:rFonts w:cs="Times New Roman"/>
        </w:rPr>
        <w:t>5</w:t>
      </w:r>
      <w:r w:rsidR="007E2EE4">
        <w:rPr>
          <w:rFonts w:cs="Times New Roman"/>
        </w:rPr>
        <w:t xml:space="preserve">) = </w:t>
      </w:r>
      <w:r w:rsidR="00D870D3">
        <w:rPr>
          <w:rFonts w:cs="Times New Roman"/>
        </w:rPr>
        <w:t>3</w:t>
      </w:r>
      <w:r w:rsidR="005A6B27">
        <w:rPr>
          <w:rFonts w:cs="Times New Roman"/>
        </w:rPr>
        <w:t>4.0</w:t>
      </w:r>
      <w:r w:rsidR="00D870D3">
        <w:rPr>
          <w:rFonts w:cs="Times New Roman"/>
        </w:rPr>
        <w:t>7</w:t>
      </w:r>
      <w:r w:rsidR="007E2EE4">
        <w:rPr>
          <w:rFonts w:cs="Times New Roman"/>
        </w:rPr>
        <w:t xml:space="preserve">, </w:t>
      </w:r>
      <w:r w:rsidR="007E2EE4" w:rsidRPr="00ED05FF">
        <w:rPr>
          <w:rFonts w:cs="Times New Roman"/>
          <w:i/>
          <w:iCs/>
        </w:rPr>
        <w:t>p</w:t>
      </w:r>
      <w:r w:rsidR="007E2EE4">
        <w:rPr>
          <w:rFonts w:cs="Times New Roman"/>
        </w:rPr>
        <w:t xml:space="preserve"> </w:t>
      </w:r>
      <w:r w:rsidR="00D870D3">
        <w:rPr>
          <w:rFonts w:cs="Times New Roman"/>
        </w:rPr>
        <w:t>=</w:t>
      </w:r>
      <w:r w:rsidR="007E2EE4">
        <w:rPr>
          <w:rFonts w:cs="Times New Roman"/>
        </w:rPr>
        <w:t xml:space="preserve"> .</w:t>
      </w:r>
      <w:r w:rsidR="00D870D3">
        <w:rPr>
          <w:rFonts w:cs="Times New Roman"/>
        </w:rPr>
        <w:t>513</w:t>
      </w:r>
      <w:r w:rsidR="007E2EE4">
        <w:rPr>
          <w:rFonts w:cs="Times New Roman"/>
          <w:iCs/>
        </w:rPr>
        <w:t>.</w:t>
      </w:r>
      <w:r w:rsidR="008755AE">
        <w:rPr>
          <w:rFonts w:cs="Times New Roman"/>
          <w:iCs/>
        </w:rPr>
        <w:t xml:space="preserve"> Although these results confirmed our suspicion, we should note that the sample sizes (</w:t>
      </w:r>
      <w:proofErr w:type="spellStart"/>
      <w:proofErr w:type="gramStart"/>
      <w:r w:rsidR="008755AE" w:rsidRPr="005A130B">
        <w:rPr>
          <w:rFonts w:cs="Times New Roman"/>
          <w:i/>
        </w:rPr>
        <w:t>n.tiger</w:t>
      </w:r>
      <w:proofErr w:type="spellEnd"/>
      <w:proofErr w:type="gramEnd"/>
      <w:r w:rsidR="008755AE">
        <w:rPr>
          <w:rFonts w:cs="Times New Roman"/>
          <w:iCs/>
        </w:rPr>
        <w:t xml:space="preserve"> = 851, </w:t>
      </w:r>
      <w:proofErr w:type="spellStart"/>
      <w:proofErr w:type="gramStart"/>
      <w:r w:rsidR="008755AE" w:rsidRPr="00ED05FF">
        <w:rPr>
          <w:rFonts w:cs="Times New Roman"/>
          <w:i/>
        </w:rPr>
        <w:t>n.</w:t>
      </w:r>
      <w:r w:rsidR="008755AE">
        <w:rPr>
          <w:rFonts w:cs="Times New Roman"/>
          <w:i/>
        </w:rPr>
        <w:t>gorilla</w:t>
      </w:r>
      <w:proofErr w:type="spellEnd"/>
      <w:proofErr w:type="gramEnd"/>
      <w:r w:rsidR="008755AE">
        <w:rPr>
          <w:rFonts w:cs="Times New Roman"/>
          <w:iCs/>
        </w:rPr>
        <w:t xml:space="preserve"> = 845, </w:t>
      </w:r>
      <w:proofErr w:type="spellStart"/>
      <w:proofErr w:type="gramStart"/>
      <w:r w:rsidR="008755AE" w:rsidRPr="00ED05FF">
        <w:rPr>
          <w:rFonts w:cs="Times New Roman"/>
          <w:i/>
        </w:rPr>
        <w:t>n.</w:t>
      </w:r>
      <w:r w:rsidR="008755AE">
        <w:rPr>
          <w:rFonts w:cs="Times New Roman"/>
          <w:i/>
        </w:rPr>
        <w:t>food</w:t>
      </w:r>
      <w:proofErr w:type="spellEnd"/>
      <w:proofErr w:type="gramEnd"/>
      <w:r w:rsidR="008755AE">
        <w:rPr>
          <w:rFonts w:cs="Times New Roman"/>
          <w:iCs/>
        </w:rPr>
        <w:t xml:space="preserve"> = 860, </w:t>
      </w:r>
      <w:proofErr w:type="spellStart"/>
      <w:proofErr w:type="gramStart"/>
      <w:r w:rsidR="008755AE" w:rsidRPr="00ED05FF">
        <w:rPr>
          <w:rFonts w:cs="Times New Roman"/>
          <w:i/>
        </w:rPr>
        <w:t>n.</w:t>
      </w:r>
      <w:r w:rsidR="008755AE">
        <w:rPr>
          <w:rFonts w:cs="Times New Roman"/>
          <w:i/>
        </w:rPr>
        <w:t>diseases</w:t>
      </w:r>
      <w:proofErr w:type="spellEnd"/>
      <w:proofErr w:type="gramEnd"/>
      <w:r w:rsidR="008755AE">
        <w:rPr>
          <w:rFonts w:cs="Times New Roman"/>
          <w:iCs/>
        </w:rPr>
        <w:t xml:space="preserve"> = 819) were much smaller </w:t>
      </w:r>
      <w:r w:rsidR="005A130B">
        <w:rPr>
          <w:rFonts w:cs="Times New Roman"/>
          <w:iCs/>
        </w:rPr>
        <w:t xml:space="preserve">than </w:t>
      </w:r>
      <w:proofErr w:type="spellStart"/>
      <w:r w:rsidR="005A130B">
        <w:rPr>
          <w:rFonts w:cs="Times New Roman"/>
          <w:iCs/>
        </w:rPr>
        <w:lastRenderedPageBreak/>
        <w:t>analyzing</w:t>
      </w:r>
      <w:proofErr w:type="spellEnd"/>
      <w:r w:rsidR="005A130B">
        <w:rPr>
          <w:rFonts w:cs="Times New Roman"/>
          <w:iCs/>
        </w:rPr>
        <w:t xml:space="preserve"> all words </w:t>
      </w:r>
      <w:r w:rsidR="008755AE">
        <w:rPr>
          <w:rFonts w:cs="Times New Roman"/>
          <w:iCs/>
        </w:rPr>
        <w:t>because target words w</w:t>
      </w:r>
      <w:r w:rsidR="00EA4422">
        <w:rPr>
          <w:rFonts w:cs="Times New Roman"/>
          <w:iCs/>
        </w:rPr>
        <w:t>as a</w:t>
      </w:r>
      <w:r w:rsidR="008755AE">
        <w:rPr>
          <w:rFonts w:cs="Times New Roman"/>
          <w:iCs/>
        </w:rPr>
        <w:t xml:space="preserve"> between-</w:t>
      </w:r>
      <w:r w:rsidR="00EA4422">
        <w:rPr>
          <w:rFonts w:cs="Times New Roman"/>
          <w:iCs/>
        </w:rPr>
        <w:t>participan</w:t>
      </w:r>
      <w:r w:rsidR="008755AE">
        <w:rPr>
          <w:rFonts w:cs="Times New Roman"/>
          <w:iCs/>
        </w:rPr>
        <w:t>t</w:t>
      </w:r>
      <w:r w:rsidR="00EA4422">
        <w:rPr>
          <w:rFonts w:cs="Times New Roman"/>
          <w:iCs/>
        </w:rPr>
        <w:t>s</w:t>
      </w:r>
      <w:r w:rsidR="008755AE">
        <w:rPr>
          <w:rFonts w:cs="Times New Roman"/>
          <w:iCs/>
        </w:rPr>
        <w:t xml:space="preserve"> variable.</w:t>
      </w:r>
      <w:r w:rsidR="001F5755">
        <w:rPr>
          <w:rFonts w:cs="Times New Roman"/>
          <w:iCs/>
        </w:rPr>
        <w:t xml:space="preserve"> In summary, there is clear evidence for the rebound effect</w:t>
      </w:r>
      <w:r w:rsidR="00D870D3">
        <w:rPr>
          <w:rFonts w:cs="Times New Roman"/>
          <w:iCs/>
        </w:rPr>
        <w:t xml:space="preserve"> as a whole, especially</w:t>
      </w:r>
      <w:r w:rsidR="00EA4422">
        <w:rPr>
          <w:rFonts w:cs="Times New Roman"/>
          <w:iCs/>
        </w:rPr>
        <w:t xml:space="preserve"> for</w:t>
      </w:r>
      <w:r w:rsidR="001F5755">
        <w:rPr>
          <w:rFonts w:cs="Times New Roman"/>
          <w:iCs/>
        </w:rPr>
        <w:t xml:space="preserve"> </w:t>
      </w:r>
      <w:r w:rsidR="00EA4422">
        <w:rPr>
          <w:rFonts w:cs="Times New Roman"/>
          <w:iCs/>
        </w:rPr>
        <w:t>discrete (but not non-discrete)</w:t>
      </w:r>
      <w:r w:rsidR="001F5755">
        <w:rPr>
          <w:rFonts w:cs="Times New Roman"/>
          <w:iCs/>
        </w:rPr>
        <w:t xml:space="preserve"> target </w:t>
      </w:r>
      <w:r w:rsidR="003D67FF">
        <w:rPr>
          <w:rFonts w:cs="Times New Roman"/>
          <w:iCs/>
        </w:rPr>
        <w:t>thoughts</w:t>
      </w:r>
      <w:r w:rsidR="001F5755">
        <w:rPr>
          <w:rFonts w:cs="Times New Roman"/>
          <w:iCs/>
        </w:rPr>
        <w:t>.</w:t>
      </w:r>
    </w:p>
    <w:p w14:paraId="4EEE1985" w14:textId="10C6A752" w:rsidR="00EF6154" w:rsidRPr="00EA4422" w:rsidRDefault="00D870D3" w:rsidP="00EF6154">
      <w:pPr>
        <w:rPr>
          <w:rFonts w:cs="Times New Roman"/>
        </w:rPr>
      </w:pPr>
      <w:r>
        <w:rPr>
          <w:rFonts w:cs="Times New Roman"/>
        </w:rPr>
        <w:t>I</w:t>
      </w:r>
      <w:r w:rsidRPr="0040020E">
        <w:rPr>
          <w:rFonts w:cs="Times New Roman"/>
        </w:rPr>
        <w:t xml:space="preserve">n the spirit of replication, we also conducted the same analysis from Wegner et </w:t>
      </w:r>
      <w:proofErr w:type="spellStart"/>
      <w:r w:rsidRPr="0040020E">
        <w:rPr>
          <w:rFonts w:cs="Times New Roman"/>
        </w:rPr>
        <w:t>al’s</w:t>
      </w:r>
      <w:proofErr w:type="spellEnd"/>
      <w:r w:rsidRPr="0040020E">
        <w:rPr>
          <w:rFonts w:cs="Times New Roman"/>
        </w:rPr>
        <w:t xml:space="preserve"> (1987) original study. Specifically, </w:t>
      </w:r>
      <w:r w:rsidRPr="0040020E">
        <w:t>we calculated the rebound effect again using the means of the initial concentration period in the comparison</w:t>
      </w:r>
      <w:r w:rsidRPr="0040020E">
        <w:rPr>
          <w:rFonts w:cs="Times New Roman"/>
        </w:rPr>
        <w:t xml:space="preserve"> to examine whether this yielded consistent patterns of results to when the second concentration period was used</w:t>
      </w:r>
      <w:r>
        <w:rPr>
          <w:rFonts w:cs="Times New Roman"/>
        </w:rPr>
        <w:t xml:space="preserve"> (see Figure 1)</w:t>
      </w:r>
      <w:r w:rsidRPr="0040020E">
        <w:rPr>
          <w:rFonts w:cs="Times New Roman"/>
        </w:rPr>
        <w:t>.</w:t>
      </w:r>
      <w:r w:rsidR="00CE3B3B">
        <w:rPr>
          <w:rFonts w:cs="Times New Roman"/>
        </w:rPr>
        <w:t xml:space="preserve"> </w:t>
      </w:r>
      <w:r w:rsidR="00EF6154">
        <w:rPr>
          <w:rFonts w:cs="Times New Roman"/>
        </w:rPr>
        <w:t xml:space="preserve">Again, we found evidence for the overall rebound effect, </w:t>
      </w:r>
      <w:proofErr w:type="spellStart"/>
      <w:r w:rsidR="00EF6154" w:rsidRPr="00C169AC">
        <w:rPr>
          <w:rFonts w:cs="Times New Roman"/>
          <w:i/>
        </w:rPr>
        <w:t>d</w:t>
      </w:r>
      <w:r w:rsidR="00EF6154">
        <w:rPr>
          <w:rFonts w:cs="Times New Roman"/>
          <w:i/>
          <w:vertAlign w:val="subscript"/>
        </w:rPr>
        <w:t>rebound</w:t>
      </w:r>
      <w:proofErr w:type="spellEnd"/>
      <w:r w:rsidR="00EF6154">
        <w:rPr>
          <w:rFonts w:cs="Times New Roman"/>
          <w:i/>
        </w:rPr>
        <w:t xml:space="preserve"> </w:t>
      </w:r>
      <w:r w:rsidR="00EF6154">
        <w:rPr>
          <w:rFonts w:cs="Times New Roman"/>
        </w:rPr>
        <w:t xml:space="preserve">= 0.11 [0.01, 0.21], </w:t>
      </w:r>
      <w:r w:rsidR="00EF6154" w:rsidRPr="00246BBC">
        <w:rPr>
          <w:rFonts w:cs="Times New Roman"/>
          <w:i/>
          <w:iCs/>
        </w:rPr>
        <w:t>p</w:t>
      </w:r>
      <w:r w:rsidR="00EF6154">
        <w:rPr>
          <w:rFonts w:cs="Times New Roman"/>
        </w:rPr>
        <w:t xml:space="preserve"> = .023, with significant </w:t>
      </w:r>
      <w:r w:rsidR="00EF6154" w:rsidRPr="00EA4422">
        <w:rPr>
          <w:rFonts w:cs="Times New Roman"/>
        </w:rPr>
        <w:t>heterogeneity between labs, τ = .</w:t>
      </w:r>
      <w:r w:rsidR="00EF6154">
        <w:rPr>
          <w:rFonts w:cs="Times New Roman"/>
        </w:rPr>
        <w:t>22</w:t>
      </w:r>
      <w:r w:rsidR="00EF6154" w:rsidRPr="00EA4422">
        <w:rPr>
          <w:rFonts w:cs="Times New Roman"/>
        </w:rPr>
        <w:t xml:space="preserve">, </w:t>
      </w:r>
      <w:r w:rsidR="00EF6154" w:rsidRPr="00EA4422">
        <w:rPr>
          <w:rFonts w:cs="Times New Roman"/>
          <w:i/>
        </w:rPr>
        <w:t>I</w:t>
      </w:r>
      <w:r w:rsidR="00EF6154" w:rsidRPr="00EA4422">
        <w:rPr>
          <w:rFonts w:cs="Times New Roman"/>
          <w:vertAlign w:val="superscript"/>
        </w:rPr>
        <w:t>2</w:t>
      </w:r>
      <w:r w:rsidR="00EF6154" w:rsidRPr="00EA4422">
        <w:rPr>
          <w:rFonts w:cs="Times New Roman"/>
        </w:rPr>
        <w:t xml:space="preserve"> = </w:t>
      </w:r>
      <w:r w:rsidR="00EF6154">
        <w:rPr>
          <w:rFonts w:cs="Times New Roman"/>
        </w:rPr>
        <w:t>51</w:t>
      </w:r>
      <w:r w:rsidR="00EF6154" w:rsidRPr="00EA4422">
        <w:rPr>
          <w:rFonts w:cs="Times New Roman"/>
        </w:rPr>
        <w:t>.</w:t>
      </w:r>
      <w:r w:rsidR="00EF6154">
        <w:rPr>
          <w:rFonts w:cs="Times New Roman"/>
        </w:rPr>
        <w:t>6</w:t>
      </w:r>
      <w:r w:rsidR="00EF6154" w:rsidRPr="00EA4422">
        <w:rPr>
          <w:rFonts w:cs="Times New Roman"/>
        </w:rPr>
        <w:t xml:space="preserve">%, </w:t>
      </w:r>
      <w:r w:rsidR="00EF6154" w:rsidRPr="00EA4422">
        <w:rPr>
          <w:rFonts w:cs="Times New Roman"/>
          <w:i/>
        </w:rPr>
        <w:t>H</w:t>
      </w:r>
      <w:r w:rsidR="00EF6154" w:rsidRPr="00EA4422">
        <w:rPr>
          <w:rFonts w:cs="Times New Roman"/>
          <w:vertAlign w:val="superscript"/>
        </w:rPr>
        <w:t>2</w:t>
      </w:r>
      <w:r w:rsidR="00EF6154" w:rsidRPr="00EA4422">
        <w:rPr>
          <w:rFonts w:cs="Times New Roman"/>
        </w:rPr>
        <w:t xml:space="preserve"> = </w:t>
      </w:r>
      <w:r w:rsidR="00EF6154">
        <w:rPr>
          <w:rFonts w:cs="Times New Roman"/>
        </w:rPr>
        <w:t>2.07</w:t>
      </w:r>
      <w:r w:rsidR="00EF6154" w:rsidRPr="00EA4422">
        <w:rPr>
          <w:rFonts w:cs="Times New Roman"/>
        </w:rPr>
        <w:t xml:space="preserve">, </w:t>
      </w:r>
      <w:r w:rsidR="00EF6154" w:rsidRPr="00EA4422">
        <w:rPr>
          <w:rFonts w:cs="Times New Roman"/>
          <w:i/>
        </w:rPr>
        <w:t>Q</w:t>
      </w:r>
      <w:r w:rsidR="00EF6154" w:rsidRPr="00EA4422">
        <w:rPr>
          <w:rFonts w:cs="Times New Roman"/>
        </w:rPr>
        <w:t xml:space="preserve"> (</w:t>
      </w:r>
      <w:proofErr w:type="spellStart"/>
      <w:r w:rsidR="00EF6154" w:rsidRPr="00EA4422">
        <w:rPr>
          <w:rFonts w:cs="Times New Roman"/>
          <w:i/>
          <w:iCs/>
        </w:rPr>
        <w:t>df</w:t>
      </w:r>
      <w:proofErr w:type="spellEnd"/>
      <w:r w:rsidR="00EF6154" w:rsidRPr="00EA4422">
        <w:rPr>
          <w:rFonts w:cs="Times New Roman"/>
        </w:rPr>
        <w:t xml:space="preserve"> = 35) = </w:t>
      </w:r>
      <w:r w:rsidR="00EF6154">
        <w:rPr>
          <w:rFonts w:cs="Times New Roman"/>
        </w:rPr>
        <w:t>72.06</w:t>
      </w:r>
      <w:r w:rsidR="00EF6154" w:rsidRPr="00EA4422">
        <w:rPr>
          <w:rFonts w:cs="Times New Roman"/>
        </w:rPr>
        <w:t xml:space="preserve">, </w:t>
      </w:r>
      <w:r w:rsidR="00EF6154" w:rsidRPr="00EA4422">
        <w:rPr>
          <w:rFonts w:cs="Times New Roman"/>
          <w:i/>
        </w:rPr>
        <w:t>p</w:t>
      </w:r>
      <w:r w:rsidR="00EF6154" w:rsidRPr="00EA4422">
        <w:rPr>
          <w:rFonts w:cs="Times New Roman"/>
        </w:rPr>
        <w:t xml:space="preserve"> &lt; .001.</w:t>
      </w:r>
      <w:r w:rsidR="00EF6154">
        <w:rPr>
          <w:rFonts w:cs="Times New Roman"/>
        </w:rPr>
        <w:t xml:space="preserve"> When the analysis was split by target words, evidence for the rebound effect was only present for disease (</w:t>
      </w:r>
      <w:proofErr w:type="spellStart"/>
      <w:r w:rsidR="00EF6154" w:rsidRPr="00C169AC">
        <w:rPr>
          <w:rFonts w:cs="Times New Roman"/>
          <w:i/>
        </w:rPr>
        <w:t>d</w:t>
      </w:r>
      <w:r w:rsidR="00EF6154">
        <w:rPr>
          <w:rFonts w:cs="Times New Roman"/>
          <w:i/>
          <w:vertAlign w:val="subscript"/>
        </w:rPr>
        <w:t>rebound.disease</w:t>
      </w:r>
      <w:proofErr w:type="spellEnd"/>
      <w:r w:rsidR="00EF6154">
        <w:rPr>
          <w:rFonts w:cs="Times New Roman"/>
          <w:i/>
        </w:rPr>
        <w:t xml:space="preserve"> </w:t>
      </w:r>
      <w:r w:rsidR="00EF6154">
        <w:rPr>
          <w:rFonts w:cs="Times New Roman"/>
        </w:rPr>
        <w:t xml:space="preserve">= 0.14 [0.002, 0.28], </w:t>
      </w:r>
      <w:r w:rsidR="00EF6154" w:rsidRPr="00246BBC">
        <w:rPr>
          <w:rFonts w:cs="Times New Roman"/>
          <w:i/>
          <w:iCs/>
        </w:rPr>
        <w:t>p</w:t>
      </w:r>
      <w:r w:rsidR="00EF6154">
        <w:rPr>
          <w:rFonts w:cs="Times New Roman"/>
        </w:rPr>
        <w:t xml:space="preserve"> = .48), but not for tiger (</w:t>
      </w:r>
      <w:proofErr w:type="spellStart"/>
      <w:r w:rsidR="00EF6154" w:rsidRPr="00C169AC">
        <w:rPr>
          <w:rFonts w:cs="Times New Roman"/>
          <w:i/>
        </w:rPr>
        <w:t>d</w:t>
      </w:r>
      <w:r w:rsidR="00EF6154">
        <w:rPr>
          <w:rFonts w:cs="Times New Roman"/>
          <w:i/>
          <w:vertAlign w:val="subscript"/>
        </w:rPr>
        <w:t>rebound.tiger</w:t>
      </w:r>
      <w:proofErr w:type="spellEnd"/>
      <w:r w:rsidR="00EF6154">
        <w:rPr>
          <w:rFonts w:cs="Times New Roman"/>
          <w:i/>
        </w:rPr>
        <w:t xml:space="preserve"> </w:t>
      </w:r>
      <w:r w:rsidR="00EF6154">
        <w:rPr>
          <w:rFonts w:cs="Times New Roman"/>
        </w:rPr>
        <w:t xml:space="preserve">= 0.06 [-0.07, 0.20], </w:t>
      </w:r>
      <w:r w:rsidR="00EF6154" w:rsidRPr="00246BBC">
        <w:rPr>
          <w:rFonts w:cs="Times New Roman"/>
          <w:i/>
          <w:iCs/>
        </w:rPr>
        <w:t>p</w:t>
      </w:r>
      <w:r w:rsidR="00EF6154">
        <w:rPr>
          <w:rFonts w:cs="Times New Roman"/>
        </w:rPr>
        <w:t xml:space="preserve"> = .370), gorilla (</w:t>
      </w:r>
      <w:proofErr w:type="spellStart"/>
      <w:r w:rsidR="00EF6154" w:rsidRPr="00C169AC">
        <w:rPr>
          <w:rFonts w:cs="Times New Roman"/>
          <w:i/>
        </w:rPr>
        <w:t>d</w:t>
      </w:r>
      <w:r w:rsidR="00EF6154">
        <w:rPr>
          <w:rFonts w:cs="Times New Roman"/>
          <w:i/>
          <w:vertAlign w:val="subscript"/>
        </w:rPr>
        <w:t>rebound.gorilla</w:t>
      </w:r>
      <w:proofErr w:type="spellEnd"/>
      <w:r w:rsidR="00EF6154">
        <w:rPr>
          <w:rFonts w:cs="Times New Roman"/>
          <w:i/>
        </w:rPr>
        <w:t xml:space="preserve"> </w:t>
      </w:r>
      <w:r w:rsidR="00EF6154">
        <w:rPr>
          <w:rFonts w:cs="Times New Roman"/>
        </w:rPr>
        <w:t xml:space="preserve">= 0.11 [-0.03, 0.25], </w:t>
      </w:r>
      <w:r w:rsidR="00EF6154" w:rsidRPr="00246BBC">
        <w:rPr>
          <w:rFonts w:cs="Times New Roman"/>
          <w:i/>
          <w:iCs/>
        </w:rPr>
        <w:t>p</w:t>
      </w:r>
      <w:r w:rsidR="00EF6154">
        <w:rPr>
          <w:rFonts w:cs="Times New Roman"/>
        </w:rPr>
        <w:t xml:space="preserve"> = .118), and food (</w:t>
      </w:r>
      <w:proofErr w:type="spellStart"/>
      <w:r w:rsidR="00EF6154" w:rsidRPr="00C169AC">
        <w:rPr>
          <w:rFonts w:cs="Times New Roman"/>
          <w:i/>
        </w:rPr>
        <w:t>d</w:t>
      </w:r>
      <w:r w:rsidR="00EF6154">
        <w:rPr>
          <w:rFonts w:cs="Times New Roman"/>
          <w:i/>
          <w:vertAlign w:val="subscript"/>
        </w:rPr>
        <w:t>rebound.food</w:t>
      </w:r>
      <w:proofErr w:type="spellEnd"/>
      <w:r w:rsidR="00EF6154">
        <w:rPr>
          <w:rFonts w:cs="Times New Roman"/>
          <w:i/>
        </w:rPr>
        <w:t xml:space="preserve"> </w:t>
      </w:r>
      <w:r w:rsidR="00EF6154">
        <w:rPr>
          <w:rFonts w:cs="Times New Roman"/>
        </w:rPr>
        <w:t xml:space="preserve">= 0.08 [-0.05, 0.22], </w:t>
      </w:r>
      <w:r w:rsidR="00EF6154" w:rsidRPr="00246BBC">
        <w:rPr>
          <w:rFonts w:cs="Times New Roman"/>
          <w:i/>
          <w:iCs/>
        </w:rPr>
        <w:t>p</w:t>
      </w:r>
      <w:r w:rsidR="00EF6154">
        <w:rPr>
          <w:rFonts w:cs="Times New Roman"/>
        </w:rPr>
        <w:t xml:space="preserve"> = .226). There was no heterogeneity</w:t>
      </w:r>
      <w:r w:rsidR="00644353">
        <w:rPr>
          <w:rFonts w:cs="Times New Roman"/>
        </w:rPr>
        <w:t xml:space="preserve"> when </w:t>
      </w:r>
      <w:r w:rsidR="00032C9B">
        <w:rPr>
          <w:rFonts w:cs="Times New Roman"/>
        </w:rPr>
        <w:t xml:space="preserve">the </w:t>
      </w:r>
      <w:r w:rsidR="00644353">
        <w:rPr>
          <w:rFonts w:cs="Times New Roman"/>
        </w:rPr>
        <w:t>analys</w:t>
      </w:r>
      <w:r w:rsidR="00032C9B">
        <w:rPr>
          <w:rFonts w:cs="Times New Roman"/>
        </w:rPr>
        <w:t>e</w:t>
      </w:r>
      <w:r w:rsidR="00644353">
        <w:rPr>
          <w:rFonts w:cs="Times New Roman"/>
        </w:rPr>
        <w:t>s w</w:t>
      </w:r>
      <w:r w:rsidR="00032C9B">
        <w:rPr>
          <w:rFonts w:cs="Times New Roman"/>
        </w:rPr>
        <w:t>ere</w:t>
      </w:r>
      <w:r w:rsidR="00644353">
        <w:rPr>
          <w:rFonts w:cs="Times New Roman"/>
        </w:rPr>
        <w:t xml:space="preserve"> split by target words</w:t>
      </w:r>
      <w:r w:rsidR="00EF6154">
        <w:rPr>
          <w:rFonts w:cs="Times New Roman"/>
        </w:rPr>
        <w:t>,</w:t>
      </w:r>
      <w:r w:rsidR="00644353">
        <w:rPr>
          <w:rFonts w:cs="Times New Roman"/>
        </w:rPr>
        <w:t xml:space="preserve"> </w:t>
      </w:r>
      <w:r w:rsidR="00644353" w:rsidRPr="00EA4422">
        <w:rPr>
          <w:rFonts w:cs="Times New Roman"/>
        </w:rPr>
        <w:t>τ</w:t>
      </w:r>
      <w:r w:rsidR="00644353">
        <w:rPr>
          <w:rFonts w:cs="Times New Roman"/>
        </w:rPr>
        <w:t xml:space="preserve"> ≈ 0,</w:t>
      </w:r>
      <w:r w:rsidR="00644353" w:rsidRPr="00644353">
        <w:rPr>
          <w:rFonts w:cs="Times New Roman"/>
          <w:i/>
        </w:rPr>
        <w:t xml:space="preserve"> </w:t>
      </w:r>
      <w:r w:rsidR="00644353" w:rsidRPr="00EA4422">
        <w:rPr>
          <w:rFonts w:cs="Times New Roman"/>
          <w:i/>
        </w:rPr>
        <w:t>I</w:t>
      </w:r>
      <w:r w:rsidR="00644353" w:rsidRPr="00EA4422">
        <w:rPr>
          <w:rFonts w:cs="Times New Roman"/>
          <w:vertAlign w:val="superscript"/>
        </w:rPr>
        <w:t>2</w:t>
      </w:r>
      <w:r w:rsidR="00644353">
        <w:rPr>
          <w:rFonts w:cs="Times New Roman"/>
        </w:rPr>
        <w:t xml:space="preserve"> ≈ 0,</w:t>
      </w:r>
      <w:r w:rsidR="00644353" w:rsidRPr="00644353">
        <w:rPr>
          <w:rFonts w:cs="Times New Roman"/>
          <w:i/>
        </w:rPr>
        <w:t xml:space="preserve"> </w:t>
      </w:r>
      <w:r w:rsidR="00644353" w:rsidRPr="00EA4422">
        <w:rPr>
          <w:rFonts w:cs="Times New Roman"/>
          <w:i/>
        </w:rPr>
        <w:t>H</w:t>
      </w:r>
      <w:r w:rsidR="00644353" w:rsidRPr="00EA4422">
        <w:rPr>
          <w:rFonts w:cs="Times New Roman"/>
          <w:vertAlign w:val="superscript"/>
        </w:rPr>
        <w:t>2</w:t>
      </w:r>
      <w:r w:rsidR="00644353">
        <w:rPr>
          <w:rFonts w:cs="Times New Roman"/>
        </w:rPr>
        <w:t xml:space="preserve"> ≈ 1, </w:t>
      </w:r>
      <w:proofErr w:type="gramStart"/>
      <w:r w:rsidR="00644353" w:rsidRPr="00644353">
        <w:rPr>
          <w:rFonts w:cs="Times New Roman"/>
          <w:i/>
          <w:iCs/>
        </w:rPr>
        <w:t>Q</w:t>
      </w:r>
      <w:r w:rsidR="00644353">
        <w:rPr>
          <w:rFonts w:cs="Times New Roman"/>
        </w:rPr>
        <w:t>s(</w:t>
      </w:r>
      <w:proofErr w:type="spellStart"/>
      <w:proofErr w:type="gramEnd"/>
      <w:r w:rsidR="00644353" w:rsidRPr="00644353">
        <w:rPr>
          <w:rFonts w:cs="Times New Roman"/>
          <w:i/>
          <w:iCs/>
        </w:rPr>
        <w:t>df</w:t>
      </w:r>
      <w:proofErr w:type="spellEnd"/>
      <w:r w:rsidR="00644353">
        <w:rPr>
          <w:rFonts w:cs="Times New Roman"/>
        </w:rPr>
        <w:t xml:space="preserve"> = 35), p &gt; .983.</w:t>
      </w:r>
    </w:p>
    <w:p w14:paraId="1FD0FD3E" w14:textId="1F55E912" w:rsidR="00CE3B3B" w:rsidRPr="00C274A9" w:rsidRDefault="00CE3B3B" w:rsidP="00C274A9">
      <w:pPr>
        <w:rPr>
          <w:rFonts w:cs="Times New Roman"/>
        </w:rPr>
      </w:pPr>
      <w:r>
        <w:br w:type="page"/>
      </w:r>
    </w:p>
    <w:p w14:paraId="05CDE46A" w14:textId="74A32CD3" w:rsidR="00965300" w:rsidRPr="00965300" w:rsidRDefault="00663485" w:rsidP="00965300">
      <w:pPr>
        <w:ind w:firstLine="0"/>
        <w:rPr>
          <w:color w:val="FF0000"/>
          <w:highlight w:val="green"/>
          <w:lang w:val="en-AU"/>
        </w:rPr>
      </w:pPr>
      <w:r>
        <w:rPr>
          <w:rFonts w:asciiTheme="minorHAnsi" w:hAnsiTheme="minorHAnsi"/>
          <w:noProof/>
          <w:sz w:val="16"/>
          <w:szCs w:val="16"/>
        </w:rPr>
        <w:lastRenderedPageBreak/>
        <w:drawing>
          <wp:inline distT="0" distB="0" distL="0" distR="0" wp14:anchorId="32FB8E45" wp14:editId="2E976094">
            <wp:extent cx="5767959" cy="7772400"/>
            <wp:effectExtent l="0" t="0" r="4445" b="0"/>
            <wp:docPr id="1301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2281" name="Picture 130192281"/>
                    <pic:cNvPicPr/>
                  </pic:nvPicPr>
                  <pic:blipFill rotWithShape="1">
                    <a:blip r:embed="rId15" cstate="print">
                      <a:extLst>
                        <a:ext uri="{28A0092B-C50C-407E-A947-70E740481C1C}">
                          <a14:useLocalDpi xmlns:a14="http://schemas.microsoft.com/office/drawing/2010/main" val="0"/>
                        </a:ext>
                      </a:extLst>
                    </a:blip>
                    <a:srcRect t="2967" b="1759"/>
                    <a:stretch/>
                  </pic:blipFill>
                  <pic:spPr bwMode="auto">
                    <a:xfrm>
                      <a:off x="0" y="0"/>
                      <a:ext cx="5768340" cy="7772914"/>
                    </a:xfrm>
                    <a:prstGeom prst="rect">
                      <a:avLst/>
                    </a:prstGeom>
                    <a:ln>
                      <a:noFill/>
                    </a:ln>
                    <a:extLst>
                      <a:ext uri="{53640926-AAD7-44D8-BBD7-CCE9431645EC}">
                        <a14:shadowObscured xmlns:a14="http://schemas.microsoft.com/office/drawing/2010/main"/>
                      </a:ext>
                    </a:extLst>
                  </pic:spPr>
                </pic:pic>
              </a:graphicData>
            </a:graphic>
          </wp:inline>
        </w:drawing>
      </w:r>
    </w:p>
    <w:p w14:paraId="6456057F" w14:textId="21AFC5FD" w:rsidR="00AA24CB" w:rsidRDefault="00CE3B3B" w:rsidP="00AA24CB">
      <w:pPr>
        <w:ind w:firstLine="0"/>
      </w:pPr>
      <w:r w:rsidRPr="0040020E">
        <w:t>Figure 2. Forest plot depicting the meta-analytic effect sizes of the rebound effect. A positive effect size provides evidence for the rebound effect</w:t>
      </w:r>
      <w:r w:rsidR="00EF76E1">
        <w:t xml:space="preserve"> across all target words</w:t>
      </w:r>
      <w:r w:rsidRPr="0040020E">
        <w:t>.</w:t>
      </w:r>
    </w:p>
    <w:p w14:paraId="7EE79AFB" w14:textId="0B5C32E5" w:rsidR="00127C10" w:rsidRPr="0040020E" w:rsidRDefault="00281878" w:rsidP="00127C10">
      <w:pPr>
        <w:ind w:firstLine="0"/>
        <w:rPr>
          <w:rFonts w:cs="Times New Roman"/>
          <w:b/>
        </w:rPr>
      </w:pPr>
      <w:r w:rsidRPr="0040020E">
        <w:rPr>
          <w:rFonts w:cs="Times New Roman"/>
          <w:b/>
        </w:rPr>
        <w:lastRenderedPageBreak/>
        <w:t>Exploratory a</w:t>
      </w:r>
      <w:r w:rsidR="00127C10" w:rsidRPr="0040020E">
        <w:rPr>
          <w:rFonts w:cs="Times New Roman"/>
          <w:b/>
        </w:rPr>
        <w:t>nalyses</w:t>
      </w:r>
    </w:p>
    <w:p w14:paraId="5E6F26B2" w14:textId="29D7912E" w:rsidR="00B233F3" w:rsidRPr="006F6027" w:rsidRDefault="00B233F3" w:rsidP="00127C10">
      <w:pPr>
        <w:rPr>
          <w:rFonts w:cs="Times New Roman"/>
        </w:rPr>
      </w:pPr>
      <w:r w:rsidRPr="006F6027">
        <w:rPr>
          <w:rFonts w:cs="Times New Roman"/>
        </w:rPr>
        <w:t xml:space="preserve">We conducted several nondirectional analyses which we preregistered. It seems like the rebound effect was stronger in males, </w:t>
      </w:r>
      <w:r w:rsidRPr="006F6027">
        <w:rPr>
          <w:rFonts w:cs="Times New Roman"/>
          <w:i/>
          <w:iCs/>
        </w:rPr>
        <w:t>d</w:t>
      </w:r>
      <w:r w:rsidRPr="006F6027">
        <w:rPr>
          <w:rFonts w:cs="Times New Roman"/>
        </w:rPr>
        <w:t xml:space="preserve"> = </w:t>
      </w:r>
      <w:r w:rsidR="00FF5F33" w:rsidRPr="006F6027">
        <w:rPr>
          <w:rFonts w:cs="Times New Roman"/>
        </w:rPr>
        <w:t>0</w:t>
      </w:r>
      <w:r w:rsidRPr="006F6027">
        <w:rPr>
          <w:rFonts w:cs="Times New Roman"/>
        </w:rPr>
        <w:t>.2</w:t>
      </w:r>
      <w:r w:rsidR="005A6B27" w:rsidRPr="006F6027">
        <w:rPr>
          <w:rFonts w:cs="Times New Roman"/>
        </w:rPr>
        <w:t>6</w:t>
      </w:r>
      <w:r w:rsidRPr="006F6027">
        <w:rPr>
          <w:rFonts w:cs="Times New Roman"/>
        </w:rPr>
        <w:t xml:space="preserve"> [</w:t>
      </w:r>
      <w:r w:rsidR="00FF5F33" w:rsidRPr="006F6027">
        <w:rPr>
          <w:rFonts w:cs="Times New Roman"/>
        </w:rPr>
        <w:t>0</w:t>
      </w:r>
      <w:r w:rsidRPr="006F6027">
        <w:rPr>
          <w:rFonts w:cs="Times New Roman"/>
        </w:rPr>
        <w:t>.0</w:t>
      </w:r>
      <w:r w:rsidR="005A6B27" w:rsidRPr="006F6027">
        <w:rPr>
          <w:rFonts w:cs="Times New Roman"/>
        </w:rPr>
        <w:t>5</w:t>
      </w:r>
      <w:r w:rsidRPr="006F6027">
        <w:rPr>
          <w:rFonts w:cs="Times New Roman"/>
        </w:rPr>
        <w:t xml:space="preserve">, </w:t>
      </w:r>
      <w:r w:rsidR="00FF5F33" w:rsidRPr="006F6027">
        <w:rPr>
          <w:rFonts w:cs="Times New Roman"/>
        </w:rPr>
        <w:t>0</w:t>
      </w:r>
      <w:r w:rsidRPr="006F6027">
        <w:rPr>
          <w:rFonts w:cs="Times New Roman"/>
        </w:rPr>
        <w:t>.4</w:t>
      </w:r>
      <w:r w:rsidR="005A6B27" w:rsidRPr="006F6027">
        <w:rPr>
          <w:rFonts w:cs="Times New Roman"/>
        </w:rPr>
        <w:t>7</w:t>
      </w:r>
      <w:r w:rsidRPr="006F6027">
        <w:rPr>
          <w:rFonts w:cs="Times New Roman"/>
        </w:rPr>
        <w:t xml:space="preserve">], </w:t>
      </w:r>
      <w:r w:rsidRPr="006F6027">
        <w:rPr>
          <w:rFonts w:cs="Times New Roman"/>
          <w:i/>
          <w:iCs/>
        </w:rPr>
        <w:t>p</w:t>
      </w:r>
      <w:r w:rsidRPr="006F6027">
        <w:rPr>
          <w:rFonts w:cs="Times New Roman"/>
        </w:rPr>
        <w:t xml:space="preserve"> = .0</w:t>
      </w:r>
      <w:r w:rsidR="005A6B27" w:rsidRPr="006F6027">
        <w:rPr>
          <w:rFonts w:cs="Times New Roman"/>
        </w:rPr>
        <w:t>16</w:t>
      </w:r>
      <w:r w:rsidRPr="006F6027">
        <w:rPr>
          <w:rFonts w:cs="Times New Roman"/>
        </w:rPr>
        <w:t xml:space="preserve">, than in females, </w:t>
      </w:r>
      <w:r w:rsidRPr="006F6027">
        <w:rPr>
          <w:rFonts w:cs="Times New Roman"/>
          <w:i/>
          <w:iCs/>
        </w:rPr>
        <w:t>d</w:t>
      </w:r>
      <w:r w:rsidRPr="006F6027">
        <w:rPr>
          <w:rFonts w:cs="Times New Roman"/>
        </w:rPr>
        <w:t xml:space="preserve"> = </w:t>
      </w:r>
      <w:r w:rsidR="00FF5F33" w:rsidRPr="006F6027">
        <w:rPr>
          <w:rFonts w:cs="Times New Roman"/>
        </w:rPr>
        <w:t>0</w:t>
      </w:r>
      <w:r w:rsidRPr="006F6027">
        <w:rPr>
          <w:rFonts w:cs="Times New Roman"/>
        </w:rPr>
        <w:t>.1</w:t>
      </w:r>
      <w:r w:rsidR="005A6B27" w:rsidRPr="006F6027">
        <w:rPr>
          <w:rFonts w:cs="Times New Roman"/>
        </w:rPr>
        <w:t>6</w:t>
      </w:r>
      <w:r w:rsidRPr="006F6027">
        <w:rPr>
          <w:rFonts w:cs="Times New Roman"/>
        </w:rPr>
        <w:t xml:space="preserve"> [-</w:t>
      </w:r>
      <w:r w:rsidR="00FF5F33" w:rsidRPr="006F6027">
        <w:rPr>
          <w:rFonts w:cs="Times New Roman"/>
        </w:rPr>
        <w:t>0</w:t>
      </w:r>
      <w:r w:rsidRPr="006F6027">
        <w:rPr>
          <w:rFonts w:cs="Times New Roman"/>
        </w:rPr>
        <w:t>.0</w:t>
      </w:r>
      <w:r w:rsidR="005A6B27" w:rsidRPr="006F6027">
        <w:rPr>
          <w:rFonts w:cs="Times New Roman"/>
        </w:rPr>
        <w:t>1</w:t>
      </w:r>
      <w:r w:rsidRPr="006F6027">
        <w:rPr>
          <w:rFonts w:cs="Times New Roman"/>
        </w:rPr>
        <w:t xml:space="preserve">, </w:t>
      </w:r>
      <w:r w:rsidR="00FF5F33" w:rsidRPr="006F6027">
        <w:rPr>
          <w:rFonts w:cs="Times New Roman"/>
        </w:rPr>
        <w:t>0</w:t>
      </w:r>
      <w:r w:rsidRPr="006F6027">
        <w:rPr>
          <w:rFonts w:cs="Times New Roman"/>
        </w:rPr>
        <w:t>.3</w:t>
      </w:r>
      <w:r w:rsidR="005A6B27" w:rsidRPr="006F6027">
        <w:rPr>
          <w:rFonts w:cs="Times New Roman"/>
        </w:rPr>
        <w:t>2</w:t>
      </w:r>
      <w:r w:rsidRPr="006F6027">
        <w:rPr>
          <w:rFonts w:cs="Times New Roman"/>
        </w:rPr>
        <w:t xml:space="preserve">], </w:t>
      </w:r>
      <w:r w:rsidRPr="006F6027">
        <w:rPr>
          <w:rFonts w:cs="Times New Roman"/>
          <w:i/>
          <w:iCs/>
        </w:rPr>
        <w:t>p</w:t>
      </w:r>
      <w:r w:rsidRPr="006F6027">
        <w:rPr>
          <w:rFonts w:cs="Times New Roman"/>
        </w:rPr>
        <w:t xml:space="preserve"> = .</w:t>
      </w:r>
      <w:r w:rsidR="005A6B27" w:rsidRPr="006F6027">
        <w:rPr>
          <w:rFonts w:cs="Times New Roman"/>
        </w:rPr>
        <w:t>069</w:t>
      </w:r>
      <w:r w:rsidRPr="006F6027">
        <w:rPr>
          <w:rFonts w:cs="Times New Roman"/>
        </w:rPr>
        <w:t xml:space="preserve">. </w:t>
      </w:r>
    </w:p>
    <w:p w14:paraId="5FF3A147" w14:textId="36A55B3B" w:rsidR="00B233F3" w:rsidRPr="006F6027" w:rsidRDefault="00B233F3" w:rsidP="00127C10">
      <w:pPr>
        <w:rPr>
          <w:rFonts w:cs="Times New Roman"/>
        </w:rPr>
      </w:pPr>
      <w:r w:rsidRPr="006F6027">
        <w:rPr>
          <w:rFonts w:cs="Times New Roman"/>
        </w:rPr>
        <w:t>When those who failed the manipulation checks</w:t>
      </w:r>
      <w:r w:rsidR="00134655" w:rsidRPr="006F6027">
        <w:rPr>
          <w:rFonts w:cs="Times New Roman"/>
        </w:rPr>
        <w:t xml:space="preserve"> (</w:t>
      </w:r>
      <w:r w:rsidR="00134655" w:rsidRPr="006F6027">
        <w:rPr>
          <w:rFonts w:cs="Times New Roman"/>
          <w:i/>
          <w:iCs/>
        </w:rPr>
        <w:t>n</w:t>
      </w:r>
      <w:r w:rsidR="00134655" w:rsidRPr="006F6027">
        <w:rPr>
          <w:rFonts w:cs="Times New Roman"/>
        </w:rPr>
        <w:t xml:space="preserve"> = 481</w:t>
      </w:r>
      <w:r w:rsidR="006F6027" w:rsidRPr="006F6027">
        <w:rPr>
          <w:rFonts w:cs="Times New Roman"/>
        </w:rPr>
        <w:t xml:space="preserve">, or 15.1% of the final </w:t>
      </w:r>
      <w:r w:rsidR="006F6027" w:rsidRPr="006F6027">
        <w:rPr>
          <w:rFonts w:cs="Times New Roman"/>
          <w:i/>
          <w:iCs/>
        </w:rPr>
        <w:t>N</w:t>
      </w:r>
      <w:r w:rsidR="00134655" w:rsidRPr="006F6027">
        <w:rPr>
          <w:rFonts w:cs="Times New Roman"/>
        </w:rPr>
        <w:t>)</w:t>
      </w:r>
      <w:r w:rsidRPr="006F6027">
        <w:rPr>
          <w:rFonts w:cs="Times New Roman"/>
        </w:rPr>
        <w:t xml:space="preserve"> were also excluded alongside those who fail</w:t>
      </w:r>
      <w:r w:rsidR="004145C3" w:rsidRPr="006F6027">
        <w:rPr>
          <w:rFonts w:cs="Times New Roman"/>
        </w:rPr>
        <w:t>ed</w:t>
      </w:r>
      <w:r w:rsidRPr="006F6027">
        <w:rPr>
          <w:rFonts w:cs="Times New Roman"/>
        </w:rPr>
        <w:t xml:space="preserve"> the suspicion probes and compliance checks</w:t>
      </w:r>
      <w:r w:rsidR="00134655" w:rsidRPr="006F6027">
        <w:rPr>
          <w:rStyle w:val="FootnoteReference"/>
          <w:rFonts w:cs="Times New Roman"/>
        </w:rPr>
        <w:footnoteReference w:id="10"/>
      </w:r>
      <w:r w:rsidRPr="006F6027">
        <w:rPr>
          <w:rFonts w:cs="Times New Roman"/>
        </w:rPr>
        <w:t xml:space="preserve">, the rebound effect </w:t>
      </w:r>
      <w:r w:rsidR="004145C3" w:rsidRPr="006F6027">
        <w:rPr>
          <w:rFonts w:cs="Times New Roman"/>
        </w:rPr>
        <w:t xml:space="preserve">without discriminating between target words </w:t>
      </w:r>
      <w:r w:rsidR="0038327A" w:rsidRPr="006F6027">
        <w:rPr>
          <w:rFonts w:cs="Times New Roman"/>
        </w:rPr>
        <w:t>was “marginally”</w:t>
      </w:r>
      <w:r w:rsidR="004145C3" w:rsidRPr="006F6027">
        <w:rPr>
          <w:rFonts w:cs="Times New Roman"/>
        </w:rPr>
        <w:t xml:space="preserve"> significant, </w:t>
      </w:r>
      <w:r w:rsidR="004145C3" w:rsidRPr="006F6027">
        <w:rPr>
          <w:rFonts w:cs="Times New Roman"/>
          <w:i/>
          <w:iCs/>
        </w:rPr>
        <w:t>d</w:t>
      </w:r>
      <w:r w:rsidR="004145C3" w:rsidRPr="006F6027">
        <w:rPr>
          <w:rFonts w:cs="Times New Roman"/>
        </w:rPr>
        <w:t xml:space="preserve"> = </w:t>
      </w:r>
      <w:r w:rsidR="00091F11" w:rsidRPr="006F6027">
        <w:rPr>
          <w:rFonts w:cs="Times New Roman"/>
        </w:rPr>
        <w:t>0</w:t>
      </w:r>
      <w:r w:rsidR="004145C3" w:rsidRPr="006F6027">
        <w:rPr>
          <w:rFonts w:cs="Times New Roman"/>
        </w:rPr>
        <w:t>.1</w:t>
      </w:r>
      <w:r w:rsidR="0038327A" w:rsidRPr="006F6027">
        <w:rPr>
          <w:rFonts w:cs="Times New Roman"/>
        </w:rPr>
        <w:t>1</w:t>
      </w:r>
      <w:r w:rsidR="004145C3" w:rsidRPr="006F6027">
        <w:rPr>
          <w:rFonts w:cs="Times New Roman"/>
        </w:rPr>
        <w:t xml:space="preserve"> [</w:t>
      </w:r>
      <w:r w:rsidR="0038327A" w:rsidRPr="006F6027">
        <w:rPr>
          <w:rFonts w:cs="Times New Roman"/>
        </w:rPr>
        <w:t>-</w:t>
      </w:r>
      <w:r w:rsidR="00091F11" w:rsidRPr="006F6027">
        <w:rPr>
          <w:rFonts w:cs="Times New Roman"/>
        </w:rPr>
        <w:t>0</w:t>
      </w:r>
      <w:r w:rsidR="004145C3" w:rsidRPr="006F6027">
        <w:rPr>
          <w:rFonts w:cs="Times New Roman"/>
        </w:rPr>
        <w:t>.0</w:t>
      </w:r>
      <w:r w:rsidR="00091F11" w:rsidRPr="006F6027">
        <w:rPr>
          <w:rFonts w:cs="Times New Roman"/>
        </w:rPr>
        <w:t>1</w:t>
      </w:r>
      <w:r w:rsidR="004145C3" w:rsidRPr="006F6027">
        <w:rPr>
          <w:rFonts w:cs="Times New Roman"/>
        </w:rPr>
        <w:t xml:space="preserve">, </w:t>
      </w:r>
      <w:r w:rsidR="00091F11" w:rsidRPr="006F6027">
        <w:rPr>
          <w:rFonts w:cs="Times New Roman"/>
        </w:rPr>
        <w:t>0.</w:t>
      </w:r>
      <w:r w:rsidR="0038327A" w:rsidRPr="006F6027">
        <w:rPr>
          <w:rFonts w:cs="Times New Roman"/>
        </w:rPr>
        <w:t>21</w:t>
      </w:r>
      <w:r w:rsidR="004145C3" w:rsidRPr="006F6027">
        <w:rPr>
          <w:rFonts w:cs="Times New Roman"/>
        </w:rPr>
        <w:t xml:space="preserve">], </w:t>
      </w:r>
      <w:r w:rsidR="004145C3" w:rsidRPr="006F6027">
        <w:rPr>
          <w:rFonts w:cs="Times New Roman"/>
          <w:i/>
          <w:iCs/>
        </w:rPr>
        <w:t>p</w:t>
      </w:r>
      <w:r w:rsidR="004145C3" w:rsidRPr="006F6027">
        <w:rPr>
          <w:rFonts w:cs="Times New Roman"/>
        </w:rPr>
        <w:t xml:space="preserve"> = .0</w:t>
      </w:r>
      <w:r w:rsidR="0038327A" w:rsidRPr="006F6027">
        <w:rPr>
          <w:rFonts w:cs="Times New Roman"/>
        </w:rPr>
        <w:t>83</w:t>
      </w:r>
      <w:r w:rsidR="004145C3" w:rsidRPr="006F6027">
        <w:rPr>
          <w:rFonts w:cs="Times New Roman"/>
        </w:rPr>
        <w:t xml:space="preserve">. Otherwise, when the analysis was split by target words, the rebound effect for </w:t>
      </w:r>
      <w:r w:rsidR="004145C3" w:rsidRPr="006F6027">
        <w:rPr>
          <w:rFonts w:cs="Times New Roman"/>
          <w:i/>
          <w:iCs/>
        </w:rPr>
        <w:t>tiger</w:t>
      </w:r>
      <w:r w:rsidR="004145C3" w:rsidRPr="006F6027">
        <w:rPr>
          <w:rFonts w:cs="Times New Roman"/>
        </w:rPr>
        <w:t xml:space="preserve"> (</w:t>
      </w:r>
      <w:r w:rsidR="004145C3" w:rsidRPr="006F6027">
        <w:rPr>
          <w:rFonts w:cs="Times New Roman"/>
          <w:i/>
          <w:iCs/>
        </w:rPr>
        <w:t>d</w:t>
      </w:r>
      <w:r w:rsidR="004145C3" w:rsidRPr="006F6027">
        <w:rPr>
          <w:rFonts w:cs="Times New Roman"/>
        </w:rPr>
        <w:t xml:space="preserve"> = </w:t>
      </w:r>
      <w:r w:rsidR="00091F11" w:rsidRPr="006F6027">
        <w:rPr>
          <w:rFonts w:cs="Times New Roman"/>
        </w:rPr>
        <w:t>0</w:t>
      </w:r>
      <w:r w:rsidR="004145C3" w:rsidRPr="006F6027">
        <w:rPr>
          <w:rFonts w:cs="Times New Roman"/>
        </w:rPr>
        <w:t>.</w:t>
      </w:r>
      <w:r w:rsidR="0038327A" w:rsidRPr="006F6027">
        <w:rPr>
          <w:rFonts w:cs="Times New Roman"/>
        </w:rPr>
        <w:t>16</w:t>
      </w:r>
      <w:r w:rsidR="004145C3" w:rsidRPr="006F6027">
        <w:rPr>
          <w:rFonts w:cs="Times New Roman"/>
        </w:rPr>
        <w:t xml:space="preserve"> [</w:t>
      </w:r>
      <w:r w:rsidR="00091F11" w:rsidRPr="006F6027">
        <w:rPr>
          <w:rFonts w:cs="Times New Roman"/>
        </w:rPr>
        <w:t>0</w:t>
      </w:r>
      <w:r w:rsidR="004145C3" w:rsidRPr="006F6027">
        <w:rPr>
          <w:rFonts w:cs="Times New Roman"/>
        </w:rPr>
        <w:t>.0</w:t>
      </w:r>
      <w:r w:rsidR="0038327A" w:rsidRPr="006F6027">
        <w:rPr>
          <w:rFonts w:cs="Times New Roman"/>
        </w:rPr>
        <w:t>2</w:t>
      </w:r>
      <w:r w:rsidR="004145C3" w:rsidRPr="006F6027">
        <w:rPr>
          <w:rFonts w:cs="Times New Roman"/>
        </w:rPr>
        <w:t xml:space="preserve">, </w:t>
      </w:r>
      <w:r w:rsidR="00091F11" w:rsidRPr="006F6027">
        <w:rPr>
          <w:rFonts w:cs="Times New Roman"/>
        </w:rPr>
        <w:t>0</w:t>
      </w:r>
      <w:r w:rsidR="004145C3" w:rsidRPr="006F6027">
        <w:rPr>
          <w:rFonts w:cs="Times New Roman"/>
        </w:rPr>
        <w:t>.</w:t>
      </w:r>
      <w:r w:rsidR="0038327A" w:rsidRPr="006F6027">
        <w:rPr>
          <w:rFonts w:cs="Times New Roman"/>
        </w:rPr>
        <w:t>30</w:t>
      </w:r>
      <w:r w:rsidR="004145C3" w:rsidRPr="006F6027">
        <w:rPr>
          <w:rFonts w:cs="Times New Roman"/>
        </w:rPr>
        <w:t xml:space="preserve">], </w:t>
      </w:r>
      <w:r w:rsidR="004145C3" w:rsidRPr="006F6027">
        <w:rPr>
          <w:rFonts w:cs="Times New Roman"/>
          <w:i/>
          <w:iCs/>
        </w:rPr>
        <w:t>p</w:t>
      </w:r>
      <w:r w:rsidR="004145C3" w:rsidRPr="006F6027">
        <w:rPr>
          <w:rFonts w:cs="Times New Roman"/>
        </w:rPr>
        <w:t xml:space="preserve"> = .0</w:t>
      </w:r>
      <w:r w:rsidR="0038327A" w:rsidRPr="006F6027">
        <w:rPr>
          <w:rFonts w:cs="Times New Roman"/>
        </w:rPr>
        <w:t>23</w:t>
      </w:r>
      <w:r w:rsidR="004145C3" w:rsidRPr="006F6027">
        <w:rPr>
          <w:rFonts w:cs="Times New Roman"/>
        </w:rPr>
        <w:t xml:space="preserve">), </w:t>
      </w:r>
      <w:r w:rsidR="004145C3" w:rsidRPr="006F6027">
        <w:rPr>
          <w:rFonts w:cs="Times New Roman"/>
          <w:i/>
          <w:iCs/>
        </w:rPr>
        <w:t>gorilla</w:t>
      </w:r>
      <w:r w:rsidR="004145C3" w:rsidRPr="006F6027">
        <w:rPr>
          <w:rFonts w:cs="Times New Roman"/>
        </w:rPr>
        <w:t xml:space="preserve"> (</w:t>
      </w:r>
      <w:r w:rsidR="004145C3" w:rsidRPr="006F6027">
        <w:rPr>
          <w:rFonts w:cs="Times New Roman"/>
          <w:i/>
          <w:iCs/>
        </w:rPr>
        <w:t>d</w:t>
      </w:r>
      <w:r w:rsidR="004145C3" w:rsidRPr="006F6027">
        <w:rPr>
          <w:rFonts w:cs="Times New Roman"/>
        </w:rPr>
        <w:t xml:space="preserve"> = </w:t>
      </w:r>
      <w:r w:rsidR="00091F11" w:rsidRPr="006F6027">
        <w:rPr>
          <w:rFonts w:cs="Times New Roman"/>
        </w:rPr>
        <w:t>0</w:t>
      </w:r>
      <w:r w:rsidR="004145C3" w:rsidRPr="006F6027">
        <w:rPr>
          <w:rFonts w:cs="Times New Roman"/>
        </w:rPr>
        <w:t>.</w:t>
      </w:r>
      <w:r w:rsidR="0038327A" w:rsidRPr="006F6027">
        <w:rPr>
          <w:rFonts w:cs="Times New Roman"/>
        </w:rPr>
        <w:t>17</w:t>
      </w:r>
      <w:r w:rsidR="004145C3" w:rsidRPr="006F6027">
        <w:rPr>
          <w:rFonts w:cs="Times New Roman"/>
        </w:rPr>
        <w:t xml:space="preserve"> [</w:t>
      </w:r>
      <w:r w:rsidR="00091F11" w:rsidRPr="006F6027">
        <w:rPr>
          <w:rFonts w:cs="Times New Roman"/>
        </w:rPr>
        <w:t>0</w:t>
      </w:r>
      <w:r w:rsidR="004145C3" w:rsidRPr="006F6027">
        <w:rPr>
          <w:rFonts w:cs="Times New Roman"/>
        </w:rPr>
        <w:t>.0</w:t>
      </w:r>
      <w:r w:rsidR="0038327A" w:rsidRPr="006F6027">
        <w:rPr>
          <w:rFonts w:cs="Times New Roman"/>
        </w:rPr>
        <w:t>3</w:t>
      </w:r>
      <w:r w:rsidR="004145C3" w:rsidRPr="006F6027">
        <w:rPr>
          <w:rFonts w:cs="Times New Roman"/>
        </w:rPr>
        <w:t xml:space="preserve">, </w:t>
      </w:r>
      <w:r w:rsidR="00091F11" w:rsidRPr="006F6027">
        <w:rPr>
          <w:rFonts w:cs="Times New Roman"/>
        </w:rPr>
        <w:t>0</w:t>
      </w:r>
      <w:r w:rsidR="004145C3" w:rsidRPr="006F6027">
        <w:rPr>
          <w:rFonts w:cs="Times New Roman"/>
        </w:rPr>
        <w:t>.</w:t>
      </w:r>
      <w:r w:rsidR="0038327A" w:rsidRPr="006F6027">
        <w:rPr>
          <w:rFonts w:cs="Times New Roman"/>
        </w:rPr>
        <w:t>32</w:t>
      </w:r>
      <w:r w:rsidR="004145C3" w:rsidRPr="006F6027">
        <w:rPr>
          <w:rFonts w:cs="Times New Roman"/>
        </w:rPr>
        <w:t xml:space="preserve">], </w:t>
      </w:r>
      <w:r w:rsidR="004145C3" w:rsidRPr="006F6027">
        <w:rPr>
          <w:rFonts w:cs="Times New Roman"/>
          <w:i/>
          <w:iCs/>
        </w:rPr>
        <w:t>p</w:t>
      </w:r>
      <w:r w:rsidR="004145C3" w:rsidRPr="006F6027">
        <w:rPr>
          <w:rFonts w:cs="Times New Roman"/>
        </w:rPr>
        <w:t xml:space="preserve"> = .0</w:t>
      </w:r>
      <w:r w:rsidR="0038327A" w:rsidRPr="006F6027">
        <w:rPr>
          <w:rFonts w:cs="Times New Roman"/>
        </w:rPr>
        <w:t>14</w:t>
      </w:r>
      <w:r w:rsidR="004145C3" w:rsidRPr="006F6027">
        <w:rPr>
          <w:rFonts w:cs="Times New Roman"/>
        </w:rPr>
        <w:t xml:space="preserve">), </w:t>
      </w:r>
      <w:r w:rsidR="004145C3" w:rsidRPr="006F6027">
        <w:rPr>
          <w:rFonts w:cs="Times New Roman"/>
          <w:i/>
          <w:iCs/>
        </w:rPr>
        <w:t>food</w:t>
      </w:r>
      <w:r w:rsidR="004145C3" w:rsidRPr="006F6027">
        <w:rPr>
          <w:rFonts w:cs="Times New Roman"/>
        </w:rPr>
        <w:t xml:space="preserve"> (</w:t>
      </w:r>
      <w:r w:rsidR="004145C3" w:rsidRPr="006F6027">
        <w:rPr>
          <w:rFonts w:cs="Times New Roman"/>
          <w:i/>
          <w:iCs/>
        </w:rPr>
        <w:t>d</w:t>
      </w:r>
      <w:r w:rsidR="004145C3" w:rsidRPr="006F6027">
        <w:rPr>
          <w:rFonts w:cs="Times New Roman"/>
        </w:rPr>
        <w:t xml:space="preserve"> = </w:t>
      </w:r>
      <w:r w:rsidR="00091F11" w:rsidRPr="006F6027">
        <w:rPr>
          <w:rFonts w:cs="Times New Roman"/>
        </w:rPr>
        <w:t>0</w:t>
      </w:r>
      <w:r w:rsidR="004145C3" w:rsidRPr="006F6027">
        <w:rPr>
          <w:rFonts w:cs="Times New Roman"/>
        </w:rPr>
        <w:t>.</w:t>
      </w:r>
      <w:r w:rsidR="0038327A" w:rsidRPr="006F6027">
        <w:rPr>
          <w:rFonts w:cs="Times New Roman"/>
        </w:rPr>
        <w:t>06</w:t>
      </w:r>
      <w:r w:rsidR="004145C3" w:rsidRPr="006F6027">
        <w:rPr>
          <w:rFonts w:cs="Times New Roman"/>
        </w:rPr>
        <w:t xml:space="preserve"> [-</w:t>
      </w:r>
      <w:r w:rsidR="00091F11" w:rsidRPr="006F6027">
        <w:rPr>
          <w:rFonts w:cs="Times New Roman"/>
        </w:rPr>
        <w:t>0</w:t>
      </w:r>
      <w:r w:rsidR="004145C3" w:rsidRPr="006F6027">
        <w:rPr>
          <w:rFonts w:cs="Times New Roman"/>
        </w:rPr>
        <w:t>.</w:t>
      </w:r>
      <w:r w:rsidR="0038327A" w:rsidRPr="006F6027">
        <w:rPr>
          <w:rFonts w:cs="Times New Roman"/>
        </w:rPr>
        <w:t>07</w:t>
      </w:r>
      <w:r w:rsidR="004145C3" w:rsidRPr="006F6027">
        <w:rPr>
          <w:rFonts w:cs="Times New Roman"/>
        </w:rPr>
        <w:t xml:space="preserve">, </w:t>
      </w:r>
      <w:r w:rsidR="00091F11" w:rsidRPr="006F6027">
        <w:rPr>
          <w:rFonts w:cs="Times New Roman"/>
        </w:rPr>
        <w:t>0</w:t>
      </w:r>
      <w:r w:rsidR="004145C3" w:rsidRPr="006F6027">
        <w:rPr>
          <w:rFonts w:cs="Times New Roman"/>
        </w:rPr>
        <w:t>.</w:t>
      </w:r>
      <w:r w:rsidR="0038327A" w:rsidRPr="006F6027">
        <w:rPr>
          <w:rFonts w:cs="Times New Roman"/>
        </w:rPr>
        <w:t>21</w:t>
      </w:r>
      <w:r w:rsidR="004145C3" w:rsidRPr="006F6027">
        <w:rPr>
          <w:rFonts w:cs="Times New Roman"/>
        </w:rPr>
        <w:t xml:space="preserve">], </w:t>
      </w:r>
      <w:r w:rsidR="004145C3" w:rsidRPr="006F6027">
        <w:rPr>
          <w:rFonts w:cs="Times New Roman"/>
          <w:i/>
          <w:iCs/>
        </w:rPr>
        <w:t>p</w:t>
      </w:r>
      <w:r w:rsidR="004145C3" w:rsidRPr="006F6027">
        <w:rPr>
          <w:rFonts w:cs="Times New Roman"/>
        </w:rPr>
        <w:t xml:space="preserve"> = .3</w:t>
      </w:r>
      <w:r w:rsidR="0038327A" w:rsidRPr="006F6027">
        <w:rPr>
          <w:rFonts w:cs="Times New Roman"/>
        </w:rPr>
        <w:t>42</w:t>
      </w:r>
      <w:r w:rsidR="004145C3" w:rsidRPr="006F6027">
        <w:rPr>
          <w:rFonts w:cs="Times New Roman"/>
        </w:rPr>
        <w:t xml:space="preserve">), and </w:t>
      </w:r>
      <w:r w:rsidR="004145C3" w:rsidRPr="006F6027">
        <w:rPr>
          <w:rFonts w:cs="Times New Roman"/>
          <w:i/>
          <w:iCs/>
        </w:rPr>
        <w:t>diseases</w:t>
      </w:r>
      <w:r w:rsidR="004145C3" w:rsidRPr="006F6027">
        <w:rPr>
          <w:rFonts w:cs="Times New Roman"/>
        </w:rPr>
        <w:t xml:space="preserve"> (</w:t>
      </w:r>
      <w:r w:rsidR="004145C3" w:rsidRPr="006F6027">
        <w:rPr>
          <w:rFonts w:cs="Times New Roman"/>
          <w:i/>
          <w:iCs/>
        </w:rPr>
        <w:t>d</w:t>
      </w:r>
      <w:r w:rsidR="004145C3" w:rsidRPr="006F6027">
        <w:rPr>
          <w:rFonts w:cs="Times New Roman"/>
        </w:rPr>
        <w:t xml:space="preserve"> = </w:t>
      </w:r>
      <w:r w:rsidR="00091F11" w:rsidRPr="006F6027">
        <w:rPr>
          <w:rFonts w:cs="Times New Roman"/>
        </w:rPr>
        <w:t>0</w:t>
      </w:r>
      <w:r w:rsidR="004145C3" w:rsidRPr="006F6027">
        <w:rPr>
          <w:rFonts w:cs="Times New Roman"/>
        </w:rPr>
        <w:t>.0</w:t>
      </w:r>
      <w:r w:rsidR="0038327A" w:rsidRPr="006F6027">
        <w:rPr>
          <w:rFonts w:cs="Times New Roman"/>
        </w:rPr>
        <w:t>3</w:t>
      </w:r>
      <w:r w:rsidR="004145C3" w:rsidRPr="006F6027">
        <w:rPr>
          <w:rFonts w:cs="Times New Roman"/>
        </w:rPr>
        <w:t xml:space="preserve"> [-</w:t>
      </w:r>
      <w:r w:rsidR="00091F11" w:rsidRPr="006F6027">
        <w:rPr>
          <w:rFonts w:cs="Times New Roman"/>
        </w:rPr>
        <w:t>0</w:t>
      </w:r>
      <w:r w:rsidR="004145C3" w:rsidRPr="006F6027">
        <w:rPr>
          <w:rFonts w:cs="Times New Roman"/>
        </w:rPr>
        <w:t>.</w:t>
      </w:r>
      <w:r w:rsidR="0038327A" w:rsidRPr="006F6027">
        <w:rPr>
          <w:rFonts w:cs="Times New Roman"/>
        </w:rPr>
        <w:t>11</w:t>
      </w:r>
      <w:r w:rsidR="004145C3" w:rsidRPr="006F6027">
        <w:rPr>
          <w:rFonts w:cs="Times New Roman"/>
        </w:rPr>
        <w:t xml:space="preserve">, </w:t>
      </w:r>
      <w:r w:rsidR="00091F11" w:rsidRPr="006F6027">
        <w:rPr>
          <w:rFonts w:cs="Times New Roman"/>
        </w:rPr>
        <w:t>0</w:t>
      </w:r>
      <w:r w:rsidR="004145C3" w:rsidRPr="006F6027">
        <w:rPr>
          <w:rFonts w:cs="Times New Roman"/>
        </w:rPr>
        <w:t>.</w:t>
      </w:r>
      <w:r w:rsidR="0038327A" w:rsidRPr="006F6027">
        <w:rPr>
          <w:rFonts w:cs="Times New Roman"/>
        </w:rPr>
        <w:t>17</w:t>
      </w:r>
      <w:r w:rsidR="004145C3" w:rsidRPr="006F6027">
        <w:rPr>
          <w:rFonts w:cs="Times New Roman"/>
        </w:rPr>
        <w:t xml:space="preserve">], </w:t>
      </w:r>
      <w:r w:rsidR="004145C3" w:rsidRPr="006F6027">
        <w:rPr>
          <w:rFonts w:cs="Times New Roman"/>
          <w:i/>
          <w:iCs/>
        </w:rPr>
        <w:t>p</w:t>
      </w:r>
      <w:r w:rsidR="004145C3" w:rsidRPr="006F6027">
        <w:rPr>
          <w:rFonts w:cs="Times New Roman"/>
        </w:rPr>
        <w:t xml:space="preserve"> = .</w:t>
      </w:r>
      <w:r w:rsidR="0038327A" w:rsidRPr="006F6027">
        <w:rPr>
          <w:rFonts w:cs="Times New Roman"/>
        </w:rPr>
        <w:t>703</w:t>
      </w:r>
      <w:r w:rsidR="004145C3" w:rsidRPr="006F6027">
        <w:rPr>
          <w:rFonts w:cs="Times New Roman"/>
        </w:rPr>
        <w:t>) remained the same compared to when those who failed the manipulation checks were included.</w:t>
      </w:r>
    </w:p>
    <w:p w14:paraId="5CF84732" w14:textId="0B5D8CA8" w:rsidR="002D4DD1" w:rsidRPr="006F6027" w:rsidRDefault="00273603" w:rsidP="002D4DD1">
      <w:pPr>
        <w:rPr>
          <w:rFonts w:cs="Times New Roman"/>
        </w:rPr>
      </w:pPr>
      <w:r w:rsidRPr="006F6027">
        <w:rPr>
          <w:rFonts w:cs="Times New Roman"/>
        </w:rPr>
        <w:t>Like in Study 1, w</w:t>
      </w:r>
      <w:r w:rsidR="006F7891" w:rsidRPr="006F6027">
        <w:rPr>
          <w:rFonts w:cs="Times New Roman"/>
        </w:rPr>
        <w:t xml:space="preserve">e included region </w:t>
      </w:r>
      <w:r w:rsidRPr="006F6027">
        <w:rPr>
          <w:rFonts w:cs="Times New Roman"/>
        </w:rPr>
        <w:t xml:space="preserve">as a moderator in the meta-analysis. </w:t>
      </w:r>
      <w:r w:rsidR="006F7891" w:rsidRPr="006F6027">
        <w:rPr>
          <w:rFonts w:cs="Times New Roman"/>
        </w:rPr>
        <w:t xml:space="preserve">Surprisingly, the rebound effect is moderated by region, </w:t>
      </w:r>
      <w:r w:rsidR="006F7891" w:rsidRPr="006F6027">
        <w:rPr>
          <w:rFonts w:cs="Times New Roman"/>
          <w:i/>
          <w:iCs/>
        </w:rPr>
        <w:t>Q</w:t>
      </w:r>
      <w:r w:rsidR="006F7891" w:rsidRPr="006F6027">
        <w:rPr>
          <w:rFonts w:cs="Times New Roman"/>
          <w:vertAlign w:val="subscript"/>
        </w:rPr>
        <w:t>M</w:t>
      </w:r>
      <w:r w:rsidR="006F7891" w:rsidRPr="006F6027">
        <w:rPr>
          <w:rFonts w:cs="Times New Roman"/>
        </w:rPr>
        <w:t xml:space="preserve"> = 8.851, </w:t>
      </w:r>
      <w:r w:rsidR="006F7891" w:rsidRPr="006F6027">
        <w:rPr>
          <w:rFonts w:cs="Times New Roman"/>
          <w:i/>
          <w:iCs/>
        </w:rPr>
        <w:t>p</w:t>
      </w:r>
      <w:r w:rsidR="006F7891" w:rsidRPr="006F6027">
        <w:rPr>
          <w:rFonts w:cs="Times New Roman"/>
        </w:rPr>
        <w:t xml:space="preserve"> = .003.</w:t>
      </w:r>
      <w:r w:rsidR="004D356A" w:rsidRPr="006F6027">
        <w:rPr>
          <w:rFonts w:cs="Times New Roman"/>
        </w:rPr>
        <w:t xml:space="preserve"> </w:t>
      </w:r>
      <w:r w:rsidR="002D4DD1" w:rsidRPr="006F6027">
        <w:rPr>
          <w:rFonts w:cs="Times New Roman"/>
        </w:rPr>
        <w:t xml:space="preserve">Non-Asian countries had stronger rebound effects, </w:t>
      </w:r>
      <w:r w:rsidR="002D4DD1" w:rsidRPr="006F6027">
        <w:rPr>
          <w:rFonts w:cs="Times New Roman"/>
          <w:i/>
          <w:iCs/>
        </w:rPr>
        <w:t>d</w:t>
      </w:r>
      <w:r w:rsidR="002D4DD1" w:rsidRPr="006F6027">
        <w:rPr>
          <w:rFonts w:cs="Times New Roman"/>
        </w:rPr>
        <w:t xml:space="preserve"> = </w:t>
      </w:r>
      <w:r w:rsidR="00091F11" w:rsidRPr="006F6027">
        <w:rPr>
          <w:rFonts w:cs="Times New Roman"/>
        </w:rPr>
        <w:t>0</w:t>
      </w:r>
      <w:r w:rsidR="002D4DD1" w:rsidRPr="006F6027">
        <w:rPr>
          <w:rFonts w:cs="Times New Roman"/>
        </w:rPr>
        <w:t>.3</w:t>
      </w:r>
      <w:r w:rsidR="00036192" w:rsidRPr="006F6027">
        <w:rPr>
          <w:rFonts w:cs="Times New Roman"/>
        </w:rPr>
        <w:t>4</w:t>
      </w:r>
      <w:r w:rsidR="002D4DD1" w:rsidRPr="006F6027">
        <w:rPr>
          <w:rFonts w:cs="Times New Roman"/>
        </w:rPr>
        <w:t xml:space="preserve"> [</w:t>
      </w:r>
      <w:r w:rsidR="00091F11" w:rsidRPr="006F6027">
        <w:rPr>
          <w:rFonts w:cs="Times New Roman"/>
        </w:rPr>
        <w:t>0</w:t>
      </w:r>
      <w:r w:rsidR="002D4DD1" w:rsidRPr="006F6027">
        <w:rPr>
          <w:rFonts w:cs="Times New Roman"/>
        </w:rPr>
        <w:t>.1</w:t>
      </w:r>
      <w:r w:rsidR="00036192" w:rsidRPr="006F6027">
        <w:rPr>
          <w:rFonts w:cs="Times New Roman"/>
        </w:rPr>
        <w:t>1</w:t>
      </w:r>
      <w:r w:rsidR="002D4DD1" w:rsidRPr="006F6027">
        <w:rPr>
          <w:rFonts w:cs="Times New Roman"/>
        </w:rPr>
        <w:t xml:space="preserve">, </w:t>
      </w:r>
      <w:r w:rsidR="00091F11" w:rsidRPr="006F6027">
        <w:rPr>
          <w:rFonts w:cs="Times New Roman"/>
        </w:rPr>
        <w:t>0</w:t>
      </w:r>
      <w:r w:rsidR="002D4DD1" w:rsidRPr="006F6027">
        <w:rPr>
          <w:rFonts w:cs="Times New Roman"/>
        </w:rPr>
        <w:t>.</w:t>
      </w:r>
      <w:r w:rsidR="00036192" w:rsidRPr="006F6027">
        <w:rPr>
          <w:rFonts w:cs="Times New Roman"/>
        </w:rPr>
        <w:t>55</w:t>
      </w:r>
      <w:r w:rsidR="002D4DD1" w:rsidRPr="006F6027">
        <w:rPr>
          <w:rFonts w:cs="Times New Roman"/>
        </w:rPr>
        <w:t xml:space="preserve">], whereas for Asian countries, the rebound effects were absent, </w:t>
      </w:r>
      <w:r w:rsidR="002D4DD1" w:rsidRPr="006F6027">
        <w:rPr>
          <w:rFonts w:cs="Times New Roman"/>
          <w:i/>
          <w:iCs/>
        </w:rPr>
        <w:t>d</w:t>
      </w:r>
      <w:r w:rsidR="002D4DD1" w:rsidRPr="006F6027">
        <w:rPr>
          <w:rFonts w:cs="Times New Roman"/>
        </w:rPr>
        <w:t xml:space="preserve"> = -</w:t>
      </w:r>
      <w:r w:rsidR="00091F11" w:rsidRPr="006F6027">
        <w:rPr>
          <w:rFonts w:cs="Times New Roman"/>
        </w:rPr>
        <w:t>0</w:t>
      </w:r>
      <w:r w:rsidR="002D4DD1" w:rsidRPr="006F6027">
        <w:rPr>
          <w:rFonts w:cs="Times New Roman"/>
        </w:rPr>
        <w:t>.1</w:t>
      </w:r>
      <w:r w:rsidR="00036192" w:rsidRPr="006F6027">
        <w:rPr>
          <w:rFonts w:cs="Times New Roman"/>
        </w:rPr>
        <w:t>1</w:t>
      </w:r>
      <w:r w:rsidR="002D4DD1" w:rsidRPr="006F6027">
        <w:rPr>
          <w:rFonts w:cs="Times New Roman"/>
        </w:rPr>
        <w:t xml:space="preserve"> [-</w:t>
      </w:r>
      <w:r w:rsidR="00091F11" w:rsidRPr="006F6027">
        <w:rPr>
          <w:rFonts w:cs="Times New Roman"/>
        </w:rPr>
        <w:t>0</w:t>
      </w:r>
      <w:r w:rsidR="002D4DD1" w:rsidRPr="006F6027">
        <w:rPr>
          <w:rFonts w:cs="Times New Roman"/>
        </w:rPr>
        <w:t>.</w:t>
      </w:r>
      <w:r w:rsidR="00036192" w:rsidRPr="006F6027">
        <w:rPr>
          <w:rFonts w:cs="Times New Roman"/>
        </w:rPr>
        <w:t>29</w:t>
      </w:r>
      <w:r w:rsidR="002D4DD1" w:rsidRPr="006F6027">
        <w:rPr>
          <w:rFonts w:cs="Times New Roman"/>
        </w:rPr>
        <w:t xml:space="preserve">, </w:t>
      </w:r>
      <w:r w:rsidR="00091F11" w:rsidRPr="006F6027">
        <w:rPr>
          <w:rFonts w:cs="Times New Roman"/>
        </w:rPr>
        <w:t>0</w:t>
      </w:r>
      <w:r w:rsidR="002D4DD1" w:rsidRPr="006F6027">
        <w:rPr>
          <w:rFonts w:cs="Times New Roman"/>
        </w:rPr>
        <w:t>.</w:t>
      </w:r>
      <w:r w:rsidR="00036192" w:rsidRPr="006F6027">
        <w:rPr>
          <w:rFonts w:cs="Times New Roman"/>
        </w:rPr>
        <w:t>7</w:t>
      </w:r>
      <w:r w:rsidR="0024661B" w:rsidRPr="006F6027">
        <w:rPr>
          <w:rFonts w:cs="Times New Roman"/>
        </w:rPr>
        <w:t>0</w:t>
      </w:r>
      <w:r w:rsidR="002D4DD1" w:rsidRPr="006F6027">
        <w:rPr>
          <w:rFonts w:cs="Times New Roman"/>
        </w:rPr>
        <w:t>]</w:t>
      </w:r>
      <w:r w:rsidR="00A24B35" w:rsidRPr="006F6027">
        <w:rPr>
          <w:rFonts w:cs="Times New Roman"/>
        </w:rPr>
        <w:t xml:space="preserve">. Self-reported thought occurrence percentages did not moderate the rebound effect, </w:t>
      </w:r>
      <w:r w:rsidR="00A24B35" w:rsidRPr="006F6027">
        <w:rPr>
          <w:rFonts w:cs="Times New Roman"/>
          <w:i/>
          <w:iCs/>
        </w:rPr>
        <w:t>Q</w:t>
      </w:r>
      <w:r w:rsidR="00A24B35" w:rsidRPr="006F6027">
        <w:rPr>
          <w:rFonts w:cs="Times New Roman"/>
          <w:vertAlign w:val="subscript"/>
        </w:rPr>
        <w:t>M</w:t>
      </w:r>
      <w:r w:rsidR="00A24B35" w:rsidRPr="006F6027">
        <w:rPr>
          <w:rFonts w:cs="Times New Roman"/>
        </w:rPr>
        <w:t xml:space="preserve"> = .</w:t>
      </w:r>
      <w:r w:rsidR="00036192" w:rsidRPr="006F6027">
        <w:rPr>
          <w:rFonts w:cs="Times New Roman"/>
        </w:rPr>
        <w:t>27</w:t>
      </w:r>
      <w:r w:rsidR="00A24B35" w:rsidRPr="006F6027">
        <w:rPr>
          <w:rFonts w:cs="Times New Roman"/>
        </w:rPr>
        <w:t xml:space="preserve">, </w:t>
      </w:r>
      <w:r w:rsidR="00A24B35" w:rsidRPr="006F6027">
        <w:rPr>
          <w:rFonts w:cs="Times New Roman"/>
          <w:i/>
          <w:iCs/>
        </w:rPr>
        <w:t>p</w:t>
      </w:r>
      <w:r w:rsidR="00A24B35" w:rsidRPr="006F6027">
        <w:rPr>
          <w:rFonts w:cs="Times New Roman"/>
        </w:rPr>
        <w:t xml:space="preserve"> = .</w:t>
      </w:r>
      <w:r w:rsidR="00036192" w:rsidRPr="006F6027">
        <w:rPr>
          <w:rFonts w:cs="Times New Roman"/>
        </w:rPr>
        <w:t>601</w:t>
      </w:r>
      <w:r w:rsidR="00A24B35" w:rsidRPr="006F6027">
        <w:rPr>
          <w:rFonts w:cs="Times New Roman"/>
        </w:rPr>
        <w:t>.</w:t>
      </w:r>
    </w:p>
    <w:p w14:paraId="17C7363F" w14:textId="26553E02" w:rsidR="008D711D" w:rsidRPr="009341BE" w:rsidRDefault="008D711D" w:rsidP="009341BE">
      <w:pPr>
        <w:tabs>
          <w:tab w:val="center" w:pos="7362"/>
        </w:tabs>
        <w:ind w:firstLine="0"/>
        <w:jc w:val="center"/>
        <w:rPr>
          <w:b/>
        </w:rPr>
      </w:pPr>
      <w:r w:rsidRPr="009341BE">
        <w:rPr>
          <w:b/>
        </w:rPr>
        <w:t>General Discussion</w:t>
      </w:r>
    </w:p>
    <w:p w14:paraId="65B1BA1A" w14:textId="275D49D0" w:rsidR="00CB2854" w:rsidRDefault="00FA627D" w:rsidP="00BC3285">
      <w:r>
        <w:t xml:space="preserve">In a coordinated multilab </w:t>
      </w:r>
      <w:r w:rsidR="0097238D">
        <w:t>registered</w:t>
      </w:r>
      <w:r>
        <w:t xml:space="preserve"> replication involving </w:t>
      </w:r>
      <w:r w:rsidR="00776DE4">
        <w:t xml:space="preserve">over </w:t>
      </w:r>
      <w:r w:rsidR="0097238D">
        <w:rPr>
          <w:rFonts w:hint="eastAsia"/>
          <w:lang w:eastAsia="zh-CN"/>
        </w:rPr>
        <w:t>6</w:t>
      </w:r>
      <w:r w:rsidR="00776DE4">
        <w:t xml:space="preserve">000 </w:t>
      </w:r>
      <w:r>
        <w:t xml:space="preserve">participants across </w:t>
      </w:r>
      <w:r w:rsidR="00776DE4">
        <w:t xml:space="preserve">37 </w:t>
      </w:r>
      <w:r>
        <w:t xml:space="preserve">labs from </w:t>
      </w:r>
      <w:r w:rsidR="00776DE4">
        <w:t xml:space="preserve">12 </w:t>
      </w:r>
      <w:r>
        <w:t xml:space="preserve">countries, we found results that </w:t>
      </w:r>
      <w:r w:rsidRPr="00F41B6C">
        <w:t>were unsupportive of</w:t>
      </w:r>
      <w:r w:rsidRPr="00C72CCE">
        <w:t xml:space="preserve"> Wegner and colleagues’ original demonstrations of the immediate enhancement </w:t>
      </w:r>
      <w:r w:rsidR="00E30086">
        <w:t xml:space="preserve">effect </w:t>
      </w:r>
      <w:r w:rsidRPr="00C72CCE">
        <w:t xml:space="preserve">(Wegner &amp; Erber, 1992) </w:t>
      </w:r>
      <w:r w:rsidR="00790956">
        <w:t>but supportive of</w:t>
      </w:r>
      <w:r w:rsidR="00F41B6C">
        <w:t xml:space="preserve"> the</w:t>
      </w:r>
      <w:r w:rsidRPr="00C72CCE">
        <w:t xml:space="preserve"> rebound</w:t>
      </w:r>
      <w:r w:rsidR="00E30086">
        <w:t xml:space="preserve"> effect</w:t>
      </w:r>
      <w:r w:rsidRPr="00C72CCE">
        <w:t xml:space="preserve"> (Wegner et al., 1987)</w:t>
      </w:r>
      <w:r w:rsidR="002C6080" w:rsidRPr="00C72CCE">
        <w:t xml:space="preserve">. Specifically, </w:t>
      </w:r>
      <w:r w:rsidR="001318CA">
        <w:t xml:space="preserve">we found no evidence of </w:t>
      </w:r>
      <w:r w:rsidR="001318CA">
        <w:lastRenderedPageBreak/>
        <w:t>the immediate enhancement effect because the effect size under high and low time pressure</w:t>
      </w:r>
      <w:r w:rsidR="001318CA">
        <w:rPr>
          <w:rFonts w:cs="Times New Roman"/>
        </w:rPr>
        <w:t xml:space="preserve"> were both negative; evidence for the immediate enhancement effect required the effect size under low time pressure to be negative but the effect size under high time pressure to be positive</w:t>
      </w:r>
      <w:r w:rsidR="001318CA">
        <w:t xml:space="preserve">. In contrast, we found evidence for </w:t>
      </w:r>
      <w:r w:rsidR="00F41B6C">
        <w:t xml:space="preserve">the </w:t>
      </w:r>
      <w:r w:rsidR="001318CA">
        <w:t xml:space="preserve">rebound effect, but only for </w:t>
      </w:r>
      <w:r w:rsidR="00F41B6C">
        <w:t>the discrete</w:t>
      </w:r>
      <w:r w:rsidR="001318CA">
        <w:t xml:space="preserve"> thoughts</w:t>
      </w:r>
      <w:r w:rsidR="00F41B6C">
        <w:t xml:space="preserve"> of</w:t>
      </w:r>
      <w:r w:rsidR="001318CA">
        <w:t xml:space="preserve"> </w:t>
      </w:r>
      <w:r w:rsidR="001318CA" w:rsidRPr="001318CA">
        <w:rPr>
          <w:i/>
          <w:iCs/>
        </w:rPr>
        <w:t>gorilla</w:t>
      </w:r>
      <w:r w:rsidR="001318CA">
        <w:t xml:space="preserve"> and </w:t>
      </w:r>
      <w:r w:rsidR="001318CA" w:rsidRPr="001318CA">
        <w:rPr>
          <w:i/>
          <w:iCs/>
        </w:rPr>
        <w:t>tiger</w:t>
      </w:r>
      <w:r w:rsidR="001318CA">
        <w:t>, not for</w:t>
      </w:r>
      <w:r w:rsidR="001318CA">
        <w:rPr>
          <w:rFonts w:cs="Times New Roman"/>
        </w:rPr>
        <w:t xml:space="preserve"> </w:t>
      </w:r>
      <w:r w:rsidR="00F41B6C">
        <w:rPr>
          <w:rFonts w:cs="Times New Roman"/>
        </w:rPr>
        <w:t>the non-discrete</w:t>
      </w:r>
      <w:r w:rsidR="001318CA">
        <w:rPr>
          <w:rFonts w:cs="Times New Roman"/>
        </w:rPr>
        <w:t xml:space="preserve"> thoughts </w:t>
      </w:r>
      <w:r w:rsidR="00F41B6C">
        <w:rPr>
          <w:rFonts w:cs="Times New Roman"/>
        </w:rPr>
        <w:t xml:space="preserve">of </w:t>
      </w:r>
      <w:r w:rsidR="001318CA" w:rsidRPr="001318CA">
        <w:rPr>
          <w:rFonts w:cs="Times New Roman"/>
          <w:i/>
          <w:iCs/>
        </w:rPr>
        <w:t>diseases</w:t>
      </w:r>
      <w:r w:rsidR="001318CA">
        <w:rPr>
          <w:rFonts w:cs="Times New Roman"/>
        </w:rPr>
        <w:t xml:space="preserve"> or </w:t>
      </w:r>
      <w:r w:rsidR="001318CA" w:rsidRPr="001318CA">
        <w:rPr>
          <w:rFonts w:cs="Times New Roman"/>
          <w:i/>
          <w:iCs/>
        </w:rPr>
        <w:t>food</w:t>
      </w:r>
      <w:r w:rsidR="002C6080" w:rsidRPr="00C72CCE">
        <w:t xml:space="preserve">. </w:t>
      </w:r>
      <w:r w:rsidR="000C209F">
        <w:t>T</w:t>
      </w:r>
      <w:r w:rsidR="00F54537">
        <w:t>he effect s</w:t>
      </w:r>
      <w:r w:rsidR="00F41B6C">
        <w:t>i</w:t>
      </w:r>
      <w:r w:rsidR="00F54537">
        <w:t>ze for</w:t>
      </w:r>
      <w:r w:rsidR="00F41B6C">
        <w:t xml:space="preserve"> the</w:t>
      </w:r>
      <w:r w:rsidR="00F54537">
        <w:t xml:space="preserve"> rebound effect reported here </w:t>
      </w:r>
      <w:r w:rsidR="00057E93">
        <w:t>(</w:t>
      </w:r>
      <w:r w:rsidR="00057E93" w:rsidRPr="00057E93">
        <w:rPr>
          <w:i/>
          <w:iCs/>
        </w:rPr>
        <w:t xml:space="preserve">d </w:t>
      </w:r>
      <w:r w:rsidR="00057E93">
        <w:t>= 0.</w:t>
      </w:r>
      <w:r w:rsidR="0038327A">
        <w:t>12</w:t>
      </w:r>
      <w:r w:rsidR="00057E93">
        <w:t xml:space="preserve">) </w:t>
      </w:r>
      <w:r w:rsidR="00F54537">
        <w:t>is smaller than that reported in Weg</w:t>
      </w:r>
      <w:r w:rsidR="00E30086">
        <w:t>n</w:t>
      </w:r>
      <w:r w:rsidR="00F54537">
        <w:t>er et al. (1987)</w:t>
      </w:r>
      <w:r w:rsidR="000C209F">
        <w:t>’s original study (</w:t>
      </w:r>
      <w:r w:rsidR="000C209F" w:rsidRPr="000C209F">
        <w:rPr>
          <w:i/>
          <w:iCs/>
        </w:rPr>
        <w:t>d</w:t>
      </w:r>
      <w:r w:rsidR="000C209F">
        <w:t xml:space="preserve"> = 0.77), </w:t>
      </w:r>
      <w:r w:rsidR="0038327A">
        <w:t>and smaller than</w:t>
      </w:r>
      <w:r w:rsidR="00057E93">
        <w:t xml:space="preserve"> those</w:t>
      </w:r>
      <w:r w:rsidR="000C209F">
        <w:t xml:space="preserve"> reported in</w:t>
      </w:r>
      <w:r w:rsidR="0097238D">
        <w:rPr>
          <w:rFonts w:hint="eastAsia"/>
          <w:lang w:eastAsia="zh-CN"/>
        </w:rPr>
        <w:t xml:space="preserve"> </w:t>
      </w:r>
      <w:r w:rsidR="0097238D">
        <w:rPr>
          <w:lang w:val="en-US" w:eastAsia="zh-CN"/>
        </w:rPr>
        <w:t>previous</w:t>
      </w:r>
      <w:r w:rsidR="000C209F">
        <w:t xml:space="preserve"> t</w:t>
      </w:r>
      <w:r w:rsidR="00057E93">
        <w:t>hought suppression</w:t>
      </w:r>
      <w:r w:rsidR="000C209F">
        <w:t xml:space="preserve"> meta</w:t>
      </w:r>
      <w:r w:rsidR="000A65F0">
        <w:t>-analyses (</w:t>
      </w:r>
      <w:r w:rsidR="00057E93" w:rsidRPr="00057E93">
        <w:rPr>
          <w:i/>
          <w:iCs/>
        </w:rPr>
        <w:t>d</w:t>
      </w:r>
      <w:r w:rsidR="00057E93">
        <w:t xml:space="preserve"> = 0.30, </w:t>
      </w:r>
      <w:r w:rsidR="000A65F0" w:rsidRPr="000A65F0">
        <w:rPr>
          <w:i/>
          <w:iCs/>
        </w:rPr>
        <w:t>d</w:t>
      </w:r>
      <w:r w:rsidR="000A65F0">
        <w:t xml:space="preserve"> = 0.15</w:t>
      </w:r>
      <w:r w:rsidR="00057E93">
        <w:t>, and</w:t>
      </w:r>
      <w:r w:rsidR="000A65F0">
        <w:t xml:space="preserve"> </w:t>
      </w:r>
      <w:r w:rsidR="000A65F0" w:rsidRPr="000A65F0">
        <w:rPr>
          <w:i/>
          <w:iCs/>
        </w:rPr>
        <w:t>d</w:t>
      </w:r>
      <w:r w:rsidR="000A65F0">
        <w:t xml:space="preserve"> = 0.19 in </w:t>
      </w:r>
      <w:r w:rsidR="00057E93">
        <w:t xml:space="preserve">Abramowitz et al, 2001, </w:t>
      </w:r>
      <w:r w:rsidR="000A65F0">
        <w:t>Magee et al, 2012</w:t>
      </w:r>
      <w:r w:rsidR="00057E93">
        <w:t>,</w:t>
      </w:r>
      <w:r w:rsidR="000A65F0">
        <w:t xml:space="preserve"> and Wang et al, 2020 respectively</w:t>
      </w:r>
      <w:r w:rsidR="0097238D">
        <w:t>).</w:t>
      </w:r>
    </w:p>
    <w:p w14:paraId="6EE11EA1" w14:textId="7BF70C04" w:rsidR="0097238D" w:rsidRPr="0097238D" w:rsidRDefault="0097238D" w:rsidP="0097238D">
      <w:pPr>
        <w:ind w:firstLine="0"/>
        <w:rPr>
          <w:b/>
          <w:bCs/>
        </w:rPr>
      </w:pPr>
      <w:r w:rsidRPr="0097238D">
        <w:rPr>
          <w:b/>
          <w:bCs/>
        </w:rPr>
        <w:t>Theoretical Implications</w:t>
      </w:r>
      <w:r w:rsidR="00CF23CB">
        <w:rPr>
          <w:b/>
          <w:bCs/>
        </w:rPr>
        <w:t xml:space="preserve"> and Future Research</w:t>
      </w:r>
    </w:p>
    <w:p w14:paraId="4F3B0874" w14:textId="79909A4C" w:rsidR="001074FB" w:rsidRDefault="0097238D" w:rsidP="0097238D">
      <w:pPr>
        <w:ind w:firstLine="0"/>
      </w:pPr>
      <w:r w:rsidRPr="0097238D">
        <w:tab/>
      </w:r>
      <w:r w:rsidR="003C0EF6">
        <w:t xml:space="preserve">Results of Study 1 indicate that participants were generally able to demonstrate reduced </w:t>
      </w:r>
      <w:r w:rsidR="00681FFB">
        <w:t xml:space="preserve">accessibility </w:t>
      </w:r>
      <w:r w:rsidR="00D437B1">
        <w:t>of</w:t>
      </w:r>
      <w:r w:rsidR="003C0EF6">
        <w:t xml:space="preserve"> the target thought when instructed to suppress it, as compared to when instructed to concentrate on it, even when under high cognitive load in the form of time pressure. </w:t>
      </w:r>
      <w:r w:rsidR="00681FFB">
        <w:rPr>
          <w:rFonts w:hint="eastAsia"/>
          <w:lang w:eastAsia="zh-CN"/>
        </w:rPr>
        <w:t>This</w:t>
      </w:r>
      <w:r w:rsidR="00A77754">
        <w:rPr>
          <w:lang w:eastAsia="zh-CN"/>
        </w:rPr>
        <w:t xml:space="preserve"> result</w:t>
      </w:r>
      <w:r w:rsidR="00681FFB">
        <w:rPr>
          <w:rFonts w:hint="eastAsia"/>
          <w:lang w:eastAsia="zh-CN"/>
        </w:rPr>
        <w:t xml:space="preserve"> i</w:t>
      </w:r>
      <w:r w:rsidR="00A77754">
        <w:rPr>
          <w:lang w:eastAsia="zh-CN"/>
        </w:rPr>
        <w:t>s inconsistent with</w:t>
      </w:r>
      <w:r w:rsidR="00681FFB">
        <w:rPr>
          <w:lang w:val="en-US" w:eastAsia="zh-CN"/>
        </w:rPr>
        <w:t xml:space="preserve"> the ironic process theory (Wegner, 1994)</w:t>
      </w:r>
      <w:r w:rsidR="00A77754">
        <w:rPr>
          <w:lang w:val="en-US" w:eastAsia="zh-CN"/>
        </w:rPr>
        <w:t>,</w:t>
      </w:r>
      <w:r w:rsidR="00681FFB">
        <w:rPr>
          <w:lang w:val="en-US" w:eastAsia="zh-CN"/>
        </w:rPr>
        <w:t xml:space="preserve"> the original findings of Wegner and Erber (1992)</w:t>
      </w:r>
      <w:r w:rsidR="00A77754">
        <w:rPr>
          <w:lang w:val="en-US" w:eastAsia="zh-CN"/>
        </w:rPr>
        <w:t>, and</w:t>
      </w:r>
      <w:r w:rsidR="00681FFB">
        <w:rPr>
          <w:lang w:val="en-US" w:eastAsia="zh-CN"/>
        </w:rPr>
        <w:t xml:space="preserve"> </w:t>
      </w:r>
      <w:r w:rsidR="00A77754">
        <w:rPr>
          <w:lang w:val="en-US" w:eastAsia="zh-CN"/>
        </w:rPr>
        <w:t xml:space="preserve">previous meta-analytic findings (Wang et al., 2020) </w:t>
      </w:r>
      <w:r w:rsidR="00681FFB">
        <w:rPr>
          <w:lang w:val="en-US" w:eastAsia="zh-CN"/>
        </w:rPr>
        <w:t>where suppressors ironically showed greater target thought</w:t>
      </w:r>
      <w:r w:rsidR="00D437B1">
        <w:rPr>
          <w:lang w:val="en-US" w:eastAsia="zh-CN"/>
        </w:rPr>
        <w:t xml:space="preserve"> accessibility</w:t>
      </w:r>
      <w:r w:rsidR="00681FFB">
        <w:rPr>
          <w:lang w:val="en-US" w:eastAsia="zh-CN"/>
        </w:rPr>
        <w:t xml:space="preserve">. </w:t>
      </w:r>
      <w:r w:rsidR="003C0EF6">
        <w:t>This f</w:t>
      </w:r>
      <w:r w:rsidRPr="0097238D">
        <w:t xml:space="preserve">ailure to replicate the </w:t>
      </w:r>
      <w:r>
        <w:t>immediate enhancement effect</w:t>
      </w:r>
      <w:r w:rsidR="00A77754">
        <w:t>, despite its theoretical soundness, was neither expected nor surprising. Indeed, it is not uncommon to see theor</w:t>
      </w:r>
      <w:r w:rsidR="003D4793">
        <w:t>ies</w:t>
      </w:r>
      <w:r w:rsidR="00A77754">
        <w:t xml:space="preserve"> that </w:t>
      </w:r>
      <w:r w:rsidR="00E93A00">
        <w:t>seem</w:t>
      </w:r>
      <w:r w:rsidR="00A77754">
        <w:t xml:space="preserve"> logically and intuitively sound to sometimes not be able to transfer to successful empirical replications (e.g., </w:t>
      </w:r>
      <w:r w:rsidR="003E3B1E">
        <w:t>e</w:t>
      </w:r>
      <w:r w:rsidR="00A77754">
        <w:t>go depletion</w:t>
      </w:r>
      <w:r w:rsidR="00E93A00">
        <w:t>; Hagger et al., 2016). In addition, considering the paucity of past research replicating the immediate enhancement with strict adherence to important parameters set in the original study (as mentioned earlier), this failure to replicate comes at even less of a surprise.</w:t>
      </w:r>
    </w:p>
    <w:p w14:paraId="4ED48470" w14:textId="28F66170" w:rsidR="00C5159D" w:rsidRPr="0097238D" w:rsidRDefault="001074FB" w:rsidP="00C5159D">
      <w:r>
        <w:t>At this juncture, it may be tempting to attribute this replication failure to methodological deviations</w:t>
      </w:r>
      <w:r w:rsidR="00952CDE">
        <w:t xml:space="preserve"> or sampling differences</w:t>
      </w:r>
      <w:r>
        <w:t xml:space="preserve"> from the original study, rather than </w:t>
      </w:r>
      <w:r>
        <w:lastRenderedPageBreak/>
        <w:t xml:space="preserve">interpreting this as </w:t>
      </w:r>
      <w:r w:rsidR="00764755">
        <w:t>conflicting evidence</w:t>
      </w:r>
      <w:r>
        <w:t xml:space="preserve"> to the theory underlying the phenomenon. However, the </w:t>
      </w:r>
      <w:r w:rsidR="00952CDE">
        <w:t>sole methodological difference from the original study was the use of visual (rather than audio) stimuli prompts</w:t>
      </w:r>
      <w:r>
        <w:t>.</w:t>
      </w:r>
      <w:r w:rsidR="00952CDE">
        <w:t xml:space="preserve"> As far as we are aware, there is no evidence to suggest that thought suppression phenomena is contingent on sensory </w:t>
      </w:r>
      <w:r w:rsidR="00644DB7">
        <w:t xml:space="preserve">input </w:t>
      </w:r>
      <w:r w:rsidR="00952CDE">
        <w:t>modality.</w:t>
      </w:r>
      <w:r>
        <w:t xml:space="preserve"> </w:t>
      </w:r>
      <w:r w:rsidR="00952CDE">
        <w:t>In terms of sample variations, e</w:t>
      </w:r>
      <w:r>
        <w:t>ven when we isolate the subset of the sample that most closely mimics the original dataset (i.e., College students in Western countries)</w:t>
      </w:r>
      <w:r w:rsidR="00952CDE">
        <w:t>, the results do not change. As such, this replication failure does not simply call into question the importance of certain boundary conditions or moderators, but casts doubt on the ironic process theory itself.</w:t>
      </w:r>
      <w:r w:rsidR="00CF1BCA">
        <w:t xml:space="preserve"> Another possibility is that the theory itself is sound, but the methodology through which the immediate enhancement effect could be detected needs to be re</w:t>
      </w:r>
      <w:r w:rsidR="004108B7">
        <w:t>considered</w:t>
      </w:r>
      <w:r w:rsidR="00CF1BCA">
        <w:t xml:space="preserve">. For instance, </w:t>
      </w:r>
      <w:r w:rsidR="004108B7">
        <w:t>a three second time limit may be too liberal and does not place an adequate amount of cognitive load on individuals since the task is a relatively simple one – to generate a single associate word</w:t>
      </w:r>
      <w:r w:rsidR="00764755">
        <w:t xml:space="preserve"> in response to a stimulus word</w:t>
      </w:r>
      <w:r w:rsidR="004108B7">
        <w:t xml:space="preserve">. Perhaps the immediate enhancement effect is also less likely to be captured in the word association task, and a different task </w:t>
      </w:r>
      <w:r w:rsidR="00644DB7">
        <w:t>would be</w:t>
      </w:r>
      <w:r w:rsidR="004108B7">
        <w:t xml:space="preserve"> more conducive to the detection of the phenomenon. Regardless, </w:t>
      </w:r>
      <w:r w:rsidR="004108B7" w:rsidRPr="004108B7">
        <w:t>findings</w:t>
      </w:r>
      <w:r w:rsidR="004108B7">
        <w:t xml:space="preserve"> of Study 1</w:t>
      </w:r>
      <w:r w:rsidR="004108B7" w:rsidRPr="004108B7">
        <w:t xml:space="preserve"> align with a growing body of literature calling for a re</w:t>
      </w:r>
      <w:r w:rsidR="004108B7">
        <w:t>-</w:t>
      </w:r>
      <w:r w:rsidR="004108B7" w:rsidRPr="004108B7">
        <w:t xml:space="preserve">evaluation and refinement of classic psychological effects. They reinforce the importance of replication in testing the limits and generalizability of </w:t>
      </w:r>
      <w:r w:rsidR="004108B7">
        <w:t>textbook theories.</w:t>
      </w:r>
    </w:p>
    <w:p w14:paraId="59340113" w14:textId="432B14C2" w:rsidR="00715D27" w:rsidRDefault="00764755" w:rsidP="004A7C7F">
      <w:r>
        <w:t xml:space="preserve">Study 2, in contrast, successfully replicated the rebound effect of thought suppression. </w:t>
      </w:r>
      <w:r w:rsidR="002A1124">
        <w:t>Participants were generally more preoccupied with the target word following a bout of suppressing it than following a bout of concentrating on it</w:t>
      </w:r>
      <w:r w:rsidR="00B96935">
        <w:t xml:space="preserve">, although the magnitude of the effect </w:t>
      </w:r>
      <w:r w:rsidR="00715D27">
        <w:t>was</w:t>
      </w:r>
      <w:r w:rsidR="00B96935">
        <w:t xml:space="preserve"> </w:t>
      </w:r>
      <w:r w:rsidR="00F31BB5">
        <w:t>much smaller than</w:t>
      </w:r>
      <w:r w:rsidR="00B96935">
        <w:t xml:space="preserve"> Wegner et al (1987)’s original study. However, given that the original study is only one study set in a time when sample size has typically been under</w:t>
      </w:r>
      <w:r w:rsidR="00715D27">
        <w:t>powered</w:t>
      </w:r>
      <w:r w:rsidR="00B96935">
        <w:t xml:space="preserve">, and that the meta-analytic findings since have shown </w:t>
      </w:r>
      <w:r w:rsidR="0024661B">
        <w:t>more modest</w:t>
      </w:r>
      <w:r w:rsidR="00B96935">
        <w:t xml:space="preserve"> effect size</w:t>
      </w:r>
      <w:r w:rsidR="00715D27">
        <w:t>s (Abramowitz et al, 2001; Magee et al, 2012; Wang et al, 2020)</w:t>
      </w:r>
      <w:r w:rsidR="00B96935">
        <w:t xml:space="preserve">, we consider this a successful </w:t>
      </w:r>
      <w:r w:rsidR="00B96935">
        <w:lastRenderedPageBreak/>
        <w:t xml:space="preserve">replication. </w:t>
      </w:r>
      <w:r w:rsidR="00AF45E9">
        <w:t>The success of this replication is further supported by the consistent finding when retrospective</w:t>
      </w:r>
      <w:r w:rsidR="006E5A09">
        <w:t>ly</w:t>
      </w:r>
      <w:r w:rsidR="00AF45E9">
        <w:t xml:space="preserve"> estimated thought duration was used as the key measure</w:t>
      </w:r>
      <w:r w:rsidR="006E5A09">
        <w:t xml:space="preserve"> of the rebound effect</w:t>
      </w:r>
      <w:r w:rsidR="00AF45E9">
        <w:t xml:space="preserve"> instead of </w:t>
      </w:r>
      <w:r w:rsidR="006E5A09">
        <w:t xml:space="preserve">thought frequency, which has been used as the primary measure in previous research. This is because it is possible that some individuals may report more instances of target thought occurrence, but each only lasting a short period of time (e.g., “…I had a dream of a gorilla last night, and then woke up to brush my teeth…and then I came to the campus gym to try and work on my chest – aiming for some silver back gorilla chests…”), while others may report less occurrences of the target thought, but each lasting a longer period of time (e.g., “…I had a dream of a gorilla last night running around in a zoo, gently playing with various playground equipment, eating vegetables, making very loud and satisfying crunch sounds….”). Therefore, it was possible that previous research only captured </w:t>
      </w:r>
      <w:r w:rsidR="00231A8B">
        <w:t>thought frequency, rather than thought preoccupation more broadly. The present findings help triangulate the robustness of the rebound effect by showing that both thought frequency and duration rebounds after thought suppression.</w:t>
      </w:r>
    </w:p>
    <w:p w14:paraId="0C6BA33E" w14:textId="50E41CF3" w:rsidR="0097238D" w:rsidRDefault="00715D27" w:rsidP="00212550">
      <w:r>
        <w:t xml:space="preserve">Despite the results being supportive of </w:t>
      </w:r>
      <w:r w:rsidR="005A0E08">
        <w:t>past</w:t>
      </w:r>
      <w:r>
        <w:t xml:space="preserve"> </w:t>
      </w:r>
      <w:r w:rsidRPr="00AF45E9">
        <w:rPr>
          <w:i/>
          <w:iCs/>
        </w:rPr>
        <w:t>empirical</w:t>
      </w:r>
      <w:r>
        <w:t xml:space="preserve"> evidence, </w:t>
      </w:r>
      <w:r w:rsidR="00231A8B">
        <w:t>some</w:t>
      </w:r>
      <w:r w:rsidR="00AF45E9">
        <w:t xml:space="preserve"> might argue that </w:t>
      </w:r>
      <w:r>
        <w:t xml:space="preserve">the nature of the study’s methodology is such that the underlying </w:t>
      </w:r>
      <w:r w:rsidRPr="00AF45E9">
        <w:rPr>
          <w:i/>
          <w:iCs/>
        </w:rPr>
        <w:t>mechanism</w:t>
      </w:r>
      <w:r>
        <w:t xml:space="preserve"> remains open to debate. </w:t>
      </w:r>
      <w:r w:rsidR="00AF45E9">
        <w:t>That is, while it is</w:t>
      </w:r>
      <w:r>
        <w:t xml:space="preserve"> </w:t>
      </w:r>
      <w:r w:rsidR="005A0E08">
        <w:t>plausible</w:t>
      </w:r>
      <w:r>
        <w:t xml:space="preserve"> that the rebound effect was the result of what Wegner (1994) postulated – that people non-consciously associate the target thought with their surrounding objects, which subsequently become reminders of the very thought that they tried to suppress</w:t>
      </w:r>
      <w:r w:rsidR="005A0E08">
        <w:t xml:space="preserve">, </w:t>
      </w:r>
      <w:r w:rsidR="00AF45E9">
        <w:t>alternative explanations cannot be ruled out</w:t>
      </w:r>
      <w:r>
        <w:t>.</w:t>
      </w:r>
      <w:r w:rsidR="00231A8B">
        <w:t xml:space="preserve"> However,</w:t>
      </w:r>
      <w:r w:rsidR="00B96935">
        <w:t xml:space="preserve"> </w:t>
      </w:r>
      <w:r w:rsidR="00231A8B">
        <w:t>i</w:t>
      </w:r>
      <w:r w:rsidR="00AF45E9">
        <w:t xml:space="preserve">n the present replication, we actually made some alterations to the original study design in an attempt to rule out some potential confounds and alternative explanations. </w:t>
      </w:r>
      <w:r w:rsidR="00212550">
        <w:t>Most notably</w:t>
      </w:r>
      <w:r w:rsidR="00AF45E9">
        <w:t xml:space="preserve">, </w:t>
      </w:r>
      <w:r w:rsidR="00231A8B">
        <w:t>we changed the initial concentration group’s instruction in period two from suppression to concentration. This allowed us to use both period one and period two of the initial concentration group as reference points, ruling out confounds such as practice effects and fatigue effects.</w:t>
      </w:r>
      <w:r w:rsidR="00212550">
        <w:t xml:space="preserve"> </w:t>
      </w:r>
      <w:r w:rsidR="00212550">
        <w:lastRenderedPageBreak/>
        <w:t xml:space="preserve">Nevertheless, </w:t>
      </w:r>
      <w:r w:rsidR="005A0E08">
        <w:t>alternative possibilities</w:t>
      </w:r>
      <w:r w:rsidR="00212550">
        <w:t xml:space="preserve"> could still exist</w:t>
      </w:r>
      <w:r w:rsidR="005A0E08">
        <w:t xml:space="preserve">. For instance, it may be that </w:t>
      </w:r>
      <w:r w:rsidR="00212550">
        <w:t>initial suppression of a thought allowed individuals to incubate target related thoughts which manifested as greater thought preoccupation in period two as compared to both immediate concentration and repeat concentration periods. This is because in the immediate concentration period, individuals had less time to think about the target thought than individuals in the post-suppression concentration period, who have already incubated the idea for some time. In the repeat concentration period, individuals may have felt that they have less to think/talk about, since much of the topic had already been thought/talked about in the previous period.</w:t>
      </w:r>
      <w:r w:rsidR="001D6B80">
        <w:t xml:space="preserve"> Again, individuals in the post-suppression concentration period had no such impediment. As such, one possible alternative mechanism driving the rebound effect could be incubation effects</w:t>
      </w:r>
      <w:r w:rsidR="00456DE4">
        <w:t>, and future studies are encouraged to examine if this is the case.</w:t>
      </w:r>
    </w:p>
    <w:p w14:paraId="22DC9CCF" w14:textId="057374FE" w:rsidR="004A7C7F" w:rsidRDefault="00456DE4" w:rsidP="004A7C7F">
      <w:r>
        <w:t>In the present replication study, we included an extension component. Specifically, we examined whether the rebound effect also applied to non-discrete thoughts (i.e., food, diseases). Interestingly, we found no</w:t>
      </w:r>
      <w:r w:rsidR="003A2CD2">
        <w:t xml:space="preserve"> significant</w:t>
      </w:r>
      <w:r>
        <w:t xml:space="preserve"> rebound effect for non-discrete thoughts. While this may seem surprising at first, it does not</w:t>
      </w:r>
      <w:r w:rsidR="00E13A33">
        <w:t xml:space="preserve"> necessarily</w:t>
      </w:r>
      <w:r>
        <w:t xml:space="preserve"> conflict with the ironic process theory (Wegner, 1994)</w:t>
      </w:r>
      <w:r w:rsidR="00E13A33">
        <w:t>. The reason for this is</w:t>
      </w:r>
      <w:r>
        <w:t xml:space="preserve"> </w:t>
      </w:r>
      <w:r w:rsidR="00E13A33">
        <w:t>that</w:t>
      </w:r>
      <w:r>
        <w:t xml:space="preserve"> </w:t>
      </w:r>
      <w:r w:rsidR="00E13A33">
        <w:t xml:space="preserve">compared to discrete thoughts which are singular and concrete, </w:t>
      </w:r>
      <w:r>
        <w:t>non-discrete thoughts</w:t>
      </w:r>
      <w:r w:rsidR="00E13A33">
        <w:t xml:space="preserve"> may be more difficult to process and mentally visualize, and as such, they may be less prone to automatic mental associations, which are integral to rebound effects.</w:t>
      </w:r>
      <w:r w:rsidR="003A2CD2">
        <w:t xml:space="preserve"> Of course, the exact reason for this null finding remains to be confirmed by future research.</w:t>
      </w:r>
    </w:p>
    <w:p w14:paraId="3309C8E0" w14:textId="6F63D093" w:rsidR="003A2CD2" w:rsidRPr="003A2CD2" w:rsidRDefault="003A2CD2" w:rsidP="00C5159D">
      <w:pPr>
        <w:rPr>
          <w:lang w:val="en-US"/>
        </w:rPr>
      </w:pPr>
      <w:r>
        <w:rPr>
          <w:lang w:val="en-US"/>
        </w:rPr>
        <w:t>In sum, t</w:t>
      </w:r>
      <w:r w:rsidRPr="003A2CD2">
        <w:rPr>
          <w:lang w:val="en-US"/>
        </w:rPr>
        <w:t>he successful replication of the rebound effect provides further empirical support for Wegner</w:t>
      </w:r>
      <w:r>
        <w:rPr>
          <w:lang w:val="en-US"/>
        </w:rPr>
        <w:t xml:space="preserve"> (1994)</w:t>
      </w:r>
      <w:r w:rsidRPr="003A2CD2">
        <w:rPr>
          <w:lang w:val="en-US"/>
        </w:rPr>
        <w:t>’s Ironic Process Theory, which posits that deliberate attempts to suppress a thought lead</w:t>
      </w:r>
      <w:r w:rsidR="00B04082">
        <w:rPr>
          <w:lang w:val="en-US"/>
        </w:rPr>
        <w:t>s</w:t>
      </w:r>
      <w:r w:rsidRPr="003A2CD2">
        <w:rPr>
          <w:lang w:val="en-US"/>
        </w:rPr>
        <w:t xml:space="preserve"> to paradoxical increases </w:t>
      </w:r>
      <w:r>
        <w:rPr>
          <w:lang w:val="en-US"/>
        </w:rPr>
        <w:t>of mental preoccupation</w:t>
      </w:r>
      <w:r w:rsidRPr="003A2CD2">
        <w:rPr>
          <w:lang w:val="en-US"/>
        </w:rPr>
        <w:t xml:space="preserve"> of that thought</w:t>
      </w:r>
      <w:r>
        <w:rPr>
          <w:lang w:val="en-US"/>
        </w:rPr>
        <w:t xml:space="preserve"> after active suppression efforts are terminated</w:t>
      </w:r>
      <w:r w:rsidRPr="003A2CD2">
        <w:rPr>
          <w:lang w:val="en-US"/>
        </w:rPr>
        <w:t>. Our results also affirm the generalizability of the rebound effect across populations</w:t>
      </w:r>
      <w:r>
        <w:rPr>
          <w:lang w:val="en-US"/>
        </w:rPr>
        <w:t xml:space="preserve"> speaking different languages</w:t>
      </w:r>
      <w:r w:rsidRPr="003A2CD2">
        <w:rPr>
          <w:lang w:val="en-US"/>
        </w:rPr>
        <w:t>.</w:t>
      </w:r>
      <w:r w:rsidR="00C5159D">
        <w:rPr>
          <w:lang w:val="en-US"/>
        </w:rPr>
        <w:t xml:space="preserve"> This helps ascertain that the </w:t>
      </w:r>
      <w:r w:rsidR="00C5159D">
        <w:rPr>
          <w:lang w:val="en-US"/>
        </w:rPr>
        <w:lastRenderedPageBreak/>
        <w:t>phenomenon is universal, rather than culturally specific.</w:t>
      </w:r>
      <w:r w:rsidRPr="003A2CD2">
        <w:rPr>
          <w:lang w:val="en-US"/>
        </w:rPr>
        <w:t xml:space="preserve"> </w:t>
      </w:r>
      <w:r w:rsidR="00C5159D">
        <w:rPr>
          <w:lang w:val="en-US"/>
        </w:rPr>
        <w:t xml:space="preserve">In addition, </w:t>
      </w:r>
      <w:r w:rsidR="00C5159D" w:rsidRPr="003A2CD2">
        <w:rPr>
          <w:lang w:val="en-US"/>
        </w:rPr>
        <w:t>our study also helps delineate its boundaries</w:t>
      </w:r>
      <w:r w:rsidR="00C5159D">
        <w:rPr>
          <w:lang w:val="en-US"/>
        </w:rPr>
        <w:t xml:space="preserve"> – it appears that the rebound effect only manifest when the target thought is discrete and not when it is non-discrete.</w:t>
      </w:r>
      <w:r w:rsidR="00C5159D" w:rsidRPr="003A2CD2">
        <w:rPr>
          <w:lang w:val="en-US"/>
        </w:rPr>
        <w:t xml:space="preserve"> </w:t>
      </w:r>
      <w:r w:rsidRPr="003A2CD2">
        <w:rPr>
          <w:lang w:val="en-US"/>
        </w:rPr>
        <w:t>Th</w:t>
      </w:r>
      <w:r w:rsidR="00C5159D">
        <w:rPr>
          <w:lang w:val="en-US"/>
        </w:rPr>
        <w:t>e</w:t>
      </w:r>
      <w:r w:rsidRPr="003A2CD2">
        <w:rPr>
          <w:lang w:val="en-US"/>
        </w:rPr>
        <w:t>s</w:t>
      </w:r>
      <w:r w:rsidR="00C5159D">
        <w:rPr>
          <w:lang w:val="en-US"/>
        </w:rPr>
        <w:t>e aspects</w:t>
      </w:r>
      <w:r w:rsidRPr="003A2CD2">
        <w:rPr>
          <w:lang w:val="en-US"/>
        </w:rPr>
        <w:t xml:space="preserve"> </w:t>
      </w:r>
      <w:r w:rsidR="00C5159D">
        <w:rPr>
          <w:lang w:val="en-US"/>
        </w:rPr>
        <w:t xml:space="preserve">help enrich the thought suppression literature with more nuance, and </w:t>
      </w:r>
      <w:r w:rsidRPr="003A2CD2">
        <w:rPr>
          <w:lang w:val="en-US"/>
        </w:rPr>
        <w:t xml:space="preserve">lend credibility to theoretical frameworks that incorporate ironic </w:t>
      </w:r>
      <w:r>
        <w:rPr>
          <w:lang w:val="en-US"/>
        </w:rPr>
        <w:t xml:space="preserve">rebound </w:t>
      </w:r>
      <w:r w:rsidRPr="003A2CD2">
        <w:rPr>
          <w:lang w:val="en-US"/>
        </w:rPr>
        <w:t>effects into</w:t>
      </w:r>
      <w:r>
        <w:rPr>
          <w:lang w:val="en-US"/>
        </w:rPr>
        <w:t xml:space="preserve"> other psychological phenomena such as</w:t>
      </w:r>
      <w:r w:rsidRPr="003A2CD2">
        <w:rPr>
          <w:lang w:val="en-US"/>
        </w:rPr>
        <w:t xml:space="preserve"> self-regulation</w:t>
      </w:r>
      <w:r>
        <w:rPr>
          <w:lang w:val="en-US"/>
        </w:rPr>
        <w:t xml:space="preserve"> and </w:t>
      </w:r>
      <w:r w:rsidRPr="003A2CD2">
        <w:rPr>
          <w:lang w:val="en-US"/>
        </w:rPr>
        <w:t>attentional control.</w:t>
      </w:r>
    </w:p>
    <w:p w14:paraId="0C64FF1A" w14:textId="75ED9718" w:rsidR="003A2CD2" w:rsidRDefault="00C5159D" w:rsidP="00C5159D">
      <w:pPr>
        <w:ind w:firstLine="0"/>
      </w:pPr>
      <w:r w:rsidRPr="0097238D">
        <w:rPr>
          <w:b/>
          <w:bCs/>
        </w:rPr>
        <w:t>Practical Implications</w:t>
      </w:r>
    </w:p>
    <w:p w14:paraId="4727E604" w14:textId="76CF029E" w:rsidR="00EE468D" w:rsidRDefault="00EE468D" w:rsidP="00D140E5">
      <w:r>
        <w:t>F</w:t>
      </w:r>
      <w:r w:rsidRPr="00EE468D">
        <w:t>indings</w:t>
      </w:r>
      <w:r>
        <w:t xml:space="preserve"> of the present study</w:t>
      </w:r>
      <w:r w:rsidRPr="00EE468D">
        <w:t xml:space="preserve"> suggest that thought suppression may not backfire immediately, but rather produces delayed increases in accessibility of the suppressed thought. This implies that individuals may experience short-term relief when suppressing unwanted thoughts, but at the cost of increased </w:t>
      </w:r>
      <w:r>
        <w:t>mental preoccupation</w:t>
      </w:r>
      <w:r w:rsidRPr="00EE468D">
        <w:t xml:space="preserve"> later. This has practical relevance for clinical strategies targeting disorders marked by intrusive cognitions, such as </w:t>
      </w:r>
      <w:r w:rsidR="00996D25">
        <w:t>Obsessive-Compulsive</w:t>
      </w:r>
      <w:r>
        <w:t xml:space="preserve"> Disorder</w:t>
      </w:r>
      <w:r w:rsidRPr="00EE468D">
        <w:t>, P</w:t>
      </w:r>
      <w:r>
        <w:t>ost-Traumatic Stress Disorder,</w:t>
      </w:r>
      <w:r w:rsidRPr="00EE468D">
        <w:t xml:space="preserve"> or </w:t>
      </w:r>
      <w:r>
        <w:t>G</w:t>
      </w:r>
      <w:r w:rsidRPr="00EE468D">
        <w:t xml:space="preserve">eneralized </w:t>
      </w:r>
      <w:r>
        <w:t>A</w:t>
      </w:r>
      <w:r w:rsidRPr="00EE468D">
        <w:t>nxiety</w:t>
      </w:r>
      <w:r>
        <w:t xml:space="preserve"> Disorder.</w:t>
      </w:r>
      <w:r w:rsidRPr="00EE468D">
        <w:t xml:space="preserve"> </w:t>
      </w:r>
      <w:r w:rsidR="00AA029C">
        <w:t>For instance, g</w:t>
      </w:r>
      <w:r w:rsidRPr="00EE468D">
        <w:t>iven that the rebound effect occurs after</w:t>
      </w:r>
      <w:r>
        <w:t xml:space="preserve"> active</w:t>
      </w:r>
      <w:r w:rsidRPr="00EE468D">
        <w:t xml:space="preserve"> suppression </w:t>
      </w:r>
      <w:r>
        <w:t>efforts are terminated</w:t>
      </w:r>
      <w:r w:rsidRPr="00EE468D">
        <w:t xml:space="preserve">, timing becomes a critical factor in designing interventions. Cognitive control strategies should consider the post-suppression window as a potential vulnerability period. Techniques such as mindfulness, cognitive defusion, or thought-labeling may be particularly valuable during this rebound </w:t>
      </w:r>
      <w:r w:rsidR="00AA029C">
        <w:t>window</w:t>
      </w:r>
      <w:r w:rsidRPr="00EE468D">
        <w:t xml:space="preserve"> to reduce relapse into maladaptive thought patterns</w:t>
      </w:r>
      <w:r w:rsidR="00AA029C">
        <w:t>.</w:t>
      </w:r>
    </w:p>
    <w:p w14:paraId="5DF3C0C6" w14:textId="72E55A88" w:rsidR="00AA029C" w:rsidRDefault="00AA029C" w:rsidP="00D140E5">
      <w:r w:rsidRPr="00AA029C">
        <w:t xml:space="preserve">For therapists and individuals using self-help tools, </w:t>
      </w:r>
      <w:r>
        <w:t>our</w:t>
      </w:r>
      <w:r w:rsidRPr="00AA029C">
        <w:t xml:space="preserve"> findings highlight the importance of preparing for delayed </w:t>
      </w:r>
      <w:r>
        <w:t>resurgence of unwanted thoughts</w:t>
      </w:r>
      <w:r w:rsidRPr="00AA029C">
        <w:t xml:space="preserve"> rather than focusing solely on immediate </w:t>
      </w:r>
      <w:r>
        <w:t>intrusions</w:t>
      </w:r>
      <w:r w:rsidRPr="00AA029C">
        <w:t xml:space="preserve">. Psychoeducation </w:t>
      </w:r>
      <w:r>
        <w:t xml:space="preserve">content </w:t>
      </w:r>
      <w:r w:rsidRPr="00AA029C">
        <w:t>might shift from warning about instant backfire to planning for downstream effects after suppression ends.</w:t>
      </w:r>
      <w:r>
        <w:t xml:space="preserve"> On this note, o</w:t>
      </w:r>
      <w:r w:rsidRPr="00AA029C">
        <w:t>ur results suggest that the common recommendation</w:t>
      </w:r>
      <w:r>
        <w:t>s (often given by advocates of acceptance-based interventions such as mindfulness-based cognitive therapy)</w:t>
      </w:r>
      <w:r w:rsidRPr="00AA029C">
        <w:t xml:space="preserve"> to avoid thought suppression altogether may be overly simplistic. Since no immediate ironic effects were </w:t>
      </w:r>
      <w:r w:rsidRPr="00AA029C">
        <w:lastRenderedPageBreak/>
        <w:t xml:space="preserve">observed, suppression might be strategically useful for short-term regulation, especially in situations requiring acute focus or emotional control. However, it </w:t>
      </w:r>
      <w:r>
        <w:t>should ideally</w:t>
      </w:r>
      <w:r w:rsidRPr="00AA029C">
        <w:t xml:space="preserve"> be paired with long-term strategies to mitigate the rebound</w:t>
      </w:r>
      <w:r>
        <w:t xml:space="preserve"> effect</w:t>
      </w:r>
      <w:r w:rsidRPr="00AA029C">
        <w:t>.</w:t>
      </w:r>
      <w:r>
        <w:t xml:space="preserve"> </w:t>
      </w:r>
      <w:r w:rsidRPr="00AA029C">
        <w:t>In sum, the absence of an i</w:t>
      </w:r>
      <w:r>
        <w:t>mmediate</w:t>
      </w:r>
      <w:r w:rsidRPr="00AA029C">
        <w:t xml:space="preserve"> enhancement effect but presence of a rebound effect suggests that suppression is not inherently or immediately maladaptive, but its consequences unfold over time. This nuanced finding can </w:t>
      </w:r>
      <w:r w:rsidR="00CF23CB">
        <w:t xml:space="preserve">be used as a guide to </w:t>
      </w:r>
      <w:r w:rsidRPr="00AA029C">
        <w:t>refine therapeutic, educational, and digital tools designed to help individuals manage unwanted thoughts more effectively.</w:t>
      </w:r>
    </w:p>
    <w:p w14:paraId="171F5CCD" w14:textId="7C423C11" w:rsidR="00CF23CB" w:rsidRPr="00CF23CB" w:rsidRDefault="00CF23CB" w:rsidP="00CF23CB">
      <w:pPr>
        <w:ind w:firstLine="0"/>
        <w:rPr>
          <w:b/>
          <w:bCs/>
        </w:rPr>
      </w:pPr>
      <w:r w:rsidRPr="00CF23CB">
        <w:rPr>
          <w:b/>
          <w:bCs/>
        </w:rPr>
        <w:t>Limitations</w:t>
      </w:r>
      <w:r w:rsidR="00135D71">
        <w:rPr>
          <w:b/>
          <w:bCs/>
        </w:rPr>
        <w:t xml:space="preserve"> and Conclusion</w:t>
      </w:r>
    </w:p>
    <w:p w14:paraId="07023DAD" w14:textId="77777777" w:rsidR="003B57A6" w:rsidRDefault="003B4B97" w:rsidP="003B4B97">
      <w:pPr>
        <w:ind w:firstLine="0"/>
      </w:pPr>
      <w:r>
        <w:tab/>
        <w:t xml:space="preserve">In the present replication study, we made our best efforts to adhere to the methodological parameters of the original studies. However, in the extension component of the study, limitations remained. The purpose of testing the rebound effect on non-discrete target words was to examine the boundaries of real life thought suppression effects. This is because discrete thoughts such as white elephant (Wegner et al., 1987) which has been widely used in previous research, are clearly rarely suppressed in real life. For instance, in everyday life, ecologically valid suppression targets may include </w:t>
      </w:r>
      <w:r w:rsidR="00C00ED6">
        <w:t xml:space="preserve">various foods while on a diet, various distractions while working, and various unfunny thoughts while attempting not to laugh in a serious setting. In clinical contexts, unwanted thoughts may include the urge to check if the stove had been turned off, previous traumatic memories, and worries of failure. These thoughts are almost exclusively complex thoughts that contain an entire event (or group of events), an entire group of objects, or an abstract concept, rather than merely a single object, such as a gorilla or a tiger. </w:t>
      </w:r>
    </w:p>
    <w:p w14:paraId="76CD1B7F" w14:textId="23B3284A" w:rsidR="004970D6" w:rsidRDefault="00C00ED6" w:rsidP="004970D6">
      <w:r>
        <w:t xml:space="preserve">To this end, the present study included conditions in which the target thoughts “food” and “diseases” were used as the target thought. However, </w:t>
      </w:r>
      <w:r w:rsidR="00256628">
        <w:t xml:space="preserve">there are two limitations surrounding this approach. First, </w:t>
      </w:r>
      <w:r w:rsidR="00B26919">
        <w:t xml:space="preserve">it is unclear whether food and diseases are truly the most common targets of thought suppression in everyday life, and therefore, the generalizability of </w:t>
      </w:r>
      <w:r w:rsidR="00B26919">
        <w:lastRenderedPageBreak/>
        <w:t xml:space="preserve">the findings may be limited. For instance, it is possible that non-discrete thoughts are also subject to the rebound effect, but it was simply not captured in the present study due to the choice of two non-representative target thoughts. As such, future studies </w:t>
      </w:r>
      <w:r w:rsidR="00035B56">
        <w:t xml:space="preserve">examining non-discrete target thoughts </w:t>
      </w:r>
      <w:r w:rsidR="00B26919">
        <w:t>are encouraged to run a pretest to sample the most common unwanted thought categories in everyday life, and to use the most commonly reported target thoughts as experimental stimuli to circumvent the abovementioned limitation on stimuli generalizability.</w:t>
      </w:r>
      <w:r w:rsidR="004970D6">
        <w:t xml:space="preserve"> </w:t>
      </w:r>
      <w:r w:rsidR="00B26919">
        <w:t xml:space="preserve">A second and related limitation is that </w:t>
      </w:r>
      <w:r w:rsidR="00035B56">
        <w:t>the present replication attempt focused on rebound effects at the general population level. However, different non-discrete target thoughts may emerge in rebound effects of different magnitude</w:t>
      </w:r>
      <w:r w:rsidR="004970D6">
        <w:t>s</w:t>
      </w:r>
      <w:r w:rsidR="00035B56">
        <w:t xml:space="preserve"> depending on the sample and/or context.</w:t>
      </w:r>
      <w:r w:rsidR="004970D6">
        <w:t xml:space="preserve"> For example, suppressing food related thoughts may not lead to rebound effects in the general population, but in a sample of dieters, rebound effects may emerge.</w:t>
      </w:r>
      <w:r w:rsidR="00035B56">
        <w:t xml:space="preserve"> </w:t>
      </w:r>
      <w:r w:rsidR="009524BC">
        <w:t>Similarly, suppressing sad thoughts may not lead to a rebound effect unless the target sample is one with depression symptoms.</w:t>
      </w:r>
    </w:p>
    <w:p w14:paraId="5CFDD79B" w14:textId="30D4D0E2" w:rsidR="003B57A6" w:rsidRDefault="003B57A6" w:rsidP="004970D6">
      <w:r>
        <w:t>There are two possible streams of research from th</w:t>
      </w:r>
      <w:r w:rsidR="004970D6">
        <w:t>ese limitations pertaining to stimuli generalizability and the potential for context specific rebound effects</w:t>
      </w:r>
      <w:r>
        <w:t xml:space="preserve">. First, it may be the case that </w:t>
      </w:r>
      <w:r w:rsidR="004970D6">
        <w:t>suppressing non-discrete</w:t>
      </w:r>
      <w:r>
        <w:t xml:space="preserve"> thoughts</w:t>
      </w:r>
      <w:r w:rsidR="004970D6">
        <w:t xml:space="preserve"> simply do not lead to rebound effects</w:t>
      </w:r>
      <w:r w:rsidR="009524BC">
        <w:t xml:space="preserve"> in general</w:t>
      </w:r>
      <w:r>
        <w:t xml:space="preserve">. </w:t>
      </w:r>
      <w:r w:rsidR="009524BC">
        <w:t>Proving</w:t>
      </w:r>
      <w:r>
        <w:t xml:space="preserve"> this w</w:t>
      </w:r>
      <w:r w:rsidR="009524BC">
        <w:t>ould</w:t>
      </w:r>
      <w:r>
        <w:t xml:space="preserve"> require replicating the rebound with </w:t>
      </w:r>
      <w:r w:rsidR="009524BC">
        <w:t>multiple, ecologically valid</w:t>
      </w:r>
      <w:r>
        <w:t xml:space="preserve"> </w:t>
      </w:r>
      <w:r w:rsidR="009524BC">
        <w:t>non-discrete</w:t>
      </w:r>
      <w:r>
        <w:t xml:space="preserve"> thoughts. Second, it may be the case that rebound effects for </w:t>
      </w:r>
      <w:r w:rsidR="009524BC">
        <w:t>non-discrete</w:t>
      </w:r>
      <w:r>
        <w:t xml:space="preserve"> thoughts will only be found when the thoughts are related to particular</w:t>
      </w:r>
      <w:r w:rsidR="009524BC">
        <w:t xml:space="preserve"> samples or contexts</w:t>
      </w:r>
      <w:r>
        <w:t>.</w:t>
      </w:r>
      <w:r w:rsidRPr="003B57A6">
        <w:t xml:space="preserve"> </w:t>
      </w:r>
      <w:r>
        <w:t xml:space="preserve">Would rebound effects </w:t>
      </w:r>
      <w:r w:rsidRPr="009524BC">
        <w:t xml:space="preserve">for </w:t>
      </w:r>
      <w:r w:rsidR="009524BC" w:rsidRPr="009524BC">
        <w:t>food and diseases</w:t>
      </w:r>
      <w:r w:rsidRPr="009524BC">
        <w:t xml:space="preserve"> be</w:t>
      </w:r>
      <w:r>
        <w:t xml:space="preserve"> more prominent for </w:t>
      </w:r>
      <w:r w:rsidR="009524BC">
        <w:t xml:space="preserve">people with </w:t>
      </w:r>
      <w:r>
        <w:t>eating disorders (Thompson, 2004) and people higher in perceived vulnerability to diseases (Duncan et al., 2009), respectively? Would rebound effects of sex</w:t>
      </w:r>
      <w:r w:rsidR="009524BC">
        <w:t>-related thoughts</w:t>
      </w:r>
      <w:r>
        <w:t xml:space="preserve"> and failure</w:t>
      </w:r>
      <w:r w:rsidR="009524BC">
        <w:t>-related thoughts</w:t>
      </w:r>
      <w:r>
        <w:t xml:space="preserve"> show up among people high in sex addiction or low in self-esteem</w:t>
      </w:r>
      <w:r w:rsidR="009A47DA">
        <w:t xml:space="preserve"> respectively</w:t>
      </w:r>
      <w:r>
        <w:t>?</w:t>
      </w:r>
      <w:r w:rsidR="00A3269B">
        <w:t xml:space="preserve"> </w:t>
      </w:r>
      <w:r w:rsidR="009A47DA">
        <w:t>We encourage future studies to examine these more fine-grained questions.</w:t>
      </w:r>
    </w:p>
    <w:p w14:paraId="7043F48A" w14:textId="690811F8" w:rsidR="00304BF4" w:rsidRDefault="00304BF4" w:rsidP="0024661B">
      <w:r w:rsidRPr="00304BF4">
        <w:lastRenderedPageBreak/>
        <w:t xml:space="preserve">Finally, although our study provides a strong test of the rebound effect, one limitation is its asymmetrical factorial structure. Unlike the design shown in </w:t>
      </w:r>
      <w:r w:rsidR="00F31BB5">
        <w:t>Table</w:t>
      </w:r>
      <w:r w:rsidRPr="00304BF4">
        <w:t xml:space="preserve"> </w:t>
      </w:r>
      <w:r w:rsidR="00F31BB5">
        <w:t>3</w:t>
      </w:r>
      <w:r w:rsidRPr="00304BF4">
        <w:t xml:space="preserve">, a fully symmetrical version would include a condition in which participants suppress thoughts of a target word in Period 2 after first concentrating on that same word in Period 1 (see </w:t>
      </w:r>
      <w:r w:rsidR="00F31BB5">
        <w:t>Table 5</w:t>
      </w:r>
      <w:r w:rsidRPr="00304BF4">
        <w:t>). While such a condition would constitute a weaker test of the rebound effect—and thus run counter to the spirit of this Registered Replication Report—it would enable stronger tests of sequence effects by examining whether suppression after prior concentration produces different outcomes than suppression without prior concentration. In this way, a symmetrical design could enhance the internal validity of the paradigm and support more precise conclusions about the role of instruction order in thought suppression.</w:t>
      </w:r>
    </w:p>
    <w:p w14:paraId="18D8FB86" w14:textId="06B0E8E2" w:rsidR="007F5F65" w:rsidRPr="007F5F65" w:rsidRDefault="00F31BB5" w:rsidP="00304BF4">
      <w:pPr>
        <w:ind w:firstLine="0"/>
        <w:rPr>
          <w:rFonts w:cs="Times New Roman"/>
          <w:b/>
          <w:bCs/>
          <w:lang w:val="en-US"/>
        </w:rPr>
      </w:pPr>
      <w:r w:rsidRPr="007F5F65">
        <w:rPr>
          <w:rFonts w:cs="Times New Roman"/>
          <w:b/>
          <w:bCs/>
          <w:lang w:val="en-US"/>
        </w:rPr>
        <w:t>Table 5</w:t>
      </w:r>
    </w:p>
    <w:p w14:paraId="4CE68A2F" w14:textId="01888BBA" w:rsidR="00304BF4" w:rsidRPr="00F511FB" w:rsidRDefault="00304BF4" w:rsidP="00304BF4">
      <w:pPr>
        <w:ind w:firstLine="0"/>
        <w:rPr>
          <w:rFonts w:cs="Times New Roman"/>
          <w:i/>
          <w:iCs/>
          <w:lang w:val="en-US"/>
        </w:rPr>
      </w:pPr>
      <w:r>
        <w:rPr>
          <w:rFonts w:cs="Times New Roman"/>
          <w:i/>
          <w:iCs/>
          <w:lang w:val="en-US"/>
        </w:rPr>
        <w:t xml:space="preserve">A symmetrical </w:t>
      </w:r>
      <w:r w:rsidR="001E6BEA">
        <w:rPr>
          <w:rFonts w:cs="Times New Roman"/>
          <w:i/>
          <w:iCs/>
          <w:lang w:val="en-US"/>
        </w:rPr>
        <w:t xml:space="preserve">design </w:t>
      </w:r>
      <w:r>
        <w:rPr>
          <w:rFonts w:cs="Times New Roman"/>
          <w:i/>
          <w:iCs/>
          <w:lang w:val="en-US"/>
        </w:rPr>
        <w:t>alternative to</w:t>
      </w:r>
      <w:r w:rsidR="001E6BEA">
        <w:rPr>
          <w:rFonts w:cs="Times New Roman"/>
          <w:i/>
          <w:iCs/>
          <w:lang w:val="en-US"/>
        </w:rPr>
        <w:t xml:space="preserve"> test</w:t>
      </w:r>
      <w:r>
        <w:rPr>
          <w:rFonts w:cs="Times New Roman"/>
          <w:i/>
          <w:iCs/>
          <w:lang w:val="en-US"/>
        </w:rPr>
        <w:t xml:space="preserve"> rebound effects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3561"/>
        <w:gridCol w:w="3561"/>
      </w:tblGrid>
      <w:tr w:rsidR="00304BF4" w14:paraId="4E3274DD" w14:textId="77777777" w:rsidTr="00D754FA">
        <w:tc>
          <w:tcPr>
            <w:tcW w:w="2178" w:type="dxa"/>
            <w:tcBorders>
              <w:top w:val="single" w:sz="4" w:space="0" w:color="auto"/>
              <w:bottom w:val="single" w:sz="4" w:space="0" w:color="auto"/>
            </w:tcBorders>
          </w:tcPr>
          <w:p w14:paraId="43501B12" w14:textId="77777777" w:rsidR="00304BF4" w:rsidRDefault="00304BF4" w:rsidP="00D754FA">
            <w:pPr>
              <w:ind w:firstLine="0"/>
              <w:jc w:val="center"/>
              <w:rPr>
                <w:rFonts w:cs="Times New Roman"/>
                <w:lang w:val="en-US"/>
              </w:rPr>
            </w:pPr>
            <w:r>
              <w:rPr>
                <w:rFonts w:cs="Times New Roman"/>
                <w:lang w:val="en-US"/>
              </w:rPr>
              <w:t>Condition</w:t>
            </w:r>
          </w:p>
        </w:tc>
        <w:tc>
          <w:tcPr>
            <w:tcW w:w="3561" w:type="dxa"/>
            <w:tcBorders>
              <w:top w:val="single" w:sz="4" w:space="0" w:color="auto"/>
              <w:bottom w:val="single" w:sz="4" w:space="0" w:color="auto"/>
            </w:tcBorders>
          </w:tcPr>
          <w:p w14:paraId="732B4DE3" w14:textId="77777777" w:rsidR="00304BF4" w:rsidRDefault="00304BF4" w:rsidP="00D754FA">
            <w:pPr>
              <w:ind w:firstLine="0"/>
              <w:jc w:val="center"/>
              <w:rPr>
                <w:rFonts w:cs="Times New Roman"/>
                <w:lang w:val="en-US"/>
              </w:rPr>
            </w:pPr>
            <w:r>
              <w:rPr>
                <w:rFonts w:cs="Times New Roman"/>
                <w:lang w:val="en-US"/>
              </w:rPr>
              <w:t>Period 1</w:t>
            </w:r>
          </w:p>
        </w:tc>
        <w:tc>
          <w:tcPr>
            <w:tcW w:w="3561" w:type="dxa"/>
            <w:tcBorders>
              <w:top w:val="single" w:sz="4" w:space="0" w:color="auto"/>
              <w:bottom w:val="single" w:sz="4" w:space="0" w:color="auto"/>
            </w:tcBorders>
          </w:tcPr>
          <w:p w14:paraId="5F580130" w14:textId="77777777" w:rsidR="00304BF4" w:rsidRDefault="00304BF4" w:rsidP="00D754FA">
            <w:pPr>
              <w:ind w:firstLine="0"/>
              <w:jc w:val="center"/>
              <w:rPr>
                <w:rFonts w:cs="Times New Roman"/>
                <w:lang w:val="en-US"/>
              </w:rPr>
            </w:pPr>
            <w:r>
              <w:rPr>
                <w:rFonts w:cs="Times New Roman"/>
                <w:lang w:val="en-US"/>
              </w:rPr>
              <w:t>Period 2</w:t>
            </w:r>
          </w:p>
        </w:tc>
      </w:tr>
      <w:tr w:rsidR="00304BF4" w14:paraId="6D5D6327" w14:textId="77777777" w:rsidTr="00D754FA">
        <w:tc>
          <w:tcPr>
            <w:tcW w:w="2178" w:type="dxa"/>
            <w:tcBorders>
              <w:top w:val="single" w:sz="4" w:space="0" w:color="auto"/>
            </w:tcBorders>
          </w:tcPr>
          <w:p w14:paraId="00BA27BE" w14:textId="77777777" w:rsidR="00304BF4" w:rsidRDefault="00304BF4" w:rsidP="00D754FA">
            <w:pPr>
              <w:ind w:firstLine="0"/>
              <w:jc w:val="center"/>
              <w:rPr>
                <w:rFonts w:cs="Times New Roman"/>
                <w:lang w:val="en-US"/>
              </w:rPr>
            </w:pPr>
            <w:r>
              <w:rPr>
                <w:rFonts w:cs="Times New Roman"/>
                <w:lang w:val="en-US"/>
              </w:rPr>
              <w:t>Initial suppression</w:t>
            </w:r>
          </w:p>
        </w:tc>
        <w:tc>
          <w:tcPr>
            <w:tcW w:w="3561" w:type="dxa"/>
            <w:tcBorders>
              <w:top w:val="single" w:sz="4" w:space="0" w:color="auto"/>
            </w:tcBorders>
          </w:tcPr>
          <w:p w14:paraId="00935541" w14:textId="77777777" w:rsidR="00304BF4" w:rsidRDefault="00304BF4" w:rsidP="00D754FA">
            <w:pPr>
              <w:ind w:firstLine="0"/>
              <w:jc w:val="center"/>
              <w:rPr>
                <w:rFonts w:cs="Times New Roman"/>
                <w:lang w:val="en-US"/>
              </w:rPr>
            </w:pPr>
            <w:r>
              <w:rPr>
                <w:rFonts w:cs="Times New Roman"/>
                <w:noProof/>
                <w:lang w:val="en-US"/>
              </w:rPr>
              <mc:AlternateContent>
                <mc:Choice Requires="wps">
                  <w:drawing>
                    <wp:anchor distT="0" distB="0" distL="114300" distR="114300" simplePos="0" relativeHeight="251662336" behindDoc="0" locked="0" layoutInCell="1" allowOverlap="1" wp14:anchorId="31661C7A" wp14:editId="355F3C8D">
                      <wp:simplePos x="0" y="0"/>
                      <wp:positionH relativeFrom="column">
                        <wp:posOffset>1642196</wp:posOffset>
                      </wp:positionH>
                      <wp:positionV relativeFrom="paragraph">
                        <wp:posOffset>122366</wp:posOffset>
                      </wp:positionV>
                      <wp:extent cx="1219200" cy="345989"/>
                      <wp:effectExtent l="38100" t="57150" r="0" b="73660"/>
                      <wp:wrapNone/>
                      <wp:docPr id="1897513839" name="Straight Arrow Connector 2"/>
                      <wp:cNvGraphicFramePr/>
                      <a:graphic xmlns:a="http://schemas.openxmlformats.org/drawingml/2006/main">
                        <a:graphicData uri="http://schemas.microsoft.com/office/word/2010/wordprocessingShape">
                          <wps:wsp>
                            <wps:cNvCnPr/>
                            <wps:spPr>
                              <a:xfrm flipV="1">
                                <a:off x="0" y="0"/>
                                <a:ext cx="1219200" cy="345989"/>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5C534C" id="Straight Arrow Connector 2" o:spid="_x0000_s1026" type="#_x0000_t32" style="position:absolute;margin-left:129.3pt;margin-top:9.65pt;width:96pt;height:27.2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" strokecolor="black [3213]" strokeweight=".5pt">
                      <v:stroke dashstyle="dash" startarrow="block" endarrow="block" joinstyle="miter"/>
                    </v:shape>
                  </w:pict>
                </mc:Fallback>
              </mc:AlternateContent>
            </w:r>
            <w:r>
              <w:rPr>
                <w:rFonts w:cs="Times New Roman"/>
                <w:lang w:val="en-US"/>
              </w:rPr>
              <w:t>Suppression</w:t>
            </w:r>
          </w:p>
        </w:tc>
        <w:tc>
          <w:tcPr>
            <w:tcW w:w="3561" w:type="dxa"/>
            <w:tcBorders>
              <w:top w:val="single" w:sz="4" w:space="0" w:color="auto"/>
            </w:tcBorders>
          </w:tcPr>
          <w:p w14:paraId="2F3A5F0E" w14:textId="77777777" w:rsidR="00304BF4" w:rsidRDefault="00304BF4" w:rsidP="00D754FA">
            <w:pPr>
              <w:ind w:firstLine="0"/>
              <w:jc w:val="center"/>
              <w:rPr>
                <w:rFonts w:cs="Times New Roman"/>
                <w:lang w:val="en-US"/>
              </w:rPr>
            </w:pPr>
            <w:r>
              <w:rPr>
                <w:rFonts w:cs="Times New Roman"/>
                <w:noProof/>
                <w:lang w:val="en-US"/>
              </w:rPr>
              <mc:AlternateContent>
                <mc:Choice Requires="wps">
                  <w:drawing>
                    <wp:anchor distT="0" distB="0" distL="114300" distR="114300" simplePos="0" relativeHeight="251663360" behindDoc="0" locked="0" layoutInCell="1" allowOverlap="1" wp14:anchorId="21A2CAF6" wp14:editId="7D50FBC2">
                      <wp:simplePos x="0" y="0"/>
                      <wp:positionH relativeFrom="column">
                        <wp:posOffset>1030604</wp:posOffset>
                      </wp:positionH>
                      <wp:positionV relativeFrom="paragraph">
                        <wp:posOffset>1304</wp:posOffset>
                      </wp:positionV>
                      <wp:extent cx="598790" cy="665768"/>
                      <wp:effectExtent l="0" t="0" r="49530" b="0"/>
                      <wp:wrapNone/>
                      <wp:docPr id="490874307" name="Arc 3"/>
                      <wp:cNvGraphicFramePr/>
                      <a:graphic xmlns:a="http://schemas.openxmlformats.org/drawingml/2006/main">
                        <a:graphicData uri="http://schemas.microsoft.com/office/word/2010/wordprocessingShape">
                          <wps:wsp>
                            <wps:cNvSpPr/>
                            <wps:spPr>
                              <a:xfrm rot="2653512">
                                <a:off x="0" y="0"/>
                                <a:ext cx="598790" cy="665768"/>
                              </a:xfrm>
                              <a:prstGeom prst="arc">
                                <a:avLst/>
                              </a:prstGeom>
                              <a:ln>
                                <a:headEnd type="triangle"/>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F1F12" id="Arc 3" o:spid="_x0000_s1026" style="position:absolute;margin-left:81.15pt;margin-top:.1pt;width:47.15pt;height:52.4pt;rotation:2898343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8790,66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" path="m299395,nsc464746,,598790,149037,598790,332884r-299395,l299395,xem299395,nfc464746,,598790,149037,598790,332884e" filled="f" strokecolor="black [3200]" strokeweight=".5pt">
                      <v:stroke startarrow="block" endarrow="block" joinstyle="miter"/>
                      <v:path arrowok="t" o:connecttype="custom" o:connectlocs="299395,0;598790,332884" o:connectangles="0,0"/>
                    </v:shape>
                  </w:pict>
                </mc:Fallback>
              </mc:AlternateContent>
            </w:r>
            <w:r>
              <w:rPr>
                <w:rFonts w:cs="Times New Roman"/>
                <w:lang w:val="en-US"/>
              </w:rPr>
              <w:t>Concentration</w:t>
            </w:r>
          </w:p>
        </w:tc>
      </w:tr>
      <w:tr w:rsidR="00304BF4" w14:paraId="24B6A2D7" w14:textId="77777777" w:rsidTr="00D754FA">
        <w:tc>
          <w:tcPr>
            <w:tcW w:w="2178" w:type="dxa"/>
            <w:tcBorders>
              <w:bottom w:val="single" w:sz="4" w:space="0" w:color="auto"/>
            </w:tcBorders>
          </w:tcPr>
          <w:p w14:paraId="32B1B02A" w14:textId="77777777" w:rsidR="00304BF4" w:rsidRDefault="00304BF4" w:rsidP="00D754FA">
            <w:pPr>
              <w:ind w:firstLine="0"/>
              <w:jc w:val="center"/>
              <w:rPr>
                <w:rFonts w:cs="Times New Roman"/>
                <w:lang w:val="en-US"/>
              </w:rPr>
            </w:pPr>
            <w:r>
              <w:rPr>
                <w:rFonts w:cs="Times New Roman"/>
                <w:lang w:val="en-US"/>
              </w:rPr>
              <w:t>Initial concentration</w:t>
            </w:r>
          </w:p>
        </w:tc>
        <w:tc>
          <w:tcPr>
            <w:tcW w:w="3561" w:type="dxa"/>
            <w:tcBorders>
              <w:bottom w:val="single" w:sz="4" w:space="0" w:color="auto"/>
            </w:tcBorders>
          </w:tcPr>
          <w:p w14:paraId="65C00728" w14:textId="77777777" w:rsidR="00304BF4" w:rsidRDefault="00304BF4" w:rsidP="00D754FA">
            <w:pPr>
              <w:ind w:firstLine="0"/>
              <w:jc w:val="center"/>
              <w:rPr>
                <w:rFonts w:cs="Times New Roman"/>
                <w:lang w:val="en-US"/>
              </w:rPr>
            </w:pPr>
            <w:r>
              <w:rPr>
                <w:rFonts w:cs="Times New Roman"/>
                <w:lang w:val="en-US"/>
              </w:rPr>
              <w:t>Concentration</w:t>
            </w:r>
          </w:p>
        </w:tc>
        <w:tc>
          <w:tcPr>
            <w:tcW w:w="3561" w:type="dxa"/>
            <w:tcBorders>
              <w:bottom w:val="single" w:sz="4" w:space="0" w:color="auto"/>
            </w:tcBorders>
          </w:tcPr>
          <w:p w14:paraId="12DF89D0" w14:textId="33D7CEA6" w:rsidR="00304BF4" w:rsidRDefault="00304BF4" w:rsidP="00D754FA">
            <w:pPr>
              <w:ind w:firstLine="0"/>
              <w:jc w:val="center"/>
              <w:rPr>
                <w:rFonts w:cs="Times New Roman"/>
                <w:lang w:val="en-US"/>
              </w:rPr>
            </w:pPr>
            <w:r>
              <w:rPr>
                <w:rFonts w:cs="Times New Roman"/>
                <w:lang w:val="en-US"/>
              </w:rPr>
              <w:t>Suppression</w:t>
            </w:r>
          </w:p>
        </w:tc>
      </w:tr>
    </w:tbl>
    <w:p w14:paraId="0D91E761" w14:textId="18921229" w:rsidR="00304BF4" w:rsidRDefault="00304BF4" w:rsidP="00304BF4">
      <w:pPr>
        <w:ind w:firstLine="0"/>
        <w:rPr>
          <w:rFonts w:cs="Times New Roman"/>
          <w:lang w:val="en-US"/>
        </w:rPr>
      </w:pPr>
      <w:r w:rsidRPr="00304BF4">
        <w:rPr>
          <w:rFonts w:cs="Times New Roman"/>
          <w:i/>
          <w:iCs/>
          <w:lang w:val="en-US"/>
        </w:rPr>
        <w:t>Note:</w:t>
      </w:r>
      <w:r>
        <w:rPr>
          <w:rFonts w:cs="Times New Roman"/>
          <w:lang w:val="en-US"/>
        </w:rPr>
        <w:t xml:space="preserve"> Dashed line arrow indicates the comparison in Wegner et al. (1987); solid line arrow indicates a</w:t>
      </w:r>
      <w:r w:rsidR="001E6BEA">
        <w:rPr>
          <w:rFonts w:cs="Times New Roman"/>
          <w:lang w:val="en-US"/>
        </w:rPr>
        <w:t xml:space="preserve"> possible</w:t>
      </w:r>
      <w:r>
        <w:rPr>
          <w:rFonts w:cs="Times New Roman"/>
          <w:lang w:val="en-US"/>
        </w:rPr>
        <w:t xml:space="preserve"> alternative comparison.</w:t>
      </w:r>
    </w:p>
    <w:p w14:paraId="2CA861C4" w14:textId="0AE69349" w:rsidR="002B07FB" w:rsidRDefault="00135D71" w:rsidP="00F31BB5">
      <w:pPr>
        <w:rPr>
          <w:rFonts w:cs="Times New Roman"/>
          <w:b/>
        </w:rPr>
      </w:pPr>
      <w:r>
        <w:t xml:space="preserve">Despite these limitations, the present study provides a large scale, highly rigorous test of classic thought suppression phenomena. The results are unsupportive of the immediate enhancement effect but supportive of the post-suppression rebound effect. Aside from providing a more nuanced understanding of ironic mental processes, these results encourage future replications of </w:t>
      </w:r>
      <w:r w:rsidR="009B49CB">
        <w:t>important psychological theories since they may be more complex and less robust than once believed.</w:t>
      </w:r>
      <w:r w:rsidR="002B07FB">
        <w:br w:type="page"/>
      </w:r>
    </w:p>
    <w:p w14:paraId="510BD66A" w14:textId="6B3A0A41" w:rsidR="00EB60CE" w:rsidRPr="00816996" w:rsidRDefault="00EB60CE" w:rsidP="00816996">
      <w:pPr>
        <w:pStyle w:val="Heading1"/>
      </w:pPr>
      <w:r w:rsidRPr="00816996">
        <w:lastRenderedPageBreak/>
        <w:t>References</w:t>
      </w:r>
    </w:p>
    <w:p w14:paraId="70A26381" w14:textId="77777777" w:rsidR="00816996" w:rsidRPr="00816996" w:rsidRDefault="00816996" w:rsidP="00816996">
      <w:pPr>
        <w:ind w:left="720" w:hanging="720"/>
      </w:pPr>
      <w:r w:rsidRPr="00816996">
        <w:t xml:space="preserve">Abramowitz, J. S., Tolin, D. F., &amp; Street, G. P. (2001). Paradoxical effects of thought suppression: A meta-analysis of controlled studies. </w:t>
      </w:r>
      <w:r w:rsidRPr="00816996">
        <w:rPr>
          <w:i/>
          <w:iCs/>
        </w:rPr>
        <w:t xml:space="preserve">Clinical Psychology Review, 21, </w:t>
      </w:r>
      <w:r w:rsidRPr="00816996">
        <w:t>683-703</w:t>
      </w:r>
      <w:r w:rsidRPr="00816996">
        <w:rPr>
          <w:i/>
          <w:iCs/>
        </w:rPr>
        <w:t xml:space="preserve">. </w:t>
      </w:r>
      <w:r w:rsidRPr="00816996">
        <w:t xml:space="preserve">https://doi.org/10.1016/S0272-7358(00)00057-X </w:t>
      </w:r>
    </w:p>
    <w:p w14:paraId="609FBE7C" w14:textId="6366D658" w:rsidR="001D1386" w:rsidRPr="00A32472" w:rsidRDefault="001D1386" w:rsidP="001D1386">
      <w:pPr>
        <w:ind w:left="720" w:hanging="720"/>
        <w:rPr>
          <w:rFonts w:cs="Times New Roman"/>
          <w:color w:val="000000" w:themeColor="text1"/>
        </w:rPr>
      </w:pPr>
      <w:proofErr w:type="spellStart"/>
      <w:r w:rsidRPr="00A32472">
        <w:rPr>
          <w:rFonts w:cs="Times New Roman"/>
          <w:color w:val="000000" w:themeColor="text1"/>
        </w:rPr>
        <w:t>Ansfield</w:t>
      </w:r>
      <w:proofErr w:type="spellEnd"/>
      <w:r w:rsidRPr="00A32472">
        <w:rPr>
          <w:rFonts w:cs="Times New Roman"/>
          <w:color w:val="000000" w:themeColor="text1"/>
        </w:rPr>
        <w:t xml:space="preserve">, M. E., Wegner, D. M., &amp; Bowser, R. (1996). Ironic effects of sleep urgency. </w:t>
      </w:r>
      <w:r w:rsidRPr="00A32472">
        <w:rPr>
          <w:rFonts w:cs="Times New Roman"/>
          <w:i/>
          <w:color w:val="000000" w:themeColor="text1"/>
        </w:rPr>
        <w:t>Behaviour Research and Therapy, 34</w:t>
      </w:r>
      <w:r w:rsidRPr="00A32472">
        <w:rPr>
          <w:rFonts w:cs="Times New Roman"/>
          <w:color w:val="000000" w:themeColor="text1"/>
        </w:rPr>
        <w:t xml:space="preserve">, 523–531. </w:t>
      </w:r>
      <w:r w:rsidRPr="001D1386">
        <w:rPr>
          <w:rFonts w:cs="Times New Roman"/>
          <w:color w:val="000000" w:themeColor="text1"/>
        </w:rPr>
        <w:t>http://dx.doi.org/</w:t>
      </w:r>
      <w:r w:rsidRPr="00A32472">
        <w:rPr>
          <w:rFonts w:cs="Times New Roman"/>
          <w:color w:val="000000" w:themeColor="text1"/>
        </w:rPr>
        <w:t>10.1016/0005-7967(96)00031-9</w:t>
      </w:r>
    </w:p>
    <w:p w14:paraId="3ADBBA94" w14:textId="2710D4DD" w:rsidR="005A2905" w:rsidRDefault="005A2905" w:rsidP="00816996">
      <w:pPr>
        <w:ind w:left="720" w:hanging="720"/>
      </w:pPr>
      <w:r w:rsidRPr="005A2905">
        <w:t xml:space="preserve">Bates, D., </w:t>
      </w:r>
      <w:proofErr w:type="spellStart"/>
      <w:r w:rsidRPr="005A2905">
        <w:t>Mächler</w:t>
      </w:r>
      <w:proofErr w:type="spellEnd"/>
      <w:r w:rsidRPr="005A2905">
        <w:t>, M., Bolker, B., &amp; Walker, S. (2015). Fitting Linear Mixed-Effects Models Using lme4. </w:t>
      </w:r>
      <w:r w:rsidRPr="005A2905">
        <w:rPr>
          <w:i/>
          <w:iCs/>
        </w:rPr>
        <w:t>Journal of Statistical Software</w:t>
      </w:r>
      <w:r w:rsidRPr="005A2905">
        <w:t>, </w:t>
      </w:r>
      <w:r w:rsidRPr="005A2905">
        <w:rPr>
          <w:i/>
          <w:iCs/>
        </w:rPr>
        <w:t>67</w:t>
      </w:r>
      <w:r w:rsidRPr="005A2905">
        <w:t xml:space="preserve">, 1–48. </w:t>
      </w:r>
      <w:hyperlink r:id="rId16" w:history="1">
        <w:r w:rsidRPr="005A2905">
          <w:rPr>
            <w:rStyle w:val="Hyperlink"/>
            <w:color w:val="auto"/>
            <w:u w:val="none"/>
          </w:rPr>
          <w:t>https://doi.org/10.18637/jss.v067.i01</w:t>
        </w:r>
      </w:hyperlink>
    </w:p>
    <w:p w14:paraId="2946B7A9" w14:textId="64200138" w:rsidR="00720B63" w:rsidRPr="00396295" w:rsidRDefault="00720B63" w:rsidP="00816996">
      <w:pPr>
        <w:ind w:left="720" w:hanging="720"/>
        <w:rPr>
          <w:lang w:val="fr-FR"/>
        </w:rPr>
      </w:pPr>
      <w:proofErr w:type="spellStart"/>
      <w:r>
        <w:t>Beilock</w:t>
      </w:r>
      <w:proofErr w:type="spellEnd"/>
      <w:r>
        <w:t xml:space="preserve">, S. L., </w:t>
      </w:r>
      <w:proofErr w:type="spellStart"/>
      <w:r>
        <w:t>Afremow</w:t>
      </w:r>
      <w:proofErr w:type="spellEnd"/>
      <w:r>
        <w:t xml:space="preserve">, J. A., Rabe, A. L., &amp; Carr, T. H. (2001). “Don’t miss!” The debilitating effects of suppressive imagery on golf putting performance. </w:t>
      </w:r>
      <w:r w:rsidRPr="00396295">
        <w:rPr>
          <w:i/>
          <w:lang w:val="fr-FR"/>
        </w:rPr>
        <w:t xml:space="preserve">Journal of Sport &amp; </w:t>
      </w:r>
      <w:proofErr w:type="spellStart"/>
      <w:r w:rsidRPr="00396295">
        <w:rPr>
          <w:i/>
          <w:lang w:val="fr-FR"/>
        </w:rPr>
        <w:t>Exercise</w:t>
      </w:r>
      <w:proofErr w:type="spellEnd"/>
      <w:r w:rsidRPr="00396295">
        <w:rPr>
          <w:i/>
          <w:lang w:val="fr-FR"/>
        </w:rPr>
        <w:t xml:space="preserve"> Psychology, 23, </w:t>
      </w:r>
      <w:r w:rsidRPr="00396295">
        <w:rPr>
          <w:lang w:val="fr-FR"/>
        </w:rPr>
        <w:t xml:space="preserve">200 –221. </w:t>
      </w:r>
      <w:hyperlink r:id="rId17" w:history="1">
        <w:r w:rsidRPr="00396295">
          <w:rPr>
            <w:rStyle w:val="Hyperlink"/>
            <w:color w:val="auto"/>
            <w:u w:val="none"/>
            <w:lang w:val="fr-FR"/>
          </w:rPr>
          <w:t>http://dx.doi.org/10.1123/jsep.23.3.200</w:t>
        </w:r>
      </w:hyperlink>
    </w:p>
    <w:p w14:paraId="7400DBF0" w14:textId="18226935" w:rsidR="00190CBE" w:rsidRDefault="00190CBE" w:rsidP="00190CBE">
      <w:pPr>
        <w:shd w:val="clear" w:color="auto" w:fill="FFFFFF"/>
        <w:ind w:left="709" w:hanging="709"/>
      </w:pPr>
      <w:r>
        <w:t xml:space="preserve">Cioffi, D., &amp; Holloway, J. (1993). Delayed costs of suppressed pain. </w:t>
      </w:r>
      <w:r w:rsidRPr="00190CBE">
        <w:rPr>
          <w:i/>
          <w:iCs/>
        </w:rPr>
        <w:t>Journal of Personality and Social Psychology, 64,</w:t>
      </w:r>
      <w:r>
        <w:t xml:space="preserve"> 274–282. </w:t>
      </w:r>
      <w:r w:rsidRPr="00190CBE">
        <w:t>http://dx.doi.org/</w:t>
      </w:r>
      <w:r>
        <w:t>10.1037/0022-3514.64.2.274</w:t>
      </w:r>
    </w:p>
    <w:p w14:paraId="3C210EEF" w14:textId="3B638562" w:rsidR="00190CBE" w:rsidRDefault="00190CBE" w:rsidP="00190CBE">
      <w:pPr>
        <w:shd w:val="clear" w:color="auto" w:fill="FFFFFF"/>
        <w:ind w:left="709" w:hanging="709"/>
      </w:pPr>
      <w:r w:rsidRPr="00190CBE">
        <w:t>Duncan, L. A., Schaller, M., &amp; Park, J. H. (2009). Perceived vulnerability to disease: Development and validation of a 15-item self-report instrument. </w:t>
      </w:r>
      <w:r w:rsidRPr="00190CBE">
        <w:rPr>
          <w:i/>
          <w:iCs/>
        </w:rPr>
        <w:t>Personality and Individual Differences</w:t>
      </w:r>
      <w:r w:rsidRPr="00190CBE">
        <w:t>, </w:t>
      </w:r>
      <w:r w:rsidRPr="00190CBE">
        <w:rPr>
          <w:i/>
          <w:iCs/>
        </w:rPr>
        <w:t>47</w:t>
      </w:r>
      <w:r w:rsidRPr="00190CBE">
        <w:t xml:space="preserve">, 541-546. </w:t>
      </w:r>
      <w:hyperlink r:id="rId18" w:tgtFrame="_blank" w:history="1">
        <w:r w:rsidRPr="00190CBE">
          <w:rPr>
            <w:rStyle w:val="Hyperlink"/>
            <w:color w:val="auto"/>
            <w:u w:val="none"/>
          </w:rPr>
          <w:t>https://doi.org/10.1016/j.paid.2009.05.001</w:t>
        </w:r>
      </w:hyperlink>
    </w:p>
    <w:p w14:paraId="7CE4BE8E" w14:textId="2B70719D" w:rsidR="00BB1333" w:rsidRDefault="00BB1333" w:rsidP="008B5616">
      <w:pPr>
        <w:shd w:val="clear" w:color="auto" w:fill="FFFFFF"/>
        <w:ind w:left="709" w:hanging="709"/>
      </w:pPr>
      <w:r>
        <w:t xml:space="preserve">Fleiss, J. L. (1986). </w:t>
      </w:r>
      <w:r w:rsidRPr="00BB1333">
        <w:rPr>
          <w:i/>
        </w:rPr>
        <w:t>The Design and Analysis of Clinical Experiments.</w:t>
      </w:r>
      <w:r>
        <w:t xml:space="preserve"> John Wiley and Sons</w:t>
      </w:r>
      <w:r w:rsidR="002D1F67">
        <w:t>.</w:t>
      </w:r>
    </w:p>
    <w:p w14:paraId="4A413798" w14:textId="6E137E64" w:rsidR="008B5616" w:rsidRPr="008B5616" w:rsidRDefault="008B5616" w:rsidP="008B5616">
      <w:pPr>
        <w:shd w:val="clear" w:color="auto" w:fill="FFFFFF"/>
        <w:ind w:left="709" w:hanging="709"/>
        <w:rPr>
          <w:rFonts w:ascii="Arial" w:hAnsi="Arial" w:cs="Arial"/>
          <w:color w:val="767676"/>
          <w:sz w:val="21"/>
          <w:szCs w:val="21"/>
        </w:rPr>
      </w:pPr>
      <w:proofErr w:type="spellStart"/>
      <w:r>
        <w:t>Follenfant</w:t>
      </w:r>
      <w:proofErr w:type="spellEnd"/>
      <w:r>
        <w:t xml:space="preserve">, A., &amp; Ric, F. (2010). </w:t>
      </w:r>
      <w:proofErr w:type="spellStart"/>
      <w:r>
        <w:t>Behavioral</w:t>
      </w:r>
      <w:proofErr w:type="spellEnd"/>
      <w:r>
        <w:t xml:space="preserve"> rebound following stereotype suppression. </w:t>
      </w:r>
      <w:r w:rsidRPr="008B5616">
        <w:rPr>
          <w:i/>
        </w:rPr>
        <w:t>European Journal of Social Psychology, 40</w:t>
      </w:r>
      <w:r>
        <w:t>, 774–782.</w:t>
      </w:r>
      <w:r w:rsidRPr="008B5616">
        <w:rPr>
          <w:rFonts w:cs="Times New Roman"/>
        </w:rPr>
        <w:t xml:space="preserve"> </w:t>
      </w:r>
      <w:hyperlink r:id="rId19" w:history="1">
        <w:r w:rsidRPr="008B5616">
          <w:rPr>
            <w:rStyle w:val="Hyperlink"/>
            <w:rFonts w:cs="Times New Roman"/>
            <w:bCs/>
            <w:color w:val="auto"/>
            <w:u w:val="none"/>
          </w:rPr>
          <w:t>https://doi.org/10.1002/ejsp.649</w:t>
        </w:r>
      </w:hyperlink>
    </w:p>
    <w:p w14:paraId="2FEE8282" w14:textId="352BDE1E" w:rsidR="0055526F" w:rsidRDefault="0055526F" w:rsidP="00816996">
      <w:pPr>
        <w:ind w:left="720" w:hanging="720"/>
      </w:pPr>
      <w:r w:rsidRPr="0055526F">
        <w:t>Grubbs, F</w:t>
      </w:r>
      <w:r>
        <w:t>.</w:t>
      </w:r>
      <w:r w:rsidRPr="0055526F">
        <w:t xml:space="preserve"> E. (1950). Sample criteria for testing outlying observations. </w:t>
      </w:r>
      <w:r w:rsidRPr="0055526F">
        <w:rPr>
          <w:i/>
          <w:iCs/>
        </w:rPr>
        <w:t>Annals of Mathematical Statistics</w:t>
      </w:r>
      <w:r w:rsidRPr="0055526F">
        <w:t xml:space="preserve">. </w:t>
      </w:r>
      <w:r w:rsidRPr="0055526F">
        <w:rPr>
          <w:i/>
          <w:iCs/>
        </w:rPr>
        <w:t>21</w:t>
      </w:r>
      <w:r>
        <w:t>,</w:t>
      </w:r>
      <w:r w:rsidRPr="0055526F">
        <w:t xml:space="preserve"> 27–58. doi:10.1214/</w:t>
      </w:r>
      <w:proofErr w:type="spellStart"/>
      <w:r w:rsidRPr="0055526F">
        <w:t>aoms</w:t>
      </w:r>
      <w:proofErr w:type="spellEnd"/>
      <w:r w:rsidRPr="0055526F">
        <w:t xml:space="preserve">/1177729885. </w:t>
      </w:r>
    </w:p>
    <w:p w14:paraId="0DC4FFC4" w14:textId="5F328393" w:rsidR="00432146" w:rsidRDefault="00432146" w:rsidP="00816996">
      <w:pPr>
        <w:ind w:left="720" w:hanging="720"/>
      </w:pPr>
      <w:r w:rsidRPr="00432146">
        <w:lastRenderedPageBreak/>
        <w:t xml:space="preserve">Hagger, M. S., </w:t>
      </w:r>
      <w:proofErr w:type="spellStart"/>
      <w:r w:rsidRPr="00432146">
        <w:t>Chatzisarantis</w:t>
      </w:r>
      <w:proofErr w:type="spellEnd"/>
      <w:r w:rsidRPr="00432146">
        <w:t xml:space="preserve">, N. L. D., Alberts, H., </w:t>
      </w:r>
      <w:proofErr w:type="spellStart"/>
      <w:r w:rsidRPr="00432146">
        <w:t>Anggono</w:t>
      </w:r>
      <w:proofErr w:type="spellEnd"/>
      <w:r w:rsidRPr="00432146">
        <w:t xml:space="preserve">, C. O., Batailler, C., Birt, A. R., Brand, R., Brandt, M. J., Brewer, G., Bruyneel, S., Calvillo, D. P., Campbell, W. K., Cannon, P. R., Carlucci, M., Carruth, N. P., Cheung, T., Crowell, A., De Ridder, D. T. D., </w:t>
      </w:r>
      <w:proofErr w:type="spellStart"/>
      <w:r w:rsidRPr="00432146">
        <w:t>Dewitte</w:t>
      </w:r>
      <w:proofErr w:type="spellEnd"/>
      <w:r w:rsidRPr="00432146">
        <w:t xml:space="preserve">, S., Elson, M., … </w:t>
      </w:r>
      <w:proofErr w:type="spellStart"/>
      <w:r w:rsidRPr="00432146">
        <w:t>Zwienenberg</w:t>
      </w:r>
      <w:proofErr w:type="spellEnd"/>
      <w:r w:rsidRPr="00432146">
        <w:t>, M. (2016). A Multilab Preregistered Replication of the Ego-Depletion Effect. </w:t>
      </w:r>
      <w:r w:rsidRPr="00432146">
        <w:rPr>
          <w:i/>
          <w:iCs/>
        </w:rPr>
        <w:t xml:space="preserve">Perspectives on </w:t>
      </w:r>
      <w:r>
        <w:rPr>
          <w:i/>
          <w:iCs/>
        </w:rPr>
        <w:t>P</w:t>
      </w:r>
      <w:r w:rsidRPr="00432146">
        <w:rPr>
          <w:i/>
          <w:iCs/>
        </w:rPr>
        <w:t xml:space="preserve">sychological </w:t>
      </w:r>
      <w:r>
        <w:rPr>
          <w:i/>
          <w:iCs/>
        </w:rPr>
        <w:t>S</w:t>
      </w:r>
      <w:r w:rsidRPr="00432146">
        <w:rPr>
          <w:i/>
          <w:iCs/>
        </w:rPr>
        <w:t>cience</w:t>
      </w:r>
      <w:r w:rsidRPr="00432146">
        <w:t>, </w:t>
      </w:r>
      <w:r w:rsidRPr="00432146">
        <w:rPr>
          <w:i/>
          <w:iCs/>
        </w:rPr>
        <w:t>11</w:t>
      </w:r>
      <w:r w:rsidRPr="00432146">
        <w:t xml:space="preserve">, 546–573. https://doi.org/10.1177/1745691616652873 </w:t>
      </w:r>
    </w:p>
    <w:p w14:paraId="6A8D8273" w14:textId="3A669DEA" w:rsidR="008571B1" w:rsidRPr="00266E6F" w:rsidRDefault="008571B1" w:rsidP="00816996">
      <w:pPr>
        <w:ind w:left="720" w:hanging="720"/>
      </w:pPr>
      <w:r>
        <w:t xml:space="preserve">Hooper, N., Sandoz, E. K., Ashton, J., Clarke, A., &amp; McHugh, L. (2012). Comparing thought suppression and acceptance as coping techniques for food cravings. </w:t>
      </w:r>
      <w:r w:rsidRPr="008571B1">
        <w:rPr>
          <w:i/>
        </w:rPr>
        <w:t xml:space="preserve">Eating </w:t>
      </w:r>
      <w:proofErr w:type="spellStart"/>
      <w:r w:rsidRPr="008571B1">
        <w:rPr>
          <w:i/>
        </w:rPr>
        <w:t>behaviors</w:t>
      </w:r>
      <w:proofErr w:type="spellEnd"/>
      <w:r w:rsidRPr="008571B1">
        <w:rPr>
          <w:i/>
        </w:rPr>
        <w:t xml:space="preserve">, </w:t>
      </w:r>
      <w:r w:rsidRPr="00266E6F">
        <w:rPr>
          <w:i/>
        </w:rPr>
        <w:t>13</w:t>
      </w:r>
      <w:r w:rsidRPr="00266E6F">
        <w:t>, 62-64</w:t>
      </w:r>
      <w:r w:rsidRPr="00266E6F">
        <w:rPr>
          <w:rFonts w:cs="Times New Roman"/>
        </w:rPr>
        <w:t xml:space="preserve">. </w:t>
      </w:r>
      <w:hyperlink r:id="rId20" w:tgtFrame="_blank" w:tooltip="Persistent link using digital object identifier" w:history="1">
        <w:r w:rsidRPr="00266E6F">
          <w:rPr>
            <w:rStyle w:val="Hyperlink"/>
            <w:rFonts w:cs="Times New Roman"/>
            <w:color w:val="auto"/>
            <w:u w:val="none"/>
          </w:rPr>
          <w:t>https://doi.org/10.1016/j.eatbeh.2011.10.002</w:t>
        </w:r>
      </w:hyperlink>
    </w:p>
    <w:p w14:paraId="5907DC28" w14:textId="5B18D6A0" w:rsidR="00AE46AE" w:rsidRPr="00266E6F" w:rsidRDefault="00AE46AE" w:rsidP="00816996">
      <w:pPr>
        <w:ind w:left="720" w:hanging="720"/>
      </w:pPr>
      <w:proofErr w:type="spellStart"/>
      <w:r w:rsidRPr="00266E6F">
        <w:t>IJzerman</w:t>
      </w:r>
      <w:proofErr w:type="spellEnd"/>
      <w:r w:rsidRPr="00266E6F">
        <w:t xml:space="preserve">, H., </w:t>
      </w:r>
      <w:proofErr w:type="spellStart"/>
      <w:r w:rsidRPr="00266E6F">
        <w:t>Ropovik</w:t>
      </w:r>
      <w:proofErr w:type="spellEnd"/>
      <w:r w:rsidRPr="00266E6F">
        <w:t xml:space="preserve">, I., Ebersole, C. R., Tidwell, N. D., Markiewicz, Ł., de Lima, T. J. S., Wolf, D., Novak, S. A., Collins, W. M., Menon, M., de Souza, L. E. C., Sawicki, P., Boucher, L., </w:t>
      </w:r>
      <w:proofErr w:type="spellStart"/>
      <w:r w:rsidRPr="00266E6F">
        <w:t>Białek</w:t>
      </w:r>
      <w:proofErr w:type="spellEnd"/>
      <w:r w:rsidRPr="00266E6F">
        <w:t xml:space="preserve">, M., </w:t>
      </w:r>
      <w:proofErr w:type="spellStart"/>
      <w:r w:rsidRPr="00266E6F">
        <w:t>Idzikowska</w:t>
      </w:r>
      <w:proofErr w:type="spellEnd"/>
      <w:r w:rsidRPr="00266E6F">
        <w:t xml:space="preserve">, K., Razza, T. S., Kraus, S., Weissgerber, S. C., Baník, G., … Day, C. R. (2020). Many Labs 5: Registered Replication of Förster, Liberman, and Kuschel’s (2008) Study 1. </w:t>
      </w:r>
      <w:r w:rsidRPr="00266E6F">
        <w:rPr>
          <w:i/>
        </w:rPr>
        <w:t>Advances in Methods and Practices in Psychological Science, 3</w:t>
      </w:r>
      <w:r w:rsidRPr="00266E6F">
        <w:t>, 366–376. https://doi. org/10.1177/2515245920916513</w:t>
      </w:r>
    </w:p>
    <w:p w14:paraId="20D031FE" w14:textId="37733011" w:rsidR="00816996" w:rsidRPr="00816996" w:rsidRDefault="00816996" w:rsidP="00190CBE">
      <w:pPr>
        <w:ind w:left="720" w:hanging="720"/>
      </w:pPr>
      <w:r w:rsidRPr="00816996">
        <w:t xml:space="preserve">Magee, J. C., Harden, K. P., &amp; Teachman, B. A. (2012). Psychopathology and though suppression: A quantitative review. </w:t>
      </w:r>
      <w:r w:rsidRPr="00816996">
        <w:rPr>
          <w:i/>
          <w:iCs/>
        </w:rPr>
        <w:t>Clinical Psychology Review, 32</w:t>
      </w:r>
      <w:r w:rsidRPr="00816996">
        <w:t xml:space="preserve">, 189–201. https://doi.org/10.1016/j.cpr.2012.01.001 </w:t>
      </w:r>
    </w:p>
    <w:p w14:paraId="6119980B" w14:textId="52C79832" w:rsidR="00190CBE" w:rsidRDefault="00190CBE" w:rsidP="00190CBE">
      <w:pPr>
        <w:pStyle w:val="NormalWeb"/>
        <w:shd w:val="clear" w:color="auto" w:fill="FFFFFF"/>
        <w:spacing w:after="0" w:line="480" w:lineRule="auto"/>
        <w:ind w:left="709" w:hanging="709"/>
      </w:pPr>
      <w:r>
        <w:t xml:space="preserve">Magee, J. C., &amp; </w:t>
      </w:r>
      <w:proofErr w:type="spellStart"/>
      <w:r>
        <w:t>Zinbarg</w:t>
      </w:r>
      <w:proofErr w:type="spellEnd"/>
      <w:r>
        <w:t xml:space="preserve">, R. E. (2007). Suppressing and focusing on a negative memory in social anxiety: Effects on unwanted thoughts and mood. </w:t>
      </w:r>
      <w:r w:rsidRPr="00190CBE">
        <w:rPr>
          <w:i/>
          <w:iCs/>
        </w:rPr>
        <w:t>Behaviour Research and Therapy, 45,</w:t>
      </w:r>
      <w:r>
        <w:t xml:space="preserve"> 2836–2849. </w:t>
      </w:r>
      <w:r w:rsidRPr="00266E6F">
        <w:t>https://doi. org/</w:t>
      </w:r>
      <w:r>
        <w:t>10.1016/j.brat.2007.05.003</w:t>
      </w:r>
    </w:p>
    <w:p w14:paraId="1F1A4B26" w14:textId="4032349F" w:rsidR="001B2FAA" w:rsidRDefault="001B2FAA" w:rsidP="00190CBE">
      <w:pPr>
        <w:pStyle w:val="NormalWeb"/>
        <w:shd w:val="clear" w:color="auto" w:fill="FFFFFF"/>
        <w:spacing w:before="0" w:beforeAutospacing="0" w:after="0" w:afterAutospacing="0" w:line="480" w:lineRule="auto"/>
        <w:ind w:left="709" w:hanging="709"/>
      </w:pPr>
      <w:r>
        <w:t xml:space="preserve">Marcks, B. A., &amp; Woods, D. W. (2005). A comparison of thought suppression to an acceptance-based technique in the management of personal intrusive thoughts: A </w:t>
      </w:r>
      <w:r>
        <w:lastRenderedPageBreak/>
        <w:t xml:space="preserve">controlled evaluation. </w:t>
      </w:r>
      <w:r w:rsidRPr="001B2FAA">
        <w:rPr>
          <w:i/>
        </w:rPr>
        <w:t>Behaviour Research and Therapy, 43,</w:t>
      </w:r>
      <w:r>
        <w:t xml:space="preserve"> 433–445. </w:t>
      </w:r>
      <w:hyperlink r:id="rId21" w:tgtFrame="_blank" w:tooltip="Persistent link using digital object identifier" w:history="1">
        <w:r w:rsidRPr="001B2FAA">
          <w:rPr>
            <w:rStyle w:val="Hyperlink"/>
            <w:color w:val="auto"/>
            <w:u w:val="none"/>
          </w:rPr>
          <w:t>https://doi.org/10.1016/j.brat.2004.03.005</w:t>
        </w:r>
      </w:hyperlink>
    </w:p>
    <w:p w14:paraId="6BE4FE23" w14:textId="1DF2F226" w:rsidR="00BC36DE" w:rsidRPr="00266E6F" w:rsidRDefault="00BC36DE" w:rsidP="00816996">
      <w:pPr>
        <w:pStyle w:val="NormalWeb"/>
        <w:shd w:val="clear" w:color="auto" w:fill="FFFFFF"/>
        <w:spacing w:before="0" w:beforeAutospacing="0" w:after="0" w:afterAutospacing="0" w:line="480" w:lineRule="auto"/>
        <w:ind w:left="709" w:hanging="709"/>
        <w:rPr>
          <w:shd w:val="clear" w:color="auto" w:fill="FFFFFF"/>
        </w:rPr>
      </w:pPr>
      <w:r w:rsidRPr="00266E6F">
        <w:rPr>
          <w:shd w:val="clear" w:color="auto" w:fill="FFFFFF"/>
        </w:rPr>
        <w:t xml:space="preserve">Mathur, M. B., Bart-Plange, D.-J., Aczel, B., Bernstein, M. H., </w:t>
      </w:r>
      <w:proofErr w:type="spellStart"/>
      <w:r w:rsidRPr="00266E6F">
        <w:rPr>
          <w:shd w:val="clear" w:color="auto" w:fill="FFFFFF"/>
        </w:rPr>
        <w:t>Ciunci</w:t>
      </w:r>
      <w:proofErr w:type="spellEnd"/>
      <w:r w:rsidRPr="00266E6F">
        <w:rPr>
          <w:shd w:val="clear" w:color="auto" w:fill="FFFFFF"/>
        </w:rPr>
        <w:t>, A. M., Ebersole, C. R., . . . Frank, M. C. (</w:t>
      </w:r>
      <w:r w:rsidRPr="00266E6F">
        <w:rPr>
          <w:rStyle w:val="nlmyear"/>
          <w:shd w:val="clear" w:color="auto" w:fill="FFFFFF"/>
        </w:rPr>
        <w:t>2020</w:t>
      </w:r>
      <w:r w:rsidRPr="00266E6F">
        <w:rPr>
          <w:shd w:val="clear" w:color="auto" w:fill="FFFFFF"/>
        </w:rPr>
        <w:t>). </w:t>
      </w:r>
      <w:r w:rsidRPr="00266E6F">
        <w:rPr>
          <w:rStyle w:val="nlmarticle-title"/>
          <w:shd w:val="clear" w:color="auto" w:fill="FFFFFF"/>
        </w:rPr>
        <w:t>Many Labs 5: Registered multisite replication of the tempting-fate effects in Risen and Gilovich (2008)</w:t>
      </w:r>
      <w:r w:rsidRPr="00266E6F">
        <w:rPr>
          <w:shd w:val="clear" w:color="auto" w:fill="FFFFFF"/>
        </w:rPr>
        <w:t xml:space="preserve">. </w:t>
      </w:r>
      <w:r w:rsidRPr="00266E6F">
        <w:rPr>
          <w:i/>
          <w:shd w:val="clear" w:color="auto" w:fill="FFFFFF"/>
        </w:rPr>
        <w:t>Advances in Methods and Practices in Psychological Science, 3, </w:t>
      </w:r>
      <w:r w:rsidRPr="00266E6F">
        <w:rPr>
          <w:rStyle w:val="nlmfpage"/>
          <w:shd w:val="clear" w:color="auto" w:fill="FFFFFF"/>
        </w:rPr>
        <w:t>394</w:t>
      </w:r>
      <w:r w:rsidRPr="00266E6F">
        <w:rPr>
          <w:shd w:val="clear" w:color="auto" w:fill="FFFFFF"/>
        </w:rPr>
        <w:t>–</w:t>
      </w:r>
      <w:r w:rsidRPr="00266E6F">
        <w:rPr>
          <w:rStyle w:val="nlmlpage"/>
          <w:shd w:val="clear" w:color="auto" w:fill="FFFFFF"/>
        </w:rPr>
        <w:t>404</w:t>
      </w:r>
      <w:r w:rsidRPr="00266E6F">
        <w:rPr>
          <w:shd w:val="clear" w:color="auto" w:fill="FFFFFF"/>
        </w:rPr>
        <w:t>.</w:t>
      </w:r>
      <w:r w:rsidRPr="00266E6F">
        <w:t xml:space="preserve"> </w:t>
      </w:r>
      <w:hyperlink r:id="rId22" w:history="1">
        <w:r w:rsidRPr="00266E6F">
          <w:rPr>
            <w:rStyle w:val="Hyperlink"/>
            <w:color w:val="auto"/>
            <w:u w:val="none"/>
            <w:shd w:val="clear" w:color="auto" w:fill="FFFFFF"/>
          </w:rPr>
          <w:t>https://doi.org/10.1177/2515245918785165</w:t>
        </w:r>
      </w:hyperlink>
    </w:p>
    <w:p w14:paraId="3A23644A" w14:textId="6D0174A6" w:rsidR="00816996" w:rsidRPr="001548B6" w:rsidRDefault="00816996" w:rsidP="00816996">
      <w:pPr>
        <w:pStyle w:val="NormalWeb"/>
        <w:shd w:val="clear" w:color="auto" w:fill="FFFFFF"/>
        <w:spacing w:before="0" w:beforeAutospacing="0" w:after="0" w:afterAutospacing="0" w:line="480" w:lineRule="auto"/>
        <w:ind w:left="709" w:hanging="709"/>
      </w:pPr>
      <w:r w:rsidRPr="00816996">
        <w:t xml:space="preserve">Peirce, J. W., Gray, J. R., Simpson, S., MacAskill, M. R., </w:t>
      </w:r>
      <w:proofErr w:type="spellStart"/>
      <w:r w:rsidRPr="00816996">
        <w:t>Höchenberger</w:t>
      </w:r>
      <w:proofErr w:type="spellEnd"/>
      <w:r w:rsidRPr="00816996">
        <w:t>, R., Sogo, H., Kastman, E., Lindeløv, J. (2019). </w:t>
      </w:r>
      <w:hyperlink r:id="rId23" w:history="1">
        <w:r w:rsidR="00023BB4">
          <w:rPr>
            <w:rStyle w:val="Hyperlink"/>
            <w:color w:val="auto"/>
            <w:u w:val="none"/>
          </w:rPr>
          <w:t>PsychoPy2: E</w:t>
        </w:r>
        <w:r w:rsidRPr="00816996">
          <w:rPr>
            <w:rStyle w:val="Hyperlink"/>
            <w:color w:val="auto"/>
            <w:u w:val="none"/>
          </w:rPr>
          <w:t>xperiments in behavior made easy.</w:t>
        </w:r>
      </w:hyperlink>
      <w:r w:rsidRPr="00816996">
        <w:t> </w:t>
      </w:r>
      <w:r w:rsidRPr="00816996">
        <w:rPr>
          <w:rStyle w:val="Emphasis"/>
        </w:rPr>
        <w:t xml:space="preserve">Behavior </w:t>
      </w:r>
      <w:r w:rsidRPr="001548B6">
        <w:rPr>
          <w:rStyle w:val="Emphasis"/>
        </w:rPr>
        <w:t>Research Methods.</w:t>
      </w:r>
      <w:r w:rsidRPr="001548B6">
        <w:t> https://doi.org/10.3758/s13428-018-01193-y</w:t>
      </w:r>
    </w:p>
    <w:p w14:paraId="7921400A" w14:textId="7804E0A3" w:rsidR="001548B6" w:rsidRPr="001548B6" w:rsidRDefault="001548B6" w:rsidP="00023BB4">
      <w:pPr>
        <w:spacing w:after="0"/>
        <w:ind w:left="708" w:hanging="798"/>
        <w:rPr>
          <w:rFonts w:cs="Times New Roman"/>
          <w:lang w:val="en-US"/>
        </w:rPr>
      </w:pPr>
      <w:r w:rsidRPr="001548B6">
        <w:rPr>
          <w:rFonts w:cs="Times New Roman"/>
          <w:lang w:val="en-US"/>
        </w:rPr>
        <w:t xml:space="preserve">Simons, D. J., Holcombe, A. O., &amp; Spellman, B. A. (2014). An introduction to registered replication reports at Perspectives on Psychological Science. </w:t>
      </w:r>
      <w:r w:rsidRPr="001548B6">
        <w:rPr>
          <w:rFonts w:cs="Times New Roman"/>
          <w:i/>
          <w:iCs/>
          <w:lang w:val="en-US"/>
        </w:rPr>
        <w:t>Perspectives on Psychological Science, 9</w:t>
      </w:r>
      <w:r w:rsidRPr="001548B6">
        <w:rPr>
          <w:rFonts w:cs="Times New Roman"/>
          <w:lang w:val="en-US"/>
        </w:rPr>
        <w:t xml:space="preserve">, 552-555. </w:t>
      </w:r>
      <w:hyperlink r:id="rId24" w:history="1">
        <w:r w:rsidRPr="001548B6">
          <w:rPr>
            <w:rFonts w:cs="Times New Roman"/>
            <w:lang w:val="en-US"/>
          </w:rPr>
          <w:t>https://doi.org/10.1177/1745691614543974</w:t>
        </w:r>
      </w:hyperlink>
    </w:p>
    <w:p w14:paraId="300450A9" w14:textId="10AA879D" w:rsidR="00023BB4" w:rsidRPr="00396295" w:rsidRDefault="00023BB4" w:rsidP="00023BB4">
      <w:pPr>
        <w:spacing w:after="0"/>
        <w:ind w:left="708" w:hanging="798"/>
        <w:rPr>
          <w:rFonts w:eastAsia="Times New Roman" w:cs="Times New Roman"/>
          <w:lang w:val="fr-FR" w:eastAsia="zh-CN"/>
        </w:rPr>
      </w:pPr>
      <w:proofErr w:type="spellStart"/>
      <w:r w:rsidRPr="001548B6">
        <w:rPr>
          <w:rFonts w:eastAsia="Times New Roman" w:cs="Times New Roman"/>
          <w:lang w:val="en-AU" w:eastAsia="zh-CN"/>
        </w:rPr>
        <w:t>Singmann</w:t>
      </w:r>
      <w:proofErr w:type="spellEnd"/>
      <w:r w:rsidRPr="001548B6">
        <w:rPr>
          <w:rFonts w:eastAsia="Times New Roman" w:cs="Times New Roman"/>
          <w:lang w:val="en-AU" w:eastAsia="zh-CN"/>
        </w:rPr>
        <w:t>, H., Bolker, B., Westfall,</w:t>
      </w:r>
      <w:r w:rsidRPr="00721349">
        <w:rPr>
          <w:rFonts w:eastAsia="Times New Roman" w:cs="Times New Roman"/>
          <w:lang w:val="en-AU" w:eastAsia="zh-CN"/>
        </w:rPr>
        <w:t xml:space="preserve"> J., &amp; Aust, F. (2019). </w:t>
      </w:r>
      <w:proofErr w:type="spellStart"/>
      <w:r w:rsidRPr="00721349">
        <w:rPr>
          <w:rFonts w:eastAsia="Times New Roman" w:cs="Times New Roman"/>
          <w:lang w:val="en-AU" w:eastAsia="zh-CN"/>
        </w:rPr>
        <w:t>afex</w:t>
      </w:r>
      <w:proofErr w:type="spellEnd"/>
      <w:r w:rsidRPr="00721349">
        <w:rPr>
          <w:rFonts w:eastAsia="Times New Roman" w:cs="Times New Roman"/>
          <w:lang w:val="en-AU" w:eastAsia="zh-CN"/>
        </w:rPr>
        <w:t xml:space="preserve">: Analysis of Factorial Experiments. </w:t>
      </w:r>
      <w:r w:rsidRPr="00396295">
        <w:rPr>
          <w:rFonts w:eastAsia="Times New Roman" w:cs="Times New Roman"/>
          <w:lang w:val="fr-FR" w:eastAsia="zh-CN"/>
        </w:rPr>
        <w:t xml:space="preserve">R package version 0.25-1. </w:t>
      </w:r>
      <w:hyperlink r:id="rId25" w:history="1">
        <w:r w:rsidRPr="00396295">
          <w:rPr>
            <w:rStyle w:val="Hyperlink"/>
            <w:color w:val="auto"/>
            <w:u w:val="none"/>
            <w:lang w:val="fr-FR"/>
          </w:rPr>
          <w:t>https://CRAN.R-project.org/package=afex</w:t>
        </w:r>
      </w:hyperlink>
    </w:p>
    <w:p w14:paraId="786F9318" w14:textId="6783B699" w:rsidR="005A2905" w:rsidRDefault="005A2905" w:rsidP="005A2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08" w:hanging="708"/>
        <w:rPr>
          <w:rFonts w:eastAsia="Times New Roman" w:cs="Times New Roman"/>
          <w:bdr w:val="none" w:sz="0" w:space="0" w:color="auto" w:frame="1"/>
          <w:lang w:val="en-US" w:eastAsia="zh-CN"/>
        </w:rPr>
      </w:pPr>
      <w:r w:rsidRPr="005A2905">
        <w:rPr>
          <w:rFonts w:eastAsia="Times New Roman" w:cs="Times New Roman"/>
          <w:bdr w:val="none" w:sz="0" w:space="0" w:color="auto" w:frame="1"/>
          <w:lang w:val="en-US" w:eastAsia="zh-CN"/>
        </w:rPr>
        <w:t>Slepian, M. L., Oikawa, M., &amp; Smyth, J. M. (2014). Suppressing</w:t>
      </w:r>
      <w:r>
        <w:rPr>
          <w:rFonts w:eastAsia="Times New Roman" w:cs="Times New Roman"/>
          <w:bdr w:val="none" w:sz="0" w:space="0" w:color="auto" w:frame="1"/>
          <w:lang w:val="en-US" w:eastAsia="zh-CN"/>
        </w:rPr>
        <w:t xml:space="preserve"> </w:t>
      </w:r>
      <w:r w:rsidRPr="005A2905">
        <w:rPr>
          <w:rFonts w:eastAsia="Times New Roman" w:cs="Times New Roman"/>
          <w:bdr w:val="none" w:sz="0" w:space="0" w:color="auto" w:frame="1"/>
          <w:lang w:val="en-US" w:eastAsia="zh-CN"/>
        </w:rPr>
        <w:t>thoughts of evaluation whi</w:t>
      </w:r>
      <w:r>
        <w:rPr>
          <w:rFonts w:eastAsia="Times New Roman" w:cs="Times New Roman"/>
          <w:bdr w:val="none" w:sz="0" w:space="0" w:color="auto" w:frame="1"/>
          <w:lang w:val="en-US" w:eastAsia="zh-CN"/>
        </w:rPr>
        <w:t>l</w:t>
      </w:r>
      <w:r w:rsidRPr="005A2905">
        <w:rPr>
          <w:rFonts w:eastAsia="Times New Roman" w:cs="Times New Roman"/>
          <w:bdr w:val="none" w:sz="0" w:space="0" w:color="auto" w:frame="1"/>
          <w:lang w:val="en-US" w:eastAsia="zh-CN"/>
        </w:rPr>
        <w:t xml:space="preserve">e being evaluated. </w:t>
      </w:r>
      <w:r w:rsidRPr="005A2905">
        <w:rPr>
          <w:rFonts w:eastAsia="Times New Roman" w:cs="Times New Roman"/>
          <w:i/>
          <w:iCs/>
          <w:bdr w:val="none" w:sz="0" w:space="0" w:color="auto" w:frame="1"/>
          <w:lang w:val="en-US" w:eastAsia="zh-CN"/>
        </w:rPr>
        <w:t>Journal of Applied Social Psychology, 44,</w:t>
      </w:r>
      <w:r w:rsidRPr="005A2905">
        <w:rPr>
          <w:rFonts w:eastAsia="Times New Roman" w:cs="Times New Roman"/>
          <w:bdr w:val="none" w:sz="0" w:space="0" w:color="auto" w:frame="1"/>
          <w:lang w:val="en-US" w:eastAsia="zh-CN"/>
        </w:rPr>
        <w:t xml:space="preserve"> 31–39. https://doi.org/10.1111/jasp.12197</w:t>
      </w:r>
    </w:p>
    <w:p w14:paraId="185A9E74" w14:textId="79DDB5FF" w:rsidR="00190CBE" w:rsidRPr="00190CBE" w:rsidRDefault="00190CBE" w:rsidP="005A29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08" w:hanging="708"/>
        <w:rPr>
          <w:rFonts w:eastAsia="Times New Roman" w:cs="Times New Roman"/>
          <w:bdr w:val="none" w:sz="0" w:space="0" w:color="auto" w:frame="1"/>
          <w:lang w:val="en-US" w:eastAsia="zh-CN"/>
        </w:rPr>
      </w:pPr>
      <w:r w:rsidRPr="00190CBE">
        <w:rPr>
          <w:rFonts w:eastAsia="Times New Roman" w:cs="Times New Roman"/>
          <w:bdr w:val="none" w:sz="0" w:space="0" w:color="auto" w:frame="1"/>
          <w:lang w:val="en-US" w:eastAsia="zh-CN"/>
        </w:rPr>
        <w:t>Thompson, J. K. (Ed.). (2004). </w:t>
      </w:r>
      <w:r w:rsidRPr="00190CBE">
        <w:rPr>
          <w:rFonts w:eastAsia="Times New Roman" w:cs="Times New Roman"/>
          <w:i/>
          <w:iCs/>
          <w:bdr w:val="none" w:sz="0" w:space="0" w:color="auto" w:frame="1"/>
          <w:lang w:val="en-US" w:eastAsia="zh-CN"/>
        </w:rPr>
        <w:t>Handbook of eating disorders and obesity.</w:t>
      </w:r>
      <w:r w:rsidRPr="00190CBE">
        <w:rPr>
          <w:rFonts w:eastAsia="Times New Roman" w:cs="Times New Roman"/>
          <w:bdr w:val="none" w:sz="0" w:space="0" w:color="auto" w:frame="1"/>
          <w:lang w:val="en-US" w:eastAsia="zh-CN"/>
        </w:rPr>
        <w:t> John Wiley &amp; Sons.</w:t>
      </w:r>
    </w:p>
    <w:p w14:paraId="30973F55" w14:textId="77777777" w:rsidR="00023BB4" w:rsidRPr="00721349" w:rsidRDefault="00023BB4" w:rsidP="00023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08" w:hanging="708"/>
        <w:rPr>
          <w:rFonts w:eastAsia="Times New Roman" w:cs="Times New Roman"/>
          <w:lang w:val="en-AU" w:eastAsia="zh-CN"/>
        </w:rPr>
      </w:pPr>
      <w:proofErr w:type="spellStart"/>
      <w:r w:rsidRPr="00396295">
        <w:rPr>
          <w:rFonts w:eastAsia="Times New Roman" w:cs="Times New Roman"/>
          <w:bdr w:val="none" w:sz="0" w:space="0" w:color="auto" w:frame="1"/>
          <w:lang w:val="fr-FR" w:eastAsia="zh-CN"/>
        </w:rPr>
        <w:t>Viechtbauer</w:t>
      </w:r>
      <w:proofErr w:type="spellEnd"/>
      <w:r w:rsidRPr="00396295">
        <w:rPr>
          <w:rFonts w:eastAsia="Times New Roman" w:cs="Times New Roman"/>
          <w:bdr w:val="none" w:sz="0" w:space="0" w:color="auto" w:frame="1"/>
          <w:lang w:val="fr-FR" w:eastAsia="zh-CN"/>
        </w:rPr>
        <w:t xml:space="preserve">, W. (2010). </w:t>
      </w:r>
      <w:r w:rsidRPr="00721349">
        <w:rPr>
          <w:rFonts w:eastAsia="Times New Roman" w:cs="Times New Roman"/>
          <w:bdr w:val="none" w:sz="0" w:space="0" w:color="auto" w:frame="1"/>
          <w:lang w:val="en-AU" w:eastAsia="zh-CN"/>
        </w:rPr>
        <w:t xml:space="preserve">Conducting meta-analyses in R with the metafor package. </w:t>
      </w:r>
      <w:r w:rsidRPr="00721349">
        <w:rPr>
          <w:rFonts w:eastAsia="Times New Roman" w:cs="Times New Roman"/>
          <w:i/>
          <w:bdr w:val="none" w:sz="0" w:space="0" w:color="auto" w:frame="1"/>
          <w:lang w:val="en-AU" w:eastAsia="zh-CN"/>
        </w:rPr>
        <w:t>Journal of Statistical Software</w:t>
      </w:r>
      <w:r w:rsidRPr="00721349">
        <w:rPr>
          <w:rFonts w:eastAsia="Times New Roman" w:cs="Times New Roman"/>
          <w:bdr w:val="none" w:sz="0" w:space="0" w:color="auto" w:frame="1"/>
          <w:lang w:val="en-AU" w:eastAsia="zh-CN"/>
        </w:rPr>
        <w:t xml:space="preserve">, </w:t>
      </w:r>
      <w:r w:rsidRPr="00721349">
        <w:rPr>
          <w:rFonts w:eastAsia="Times New Roman" w:cs="Times New Roman"/>
          <w:i/>
          <w:bdr w:val="none" w:sz="0" w:space="0" w:color="auto" w:frame="1"/>
          <w:lang w:val="en-AU" w:eastAsia="zh-CN"/>
        </w:rPr>
        <w:t>36</w:t>
      </w:r>
      <w:r w:rsidRPr="00721349">
        <w:rPr>
          <w:rFonts w:eastAsia="Times New Roman" w:cs="Times New Roman"/>
          <w:bdr w:val="none" w:sz="0" w:space="0" w:color="auto" w:frame="1"/>
          <w:lang w:val="en-AU" w:eastAsia="zh-CN"/>
        </w:rPr>
        <w:t>, 1-48. http://www.jstatsoft.org/v36/i03/</w:t>
      </w:r>
    </w:p>
    <w:p w14:paraId="6E1AA6ED" w14:textId="77777777" w:rsidR="00816996" w:rsidRPr="00816996" w:rsidRDefault="00816996" w:rsidP="00816996">
      <w:pPr>
        <w:pStyle w:val="NoSpacing"/>
        <w:spacing w:line="480" w:lineRule="auto"/>
        <w:ind w:left="720" w:hanging="720"/>
        <w:rPr>
          <w:szCs w:val="24"/>
        </w:rPr>
      </w:pPr>
      <w:r w:rsidRPr="00816996">
        <w:rPr>
          <w:szCs w:val="24"/>
          <w:lang w:val="en-AU"/>
        </w:rPr>
        <w:t xml:space="preserve">Wang, D., Hagger, M. S., &amp; </w:t>
      </w:r>
      <w:proofErr w:type="spellStart"/>
      <w:r w:rsidRPr="00816996">
        <w:rPr>
          <w:szCs w:val="24"/>
          <w:lang w:val="en-AU"/>
        </w:rPr>
        <w:t>Chatzisarantis</w:t>
      </w:r>
      <w:proofErr w:type="spellEnd"/>
      <w:r w:rsidRPr="00816996">
        <w:rPr>
          <w:szCs w:val="24"/>
          <w:lang w:val="en-AU"/>
        </w:rPr>
        <w:t xml:space="preserve">, N. L. D. (2020). Ironic effects of thought suppression – A meta-analysis. </w:t>
      </w:r>
      <w:r w:rsidRPr="00396295">
        <w:rPr>
          <w:i/>
          <w:szCs w:val="24"/>
          <w:lang w:val="fr-FR"/>
        </w:rPr>
        <w:t xml:space="preserve">Perspectives on </w:t>
      </w:r>
      <w:proofErr w:type="spellStart"/>
      <w:r w:rsidRPr="00396295">
        <w:rPr>
          <w:i/>
          <w:szCs w:val="24"/>
          <w:lang w:val="fr-FR"/>
        </w:rPr>
        <w:t>Psychological</w:t>
      </w:r>
      <w:proofErr w:type="spellEnd"/>
      <w:r w:rsidRPr="00396295">
        <w:rPr>
          <w:i/>
          <w:szCs w:val="24"/>
          <w:lang w:val="fr-FR"/>
        </w:rPr>
        <w:t xml:space="preserve"> Science, 15, </w:t>
      </w:r>
      <w:r w:rsidRPr="00396295">
        <w:rPr>
          <w:szCs w:val="24"/>
          <w:lang w:val="fr-FR"/>
        </w:rPr>
        <w:t>778-793.</w:t>
      </w:r>
      <w:r w:rsidRPr="00816996">
        <w:rPr>
          <w:szCs w:val="24"/>
        </w:rPr>
        <w:t xml:space="preserve"> </w:t>
      </w:r>
      <w:hyperlink r:id="rId26" w:history="1">
        <w:r w:rsidRPr="00816996">
          <w:rPr>
            <w:rStyle w:val="Hyperlink"/>
            <w:color w:val="auto"/>
            <w:szCs w:val="24"/>
            <w:u w:val="none"/>
            <w:shd w:val="clear" w:color="auto" w:fill="FFFFFF"/>
          </w:rPr>
          <w:t>https://doi.org/10.1177/1745691619898795</w:t>
        </w:r>
      </w:hyperlink>
    </w:p>
    <w:p w14:paraId="0F82C125" w14:textId="77777777" w:rsidR="00816996" w:rsidRPr="00396295" w:rsidRDefault="00816996" w:rsidP="00816996">
      <w:pPr>
        <w:ind w:left="720" w:hanging="720"/>
        <w:rPr>
          <w:lang w:val="fr-FR"/>
        </w:rPr>
      </w:pPr>
      <w:proofErr w:type="spellStart"/>
      <w:r w:rsidRPr="00396295">
        <w:rPr>
          <w:lang w:val="fr-FR"/>
        </w:rPr>
        <w:lastRenderedPageBreak/>
        <w:t>Wegner</w:t>
      </w:r>
      <w:proofErr w:type="spellEnd"/>
      <w:r w:rsidRPr="00396295">
        <w:rPr>
          <w:lang w:val="fr-FR"/>
        </w:rPr>
        <w:t xml:space="preserve">, D. M. (1994). </w:t>
      </w:r>
      <w:r w:rsidRPr="00816996">
        <w:t xml:space="preserve">Ironic processes of mental control. </w:t>
      </w:r>
      <w:proofErr w:type="spellStart"/>
      <w:r w:rsidRPr="00396295">
        <w:rPr>
          <w:i/>
          <w:iCs/>
          <w:lang w:val="fr-FR"/>
        </w:rPr>
        <w:t>Psychological</w:t>
      </w:r>
      <w:proofErr w:type="spellEnd"/>
      <w:r w:rsidRPr="00396295">
        <w:rPr>
          <w:i/>
          <w:iCs/>
          <w:lang w:val="fr-FR"/>
        </w:rPr>
        <w:t xml:space="preserve"> </w:t>
      </w:r>
      <w:proofErr w:type="spellStart"/>
      <w:r w:rsidRPr="00396295">
        <w:rPr>
          <w:i/>
          <w:iCs/>
          <w:lang w:val="fr-FR"/>
        </w:rPr>
        <w:t>Review</w:t>
      </w:r>
      <w:proofErr w:type="spellEnd"/>
      <w:r w:rsidRPr="00396295">
        <w:rPr>
          <w:i/>
          <w:iCs/>
          <w:lang w:val="fr-FR"/>
        </w:rPr>
        <w:t xml:space="preserve">, 101, </w:t>
      </w:r>
      <w:r w:rsidRPr="00396295">
        <w:rPr>
          <w:lang w:val="fr-FR"/>
        </w:rPr>
        <w:t>34-52. https://doi.org/10.1037/0033-295X.101.1.34</w:t>
      </w:r>
    </w:p>
    <w:p w14:paraId="01D3411A" w14:textId="67494FD2" w:rsidR="005A2905" w:rsidRDefault="005A2905" w:rsidP="00720B63">
      <w:pPr>
        <w:shd w:val="clear" w:color="auto" w:fill="FFFFFF"/>
        <w:ind w:left="720" w:hangingChars="300" w:hanging="720"/>
        <w:rPr>
          <w:rFonts w:cs="Times New Roman"/>
          <w:color w:val="000000" w:themeColor="text1"/>
        </w:rPr>
      </w:pPr>
      <w:r w:rsidRPr="005A2905">
        <w:rPr>
          <w:rFonts w:cs="Times New Roman"/>
          <w:color w:val="000000" w:themeColor="text1"/>
        </w:rPr>
        <w:t>Wegner, D. M. (1997). When the Antidote is the Poison: Ironic Mental Control Processes. </w:t>
      </w:r>
      <w:r w:rsidRPr="005A2905">
        <w:rPr>
          <w:rFonts w:cs="Times New Roman"/>
          <w:i/>
          <w:iCs/>
          <w:color w:val="000000" w:themeColor="text1"/>
        </w:rPr>
        <w:t xml:space="preserve">Psychological </w:t>
      </w:r>
      <w:r w:rsidRPr="005A2905">
        <w:rPr>
          <w:rFonts w:cs="Times New Roman"/>
          <w:i/>
          <w:iCs/>
        </w:rPr>
        <w:t>Science</w:t>
      </w:r>
      <w:r w:rsidRPr="005A2905">
        <w:rPr>
          <w:rFonts w:cs="Times New Roman"/>
        </w:rPr>
        <w:t>, </w:t>
      </w:r>
      <w:r w:rsidRPr="005A2905">
        <w:rPr>
          <w:rFonts w:cs="Times New Roman"/>
          <w:i/>
          <w:iCs/>
        </w:rPr>
        <w:t>8</w:t>
      </w:r>
      <w:r w:rsidRPr="005A2905">
        <w:rPr>
          <w:rFonts w:cs="Times New Roman"/>
        </w:rPr>
        <w:t>, 148-150. </w:t>
      </w:r>
      <w:hyperlink r:id="rId27" w:history="1">
        <w:r w:rsidRPr="005A2905">
          <w:rPr>
            <w:rStyle w:val="Hyperlink"/>
            <w:rFonts w:cs="Times New Roman"/>
            <w:color w:val="auto"/>
            <w:u w:val="none"/>
          </w:rPr>
          <w:t>https://doi.org/10.1111/j.1467-9280.1997.tb00399.x</w:t>
        </w:r>
      </w:hyperlink>
    </w:p>
    <w:p w14:paraId="432625B1" w14:textId="10720916" w:rsidR="00720B63" w:rsidRPr="00396295" w:rsidRDefault="00720B63" w:rsidP="00720B63">
      <w:pPr>
        <w:shd w:val="clear" w:color="auto" w:fill="FFFFFF"/>
        <w:ind w:left="720" w:hangingChars="300" w:hanging="720"/>
        <w:rPr>
          <w:rFonts w:cs="Times New Roman"/>
          <w:color w:val="000000" w:themeColor="text1"/>
          <w:lang w:val="fr-FR"/>
        </w:rPr>
      </w:pPr>
      <w:r w:rsidRPr="00A32472">
        <w:rPr>
          <w:rFonts w:cs="Times New Roman"/>
          <w:color w:val="000000" w:themeColor="text1"/>
        </w:rPr>
        <w:t xml:space="preserve">Wegner, D. M. (2009). How to think, say, or do precisely the worst thing for any occasion. </w:t>
      </w:r>
      <w:r w:rsidRPr="00396295">
        <w:rPr>
          <w:rFonts w:cs="Times New Roman"/>
          <w:i/>
          <w:color w:val="000000" w:themeColor="text1"/>
          <w:lang w:val="fr-FR"/>
        </w:rPr>
        <w:t>Science, 325</w:t>
      </w:r>
      <w:r w:rsidRPr="00396295">
        <w:rPr>
          <w:rFonts w:cs="Times New Roman"/>
          <w:color w:val="000000" w:themeColor="text1"/>
          <w:lang w:val="fr-FR"/>
        </w:rPr>
        <w:t xml:space="preserve">, 48-50. </w:t>
      </w:r>
      <w:r w:rsidRPr="00396295">
        <w:rPr>
          <w:lang w:val="fr-FR"/>
        </w:rPr>
        <w:t>https://doi.org/</w:t>
      </w:r>
      <w:r w:rsidRPr="00396295">
        <w:rPr>
          <w:rFonts w:cs="Times New Roman"/>
          <w:color w:val="000000" w:themeColor="text1"/>
          <w:lang w:val="fr-FR"/>
        </w:rPr>
        <w:t>10.1126/science.1167346</w:t>
      </w:r>
    </w:p>
    <w:p w14:paraId="26386369" w14:textId="77777777" w:rsidR="00816996" w:rsidRPr="00816996" w:rsidRDefault="00816996" w:rsidP="00816996">
      <w:pPr>
        <w:ind w:left="720" w:hanging="720"/>
      </w:pPr>
      <w:proofErr w:type="spellStart"/>
      <w:r w:rsidRPr="00396295">
        <w:rPr>
          <w:lang w:val="fr-FR"/>
        </w:rPr>
        <w:t>Wegner</w:t>
      </w:r>
      <w:proofErr w:type="spellEnd"/>
      <w:r w:rsidRPr="00396295">
        <w:rPr>
          <w:lang w:val="fr-FR"/>
        </w:rPr>
        <w:t xml:space="preserve">, D. M., &amp; </w:t>
      </w:r>
      <w:proofErr w:type="spellStart"/>
      <w:r w:rsidRPr="00396295">
        <w:rPr>
          <w:lang w:val="fr-FR"/>
        </w:rPr>
        <w:t>Erber</w:t>
      </w:r>
      <w:proofErr w:type="spellEnd"/>
      <w:r w:rsidRPr="00396295">
        <w:rPr>
          <w:lang w:val="fr-FR"/>
        </w:rPr>
        <w:t xml:space="preserve">, R. (1992). </w:t>
      </w:r>
      <w:r w:rsidRPr="00816996">
        <w:t xml:space="preserve">The </w:t>
      </w:r>
      <w:proofErr w:type="spellStart"/>
      <w:r w:rsidRPr="00816996">
        <w:t>hyperaccessibility</w:t>
      </w:r>
      <w:proofErr w:type="spellEnd"/>
      <w:r w:rsidRPr="00816996">
        <w:t xml:space="preserve"> of suppressed thoughts. </w:t>
      </w:r>
      <w:r w:rsidRPr="00816996">
        <w:rPr>
          <w:i/>
          <w:iCs/>
        </w:rPr>
        <w:t xml:space="preserve">Journal of Personality and Social Psychology, 63, </w:t>
      </w:r>
      <w:r w:rsidRPr="00816996">
        <w:t>903-912. https://doi.org/10.1037/0022-3514.63.6.903</w:t>
      </w:r>
    </w:p>
    <w:p w14:paraId="5C4A8B1C" w14:textId="77777777" w:rsidR="00816996" w:rsidRPr="00816996" w:rsidRDefault="00816996" w:rsidP="00816996">
      <w:pPr>
        <w:ind w:left="720" w:hanging="720"/>
      </w:pPr>
      <w:r w:rsidRPr="00816996">
        <w:t xml:space="preserve">Wegner, D. M., Schneider, D. J., Carter, S., &amp; White, T. (1987). Paradoxical effects of thought suppression. </w:t>
      </w:r>
      <w:r w:rsidRPr="00816996">
        <w:rPr>
          <w:i/>
          <w:iCs/>
        </w:rPr>
        <w:t xml:space="preserve">Journal of Personality and Social Psychology, 53, </w:t>
      </w:r>
      <w:r w:rsidRPr="00816996">
        <w:t>5-13. https://doi.org/10.1037//0022-3514.53.1.5</w:t>
      </w:r>
    </w:p>
    <w:p w14:paraId="51DD88D5" w14:textId="186C2726" w:rsidR="006D2FCD" w:rsidRDefault="006D2FCD" w:rsidP="00816996">
      <w:pPr>
        <w:ind w:left="709" w:hanging="709"/>
        <w:rPr>
          <w:rFonts w:cs="Times New Roman"/>
          <w:color w:val="000000" w:themeColor="text1"/>
          <w:lang w:val="en"/>
        </w:rPr>
      </w:pPr>
      <w:r w:rsidRPr="00A32472">
        <w:rPr>
          <w:rFonts w:cs="Times New Roman"/>
          <w:color w:val="000000" w:themeColor="text1"/>
          <w:lang w:val="en"/>
        </w:rPr>
        <w:t xml:space="preserve">Wegner, D. M., Schneider, D. J., Knutson, B., &amp; McMahon, S. R. (1991). Polluting the stream of consciousness: The effect of thought suppression on the mind’s environment. </w:t>
      </w:r>
      <w:r w:rsidRPr="00A32472">
        <w:rPr>
          <w:rFonts w:cs="Times New Roman"/>
          <w:i/>
          <w:color w:val="000000" w:themeColor="text1"/>
          <w:lang w:val="en"/>
        </w:rPr>
        <w:t>Cognitive Therapy and Research, 15</w:t>
      </w:r>
      <w:r w:rsidRPr="00A32472">
        <w:rPr>
          <w:rFonts w:cs="Times New Roman"/>
          <w:color w:val="000000" w:themeColor="text1"/>
          <w:lang w:val="en"/>
        </w:rPr>
        <w:t xml:space="preserve">, 141–152. </w:t>
      </w:r>
      <w:r w:rsidRPr="00816996">
        <w:t>https://doi.org/</w:t>
      </w:r>
      <w:r w:rsidRPr="00A32472">
        <w:rPr>
          <w:rFonts w:cs="Times New Roman"/>
          <w:color w:val="000000" w:themeColor="text1"/>
          <w:lang w:val="en"/>
        </w:rPr>
        <w:t>10.1007/BF01173204</w:t>
      </w:r>
    </w:p>
    <w:p w14:paraId="4195C7B7" w14:textId="4EF146B8" w:rsidR="00F531CD" w:rsidRDefault="00C81607" w:rsidP="00816996">
      <w:pPr>
        <w:ind w:left="709" w:hanging="709"/>
      </w:pPr>
      <w:r>
        <w:t xml:space="preserve">Wistrich, A. J., Guthrie, C., &amp; </w:t>
      </w:r>
      <w:proofErr w:type="spellStart"/>
      <w:r>
        <w:t>Rachlinski</w:t>
      </w:r>
      <w:proofErr w:type="spellEnd"/>
      <w:r>
        <w:t xml:space="preserve">, J. J. (2005). Can judges ignore inadmissible information? The difficulty of deliberately disregarding. </w:t>
      </w:r>
      <w:r w:rsidRPr="00C81607">
        <w:rPr>
          <w:i/>
        </w:rPr>
        <w:t>University of Pennsylvania Law Review, 153</w:t>
      </w:r>
      <w:r>
        <w:t>, 1251–1345. https://doi. org/10.2307/4150614</w:t>
      </w:r>
    </w:p>
    <w:p w14:paraId="1932E2ED" w14:textId="77777777" w:rsidR="00F531CD" w:rsidRDefault="00F531CD">
      <w:pPr>
        <w:spacing w:line="259" w:lineRule="auto"/>
        <w:ind w:firstLine="0"/>
      </w:pPr>
      <w:r>
        <w:br w:type="page"/>
      </w:r>
    </w:p>
    <w:p w14:paraId="153C8CC6" w14:textId="572007FA" w:rsidR="000B5650" w:rsidRPr="00F531CD" w:rsidRDefault="00F531CD" w:rsidP="00F531CD">
      <w:pPr>
        <w:ind w:left="709" w:hanging="709"/>
        <w:jc w:val="center"/>
        <w:rPr>
          <w:rFonts w:cs="Times New Roman"/>
          <w:b/>
          <w:bCs/>
        </w:rPr>
      </w:pPr>
      <w:r w:rsidRPr="00F531CD">
        <w:rPr>
          <w:rFonts w:cs="Times New Roman"/>
          <w:b/>
          <w:bCs/>
        </w:rPr>
        <w:lastRenderedPageBreak/>
        <w:t>Appendix A: Deviation from protocols</w:t>
      </w:r>
    </w:p>
    <w:p w14:paraId="3F59A91B" w14:textId="27EDD2F5" w:rsidR="00F531CD" w:rsidRPr="00F531CD" w:rsidRDefault="00F531CD" w:rsidP="00816996">
      <w:pPr>
        <w:ind w:left="709" w:hanging="709"/>
        <w:rPr>
          <w:rFonts w:cs="Times New Roman"/>
          <w:b/>
          <w:bCs/>
        </w:rPr>
      </w:pPr>
      <w:r w:rsidRPr="00F531CD">
        <w:rPr>
          <w:rFonts w:cs="Times New Roman"/>
          <w:b/>
          <w:bCs/>
        </w:rPr>
        <w:t>Study 1</w:t>
      </w:r>
    </w:p>
    <w:p w14:paraId="69B41B22" w14:textId="3A1A8695" w:rsidR="00F531CD" w:rsidRDefault="00F531CD" w:rsidP="00F531CD">
      <w:pPr>
        <w:ind w:firstLine="0"/>
      </w:pPr>
      <w:r>
        <w:rPr>
          <w:rFonts w:cs="Times New Roman"/>
        </w:rPr>
        <w:t xml:space="preserve">The preregistered sample size was 80 per lab after exclusion criteria were applied. However, seven labs did not meet these criteria. Their sample sizes were </w:t>
      </w:r>
      <w:r>
        <w:t>40, 70, 74, 75, 76, 76, and 78,</w:t>
      </w:r>
    </w:p>
    <w:p w14:paraId="0BC61440" w14:textId="01E2FAC5" w:rsidR="00201C6F" w:rsidRDefault="00201C6F" w:rsidP="00F531CD">
      <w:pPr>
        <w:ind w:firstLine="0"/>
      </w:pPr>
      <w:r>
        <w:t xml:space="preserve">One lab did not randomly assign participants to target words (one of the four target words did not have any participants). </w:t>
      </w:r>
      <w:r w:rsidRPr="00764BB5">
        <w:rPr>
          <w:highlight w:val="yellow"/>
          <w:rPrChange w:id="9" w:author="Hussey, Ian (PSY)" w:date="2025-09-05T14:32:00Z" w16du:dateUtc="2025-09-05T13:32:00Z">
            <w:rPr/>
          </w:rPrChange>
        </w:rPr>
        <w:t xml:space="preserve">We accepted this labs’ data but did not calculate the </w:t>
      </w:r>
      <w:r w:rsidR="00E6420E" w:rsidRPr="00764BB5">
        <w:rPr>
          <w:highlight w:val="yellow"/>
          <w:rPrChange w:id="10" w:author="Hussey, Ian (PSY)" w:date="2025-09-05T14:32:00Z" w16du:dateUtc="2025-09-05T13:32:00Z">
            <w:rPr/>
          </w:rPrChange>
        </w:rPr>
        <w:t>four-way</w:t>
      </w:r>
      <w:r w:rsidRPr="00764BB5">
        <w:rPr>
          <w:highlight w:val="yellow"/>
          <w:rPrChange w:id="11" w:author="Hussey, Ian (PSY)" w:date="2025-09-05T14:32:00Z" w16du:dateUtc="2025-09-05T13:32:00Z">
            <w:rPr/>
          </w:rPrChange>
        </w:rPr>
        <w:t xml:space="preserve"> interaction for this lab.</w:t>
      </w:r>
    </w:p>
    <w:p w14:paraId="14CAF436" w14:textId="352055EB" w:rsidR="00D54BBF" w:rsidRPr="00816996" w:rsidRDefault="00D54BBF" w:rsidP="00F531CD">
      <w:pPr>
        <w:ind w:firstLine="0"/>
        <w:rPr>
          <w:rFonts w:cs="Times New Roman"/>
        </w:rPr>
      </w:pPr>
      <w:r>
        <w:rPr>
          <w:rFonts w:cs="Times New Roman"/>
        </w:rPr>
        <w:t>For ANOVAs, instead of reporting Cohen’s d, we reported partial eta square. Conversion from eta to Cohen’s d is straightforward for a one-group two-levels design, but for a factorial ANOVA, the assumptions are tricky. Using partial eta square better preserves the measurement metric in a factorial ANOVA.</w:t>
      </w:r>
    </w:p>
    <w:sectPr w:rsidR="00D54BBF" w:rsidRPr="00816996" w:rsidSect="00E93A00">
      <w:headerReference w:type="default" r:id="rId28"/>
      <w:headerReference w:type="first" r:id="rId29"/>
      <w:pgSz w:w="11906" w:h="16838"/>
      <w:pgMar w:top="1411"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84636" w14:textId="77777777" w:rsidR="009D6596" w:rsidRDefault="009D6596" w:rsidP="00F86CED">
      <w:r>
        <w:separator/>
      </w:r>
    </w:p>
  </w:endnote>
  <w:endnote w:type="continuationSeparator" w:id="0">
    <w:p w14:paraId="45D6D2B8" w14:textId="77777777" w:rsidR="009D6596" w:rsidRDefault="009D6596" w:rsidP="00F8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ITCGaramondStd-Lt">
    <w:altName w:val="MS Gothic"/>
    <w:panose1 w:val="020B0604020202020204"/>
    <w:charset w:val="86"/>
    <w:family w:val="roman"/>
    <w:notTrueType/>
    <w:pitch w:val="default"/>
    <w:sig w:usb0="00000001" w:usb1="080E0000" w:usb2="00000010" w:usb3="00000000" w:csb0="00040000" w:csb1="00000000"/>
  </w:font>
  <w:font w:name="SymbolMT">
    <w:altName w:val="SimSun"/>
    <w:panose1 w:val="020B0604020202020204"/>
    <w:charset w:val="86"/>
    <w:family w:val="auto"/>
    <w:notTrueType/>
    <w:pitch w:val="default"/>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5599" w14:textId="77777777" w:rsidR="009D6596" w:rsidRDefault="009D6596" w:rsidP="00F86CED">
      <w:r>
        <w:separator/>
      </w:r>
    </w:p>
  </w:footnote>
  <w:footnote w:type="continuationSeparator" w:id="0">
    <w:p w14:paraId="60BE3590" w14:textId="77777777" w:rsidR="009D6596" w:rsidRDefault="009D6596" w:rsidP="00F86CED">
      <w:r>
        <w:continuationSeparator/>
      </w:r>
    </w:p>
  </w:footnote>
  <w:footnote w:id="1">
    <w:p w14:paraId="0152ED84" w14:textId="3225BC55" w:rsidR="008D7FAE" w:rsidRPr="00751A30" w:rsidRDefault="008D7FAE" w:rsidP="00751A30">
      <w:pPr>
        <w:pStyle w:val="FootnoteText"/>
        <w:ind w:firstLine="0"/>
      </w:pPr>
      <w:r w:rsidRPr="00751A30">
        <w:rPr>
          <w:rStyle w:val="FootnoteReference"/>
        </w:rPr>
        <w:footnoteRef/>
      </w:r>
      <w:r>
        <w:t>Alternative</w:t>
      </w:r>
      <w:r w:rsidRPr="00751A30">
        <w:t xml:space="preserve"> terms have been used </w:t>
      </w:r>
      <w:r>
        <w:t>in previous studies</w:t>
      </w:r>
      <w:r w:rsidRPr="00751A30">
        <w:t xml:space="preserve"> </w:t>
      </w:r>
      <w:r>
        <w:t>to describe</w:t>
      </w:r>
      <w:r w:rsidRPr="00751A30">
        <w:t xml:space="preserve"> ironic effects, such as paradoxical</w:t>
      </w:r>
      <w:r>
        <w:t xml:space="preserve">, </w:t>
      </w:r>
      <w:proofErr w:type="spellStart"/>
      <w:r>
        <w:t>hyperaccessibility</w:t>
      </w:r>
      <w:proofErr w:type="spellEnd"/>
      <w:r>
        <w:t xml:space="preserve">, initial enhancement, and </w:t>
      </w:r>
      <w:r w:rsidRPr="00751A30">
        <w:t>post-suppression rebound effect</w:t>
      </w:r>
      <w:r>
        <w:t>s</w:t>
      </w:r>
      <w:r w:rsidRPr="00751A30">
        <w:t xml:space="preserve"> (Abramowitz et al., 2001</w:t>
      </w:r>
      <w:r>
        <w:t xml:space="preserve">; Magee et al., 2012; </w:t>
      </w:r>
      <w:r w:rsidRPr="00751A30">
        <w:t>Wegner et al., 1987</w:t>
      </w:r>
      <w:r>
        <w:t>;</w:t>
      </w:r>
      <w:r w:rsidRPr="00751A30">
        <w:t xml:space="preserve"> Wegner &amp; Erber, 1992). For consistency purposes, in the present article, we use the terms immediate enhancement effect and rebound effect to refer to ironic effects during, and after thought suppression, respectively (Wang et al., 2020).</w:t>
      </w:r>
    </w:p>
  </w:footnote>
  <w:footnote w:id="2">
    <w:p w14:paraId="49A4E11D" w14:textId="6C3D8E79" w:rsidR="000243E0" w:rsidRPr="0040020E" w:rsidRDefault="000243E0" w:rsidP="000243E0">
      <w:pPr>
        <w:pStyle w:val="FootnoteText"/>
        <w:ind w:firstLine="0"/>
      </w:pPr>
      <w:r w:rsidRPr="0040020E">
        <w:rPr>
          <w:rStyle w:val="FootnoteReference"/>
        </w:rPr>
        <w:footnoteRef/>
      </w:r>
      <w:r w:rsidRPr="0040020E">
        <w:t xml:space="preserve">It is important to note that after in-principle acceptance of the proposal and before each lab formally decided to commit to the present RRR, they were informed that </w:t>
      </w:r>
      <w:r w:rsidR="008500B9" w:rsidRPr="0040020E">
        <w:t xml:space="preserve">while they are encouraged to collect as much additional data as possible within the given time frame, </w:t>
      </w:r>
      <w:r w:rsidRPr="0040020E">
        <w:t>a minimum of 100 participants post-exclusion (50 each for Studies 1 and 2) was required for authorship status. T</w:t>
      </w:r>
      <w:r w:rsidR="00564DB6" w:rsidRPr="0040020E">
        <w:t>his was deemed a reasonable</w:t>
      </w:r>
      <w:r w:rsidRPr="0040020E">
        <w:t xml:space="preserve"> minimum since this equated to only 50 total participants per semester (each session was expected to take approximately 15 minutes), and</w:t>
      </w:r>
      <w:r w:rsidR="00564DB6" w:rsidRPr="0040020E">
        <w:t xml:space="preserve"> this expectation</w:t>
      </w:r>
      <w:r w:rsidRPr="0040020E">
        <w:t xml:space="preserve"> was made transparent from the outset.</w:t>
      </w:r>
    </w:p>
  </w:footnote>
  <w:footnote w:id="3">
    <w:p w14:paraId="6C5EDA24" w14:textId="59E31F3E" w:rsidR="00991D11" w:rsidRPr="000021C5" w:rsidRDefault="00991D11" w:rsidP="00991D11">
      <w:pPr>
        <w:pStyle w:val="FootnoteText"/>
        <w:ind w:firstLine="0"/>
      </w:pPr>
      <w:r w:rsidRPr="000021C5">
        <w:rPr>
          <w:rStyle w:val="FootnoteReference"/>
        </w:rPr>
        <w:footnoteRef/>
      </w:r>
      <w:r w:rsidRPr="000021C5">
        <w:t>Note that the fillers were newly selected rather than taken from the original word list. This was simply because the original study (Wegner &amp; Erber, 1992) did not make available their filler word list.</w:t>
      </w:r>
    </w:p>
  </w:footnote>
  <w:footnote w:id="4">
    <w:p w14:paraId="6B2314FF" w14:textId="6E03C638" w:rsidR="00B87F50" w:rsidRDefault="00B87F50" w:rsidP="00CA15D5">
      <w:pPr>
        <w:pStyle w:val="FootnoteText"/>
        <w:ind w:firstLine="0"/>
      </w:pPr>
      <w:r>
        <w:rPr>
          <w:rStyle w:val="FootnoteReference"/>
        </w:rPr>
        <w:footnoteRef/>
      </w:r>
      <w:r>
        <w:t xml:space="preserve"> Data from one lab was excluded because the video recording was missing, resulting in </w:t>
      </w:r>
      <w:proofErr w:type="spellStart"/>
      <w:r>
        <w:t>uncodable</w:t>
      </w:r>
      <w:proofErr w:type="spellEnd"/>
      <w:r>
        <w:t xml:space="preserve"> data</w:t>
      </w:r>
      <w:r w:rsidR="00F531CD">
        <w:t>.</w:t>
      </w:r>
    </w:p>
  </w:footnote>
  <w:footnote w:id="5">
    <w:p w14:paraId="75C898CF" w14:textId="7F5F1B5D" w:rsidR="0025771F" w:rsidRDefault="0025771F" w:rsidP="00687F61">
      <w:pPr>
        <w:pStyle w:val="FootnoteText"/>
        <w:ind w:firstLine="0"/>
      </w:pPr>
      <w:r>
        <w:rPr>
          <w:rStyle w:val="FootnoteReference"/>
        </w:rPr>
        <w:footnoteRef/>
      </w:r>
      <w:r>
        <w:t xml:space="preserve"> E</w:t>
      </w:r>
      <w:r w:rsidRPr="00FB5520">
        <w:t xml:space="preserve">xcluding </w:t>
      </w:r>
      <w:r>
        <w:t xml:space="preserve">results from </w:t>
      </w:r>
      <w:r w:rsidRPr="00FB5520">
        <w:t xml:space="preserve">these </w:t>
      </w:r>
      <w:r>
        <w:t xml:space="preserve">six </w:t>
      </w:r>
      <w:r w:rsidRPr="00FB5520">
        <w:t>labs did not significantly alter the results of the primary analyses</w:t>
      </w:r>
      <w:r>
        <w:t xml:space="preserve"> that will be reported later</w:t>
      </w:r>
      <w:r w:rsidRPr="00FB5520">
        <w:t xml:space="preserve">: </w:t>
      </w:r>
      <w:proofErr w:type="spellStart"/>
      <w:r w:rsidRPr="00FB5520">
        <w:rPr>
          <w:i/>
          <w:iCs/>
        </w:rPr>
        <w:t>d</w:t>
      </w:r>
      <w:r w:rsidRPr="00FB5520">
        <w:rPr>
          <w:vertAlign w:val="subscript"/>
        </w:rPr>
        <w:t>low</w:t>
      </w:r>
      <w:proofErr w:type="spellEnd"/>
      <w:r w:rsidRPr="00FB5520">
        <w:t xml:space="preserve"> = -.53 [-.62, -.4</w:t>
      </w:r>
      <w:r>
        <w:t>5</w:t>
      </w:r>
      <w:r w:rsidRPr="00FB5520">
        <w:t xml:space="preserve">], </w:t>
      </w:r>
      <w:r w:rsidRPr="00FB5520">
        <w:rPr>
          <w:i/>
          <w:iCs/>
        </w:rPr>
        <w:t>p</w:t>
      </w:r>
      <w:r w:rsidRPr="00FB5520">
        <w:t xml:space="preserve"> &lt; .001 and </w:t>
      </w:r>
      <w:proofErr w:type="spellStart"/>
      <w:r w:rsidRPr="00FB5520">
        <w:rPr>
          <w:i/>
          <w:iCs/>
        </w:rPr>
        <w:t>d</w:t>
      </w:r>
      <w:r w:rsidRPr="00FB5520">
        <w:rPr>
          <w:vertAlign w:val="subscript"/>
        </w:rPr>
        <w:t>high</w:t>
      </w:r>
      <w:proofErr w:type="spellEnd"/>
      <w:r w:rsidRPr="00FB5520">
        <w:t xml:space="preserve"> = -.4</w:t>
      </w:r>
      <w:r>
        <w:t>6</w:t>
      </w:r>
      <w:r w:rsidRPr="00FB5520">
        <w:t xml:space="preserve"> [-.56, -.35], </w:t>
      </w:r>
      <w:r w:rsidRPr="00FB5520">
        <w:rPr>
          <w:i/>
          <w:iCs/>
        </w:rPr>
        <w:t>p</w:t>
      </w:r>
      <w:r w:rsidRPr="00FB5520">
        <w:t xml:space="preserve"> &lt; .001.</w:t>
      </w:r>
    </w:p>
  </w:footnote>
  <w:footnote w:id="6">
    <w:p w14:paraId="31D2FC38" w14:textId="53A025D4" w:rsidR="00AD17C8" w:rsidRDefault="00AD17C8" w:rsidP="00AD17C8">
      <w:pPr>
        <w:pStyle w:val="FootnoteText"/>
        <w:ind w:firstLine="0"/>
      </w:pPr>
      <w:r>
        <w:rPr>
          <w:rStyle w:val="FootnoteReference"/>
        </w:rPr>
        <w:footnoteRef/>
      </w:r>
      <w:r>
        <w:t xml:space="preserve"> One of the labs </w:t>
      </w:r>
      <w:r w:rsidRPr="00AD17C8">
        <w:t xml:space="preserve">did not randomize </w:t>
      </w:r>
      <w:r>
        <w:t>target word</w:t>
      </w:r>
      <w:r w:rsidRPr="00AD17C8">
        <w:t xml:space="preserve"> with </w:t>
      </w:r>
      <w:r>
        <w:t>c</w:t>
      </w:r>
      <w:r w:rsidRPr="00AD17C8">
        <w:t>ond</w:t>
      </w:r>
      <w:r>
        <w:t>ition. As such, some target words in some conditions</w:t>
      </w:r>
      <w:r w:rsidRPr="00AD17C8">
        <w:t xml:space="preserve"> </w:t>
      </w:r>
      <w:r>
        <w:t>had only 1 or no datapoints</w:t>
      </w:r>
      <w:r w:rsidRPr="00AD17C8">
        <w:t>. This lab was excluded in the four-way interaction.</w:t>
      </w:r>
    </w:p>
  </w:footnote>
  <w:footnote w:id="7">
    <w:p w14:paraId="3FF8E169" w14:textId="4E97DBA2" w:rsidR="0051637E" w:rsidRDefault="0051637E" w:rsidP="008D1325">
      <w:pPr>
        <w:pStyle w:val="FootnoteText"/>
        <w:ind w:firstLine="0"/>
      </w:pPr>
      <w:r>
        <w:rPr>
          <w:rStyle w:val="FootnoteReference"/>
        </w:rPr>
        <w:footnoteRef/>
      </w:r>
      <w:r>
        <w:t xml:space="preserve"> Because the contrasts simplifie</w:t>
      </w:r>
      <w:r w:rsidR="0037747F">
        <w:t>d</w:t>
      </w:r>
      <w:r>
        <w:t xml:space="preserve"> the analysis to between-group comparisons, we can now use Cohen’s d instead of partial eta-square, which is more suited for factorial designs. </w:t>
      </w:r>
    </w:p>
  </w:footnote>
  <w:footnote w:id="8">
    <w:p w14:paraId="09BBB927" w14:textId="4C0A0D16" w:rsidR="008D7FAE" w:rsidRDefault="008D7FAE" w:rsidP="00795A90">
      <w:pPr>
        <w:pStyle w:val="FootnoteText"/>
        <w:ind w:firstLine="0"/>
      </w:pPr>
      <w:r w:rsidRPr="0040020E">
        <w:rPr>
          <w:rStyle w:val="FootnoteReference"/>
        </w:rPr>
        <w:footnoteRef/>
      </w:r>
      <w:r w:rsidR="00F56C6C" w:rsidRPr="00F56C6C">
        <w:t>Note that this refers to a desk bell (the type placed on counters), not a call bell (the type with a suspended clapper). Desk bells are easier to ring and, more importantly, produce more discrete rings because of their mechanical design. In contrast, call bells often produce double rings, as the clapper swings back and forth even when the participant intends to ring only once. This can complicate the reconciliation of audio and video recordings.</w:t>
      </w:r>
    </w:p>
  </w:footnote>
  <w:footnote w:id="9">
    <w:p w14:paraId="57402FE2" w14:textId="552D6A05" w:rsidR="00BB5A47" w:rsidRDefault="00BB5A47" w:rsidP="005D1029">
      <w:pPr>
        <w:pStyle w:val="FootnoteText"/>
        <w:ind w:firstLine="0"/>
      </w:pPr>
      <w:r>
        <w:rPr>
          <w:rStyle w:val="FootnoteReference"/>
        </w:rPr>
        <w:footnoteRef/>
      </w:r>
      <w:r>
        <w:t xml:space="preserve"> This was registered in the R script submitted for review, but not in the manuscript submitted for review.</w:t>
      </w:r>
    </w:p>
  </w:footnote>
  <w:footnote w:id="10">
    <w:p w14:paraId="0FCE1DF2" w14:textId="08688A6D" w:rsidR="00134655" w:rsidRDefault="00134655" w:rsidP="001E6BEA">
      <w:pPr>
        <w:pStyle w:val="FootnoteText"/>
        <w:ind w:firstLine="0"/>
      </w:pPr>
      <w:r>
        <w:rPr>
          <w:rStyle w:val="FootnoteReference"/>
        </w:rPr>
        <w:footnoteRef/>
      </w:r>
      <w:r>
        <w:t xml:space="preserve"> Note that the number of people who failed these checks and probes are not additive because a participant can fail any combination of these.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BF5E" w14:textId="6EC9310F" w:rsidR="008D7FAE" w:rsidRDefault="008D7FAE" w:rsidP="005F6FFB">
    <w:pPr>
      <w:pStyle w:val="Header"/>
      <w:ind w:firstLine="0"/>
    </w:pPr>
    <w:r>
      <w:tab/>
      <w:t xml:space="preserve">                                                                                                                                                   </w:t>
    </w:r>
    <w:sdt>
      <w:sdtPr>
        <w:id w:val="-222916144"/>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20</w:t>
        </w:r>
        <w:r w:rsidRPr="00CE79F9">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01E7" w14:textId="77777777" w:rsidR="008D7FAE" w:rsidRDefault="008D7FAE" w:rsidP="005F6FFB">
    <w:pPr>
      <w:pStyle w:val="Header"/>
      <w:ind w:firstLine="0"/>
    </w:pPr>
    <w:r>
      <w:t xml:space="preserve">RESPONSE TIME-EXTRAVERSION HEURISTIC                                                               </w:t>
    </w:r>
    <w:sdt>
      <w:sdtPr>
        <w:id w:val="1013028690"/>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83A3" w14:textId="792944F7" w:rsidR="008D7FAE" w:rsidRDefault="008D7FAE" w:rsidP="005F6FFB">
    <w:pPr>
      <w:pStyle w:val="Header"/>
      <w:ind w:firstLine="0"/>
    </w:pPr>
    <w:r>
      <w:tab/>
      <w:t xml:space="preserve">                                                                                                                                                   </w:t>
    </w:r>
    <w:sdt>
      <w:sdtPr>
        <w:id w:val="735282761"/>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28</w:t>
        </w:r>
        <w:r w:rsidRPr="00CE79F9">
          <w:rPr>
            <w:noProof/>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0E62" w14:textId="77777777" w:rsidR="008D7FAE" w:rsidRDefault="008D7FAE" w:rsidP="005F6FFB">
    <w:pPr>
      <w:pStyle w:val="Header"/>
      <w:ind w:firstLine="0"/>
    </w:pPr>
    <w:r>
      <w:t xml:space="preserve">RESPONSE TIME-EXTRAVERSION HEURISTIC                                                               </w:t>
    </w:r>
    <w:sdt>
      <w:sdtPr>
        <w:id w:val="-191460634"/>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D67C" w14:textId="297868B6" w:rsidR="008D7FAE" w:rsidRDefault="008D7FAE" w:rsidP="005F6FFB">
    <w:pPr>
      <w:pStyle w:val="Header"/>
      <w:ind w:firstLine="0"/>
    </w:pPr>
    <w:r>
      <w:t xml:space="preserve">                                                                                  </w:t>
    </w:r>
    <w:r>
      <w:tab/>
      <w:t xml:space="preserve">  </w:t>
    </w:r>
    <w:sdt>
      <w:sdtPr>
        <w:id w:val="1370114479"/>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30</w:t>
        </w:r>
        <w:r w:rsidRPr="00CE79F9">
          <w:rPr>
            <w:noProof/>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BB44" w14:textId="2BCAB879" w:rsidR="008D7FAE" w:rsidRDefault="008D7FAE" w:rsidP="005F6FFB">
    <w:pPr>
      <w:pStyle w:val="Header"/>
      <w:ind w:firstLine="0"/>
    </w:pPr>
    <w:r>
      <w:t xml:space="preserve">RESPONSE TIME-EXTRAVERSION HEURISTIC                                                               </w:t>
    </w:r>
    <w:sdt>
      <w:sdtPr>
        <w:id w:val="403032055"/>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E24E0"/>
    <w:multiLevelType w:val="multilevel"/>
    <w:tmpl w:val="C66008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BDB66D1"/>
    <w:multiLevelType w:val="multilevel"/>
    <w:tmpl w:val="7D6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D20D8"/>
    <w:multiLevelType w:val="multilevel"/>
    <w:tmpl w:val="6B5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D7D1C"/>
    <w:multiLevelType w:val="hybridMultilevel"/>
    <w:tmpl w:val="490CC110"/>
    <w:lvl w:ilvl="0" w:tplc="1CA2DDB6">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 w15:restartNumberingAfterBreak="0">
    <w:nsid w:val="7236622C"/>
    <w:multiLevelType w:val="hybridMultilevel"/>
    <w:tmpl w:val="575010AC"/>
    <w:lvl w:ilvl="0" w:tplc="0CAEC790">
      <w:start w:val="1"/>
      <w:numFmt w:val="decimal"/>
      <w:lvlText w:val="%1)"/>
      <w:lvlJc w:val="left"/>
      <w:pPr>
        <w:ind w:left="1068" w:hanging="360"/>
      </w:pPr>
      <w:rPr>
        <w:rFonts w:hint="default"/>
      </w:rPr>
    </w:lvl>
    <w:lvl w:ilvl="1" w:tplc="0C090019" w:tentative="1">
      <w:start w:val="1"/>
      <w:numFmt w:val="lowerLetter"/>
      <w:lvlText w:val="%2."/>
      <w:lvlJc w:val="left"/>
      <w:pPr>
        <w:ind w:left="1788" w:hanging="360"/>
      </w:pPr>
    </w:lvl>
    <w:lvl w:ilvl="2" w:tplc="0C09001B" w:tentative="1">
      <w:start w:val="1"/>
      <w:numFmt w:val="lowerRoman"/>
      <w:lvlText w:val="%3."/>
      <w:lvlJc w:val="right"/>
      <w:pPr>
        <w:ind w:left="2508" w:hanging="180"/>
      </w:pPr>
    </w:lvl>
    <w:lvl w:ilvl="3" w:tplc="0C09000F" w:tentative="1">
      <w:start w:val="1"/>
      <w:numFmt w:val="decimal"/>
      <w:lvlText w:val="%4."/>
      <w:lvlJc w:val="left"/>
      <w:pPr>
        <w:ind w:left="3228" w:hanging="360"/>
      </w:pPr>
    </w:lvl>
    <w:lvl w:ilvl="4" w:tplc="0C090019" w:tentative="1">
      <w:start w:val="1"/>
      <w:numFmt w:val="lowerLetter"/>
      <w:lvlText w:val="%5."/>
      <w:lvlJc w:val="left"/>
      <w:pPr>
        <w:ind w:left="3948" w:hanging="360"/>
      </w:pPr>
    </w:lvl>
    <w:lvl w:ilvl="5" w:tplc="0C09001B" w:tentative="1">
      <w:start w:val="1"/>
      <w:numFmt w:val="lowerRoman"/>
      <w:lvlText w:val="%6."/>
      <w:lvlJc w:val="right"/>
      <w:pPr>
        <w:ind w:left="4668" w:hanging="180"/>
      </w:pPr>
    </w:lvl>
    <w:lvl w:ilvl="6" w:tplc="0C09000F" w:tentative="1">
      <w:start w:val="1"/>
      <w:numFmt w:val="decimal"/>
      <w:lvlText w:val="%7."/>
      <w:lvlJc w:val="left"/>
      <w:pPr>
        <w:ind w:left="5388" w:hanging="360"/>
      </w:pPr>
    </w:lvl>
    <w:lvl w:ilvl="7" w:tplc="0C090019" w:tentative="1">
      <w:start w:val="1"/>
      <w:numFmt w:val="lowerLetter"/>
      <w:lvlText w:val="%8."/>
      <w:lvlJc w:val="left"/>
      <w:pPr>
        <w:ind w:left="6108" w:hanging="360"/>
      </w:pPr>
    </w:lvl>
    <w:lvl w:ilvl="8" w:tplc="0C09001B" w:tentative="1">
      <w:start w:val="1"/>
      <w:numFmt w:val="lowerRoman"/>
      <w:lvlText w:val="%9."/>
      <w:lvlJc w:val="right"/>
      <w:pPr>
        <w:ind w:left="6828" w:hanging="180"/>
      </w:pPr>
    </w:lvl>
  </w:abstractNum>
  <w:abstractNum w:abstractNumId="5" w15:restartNumberingAfterBreak="0">
    <w:nsid w:val="755E6B00"/>
    <w:multiLevelType w:val="hybridMultilevel"/>
    <w:tmpl w:val="0FEE8998"/>
    <w:lvl w:ilvl="0" w:tplc="5BAEBE46">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78502B5"/>
    <w:multiLevelType w:val="hybridMultilevel"/>
    <w:tmpl w:val="45A8BDFE"/>
    <w:lvl w:ilvl="0" w:tplc="D24C6514">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87237738">
    <w:abstractNumId w:val="3"/>
  </w:num>
  <w:num w:numId="2" w16cid:durableId="1297636505">
    <w:abstractNumId w:val="0"/>
  </w:num>
  <w:num w:numId="3" w16cid:durableId="1910648624">
    <w:abstractNumId w:val="0"/>
    <w:lvlOverride w:ilvl="0">
      <w:startOverride w:val="11"/>
    </w:lvlOverride>
    <w:lvlOverride w:ilvl="1">
      <w:startOverride w:val="3"/>
    </w:lvlOverride>
  </w:num>
  <w:num w:numId="4" w16cid:durableId="1747146463">
    <w:abstractNumId w:val="6"/>
  </w:num>
  <w:num w:numId="5" w16cid:durableId="365257445">
    <w:abstractNumId w:val="5"/>
  </w:num>
  <w:num w:numId="6" w16cid:durableId="884101266">
    <w:abstractNumId w:val="1"/>
  </w:num>
  <w:num w:numId="7" w16cid:durableId="737434084">
    <w:abstractNumId w:val="2"/>
  </w:num>
  <w:num w:numId="8" w16cid:durableId="122271803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ssey, Ian (PSY)">
    <w15:presenceInfo w15:providerId="AD" w15:userId="S::ian.hussey@unibe.ch::dcab90cc-a2f9-4358-ac58-ea23608963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nl-BE" w:vendorID="64" w:dllVersion="6" w:nlCheck="1" w:checkStyle="0"/>
  <w:activeWritingStyle w:appName="MSWord" w:lang="en-AU"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1753"/>
    <w:rsid w:val="00001595"/>
    <w:rsid w:val="0000191A"/>
    <w:rsid w:val="00001ECD"/>
    <w:rsid w:val="000021C5"/>
    <w:rsid w:val="0000354A"/>
    <w:rsid w:val="00004022"/>
    <w:rsid w:val="000043EF"/>
    <w:rsid w:val="0000485E"/>
    <w:rsid w:val="00004C0B"/>
    <w:rsid w:val="000052D3"/>
    <w:rsid w:val="000054CA"/>
    <w:rsid w:val="00005E55"/>
    <w:rsid w:val="000069CD"/>
    <w:rsid w:val="00007703"/>
    <w:rsid w:val="00007ACD"/>
    <w:rsid w:val="0001031E"/>
    <w:rsid w:val="000108E2"/>
    <w:rsid w:val="00010DBA"/>
    <w:rsid w:val="00011963"/>
    <w:rsid w:val="00012C86"/>
    <w:rsid w:val="0001394D"/>
    <w:rsid w:val="00017CB7"/>
    <w:rsid w:val="00022A6D"/>
    <w:rsid w:val="00022DDF"/>
    <w:rsid w:val="000230D3"/>
    <w:rsid w:val="00023BB4"/>
    <w:rsid w:val="00023BCB"/>
    <w:rsid w:val="00023F60"/>
    <w:rsid w:val="000243E0"/>
    <w:rsid w:val="000263F0"/>
    <w:rsid w:val="00026780"/>
    <w:rsid w:val="00026959"/>
    <w:rsid w:val="000269B2"/>
    <w:rsid w:val="00027174"/>
    <w:rsid w:val="00032A7D"/>
    <w:rsid w:val="00032C9B"/>
    <w:rsid w:val="00033469"/>
    <w:rsid w:val="00033776"/>
    <w:rsid w:val="00033BA9"/>
    <w:rsid w:val="00034FFD"/>
    <w:rsid w:val="00035B56"/>
    <w:rsid w:val="00036192"/>
    <w:rsid w:val="00036336"/>
    <w:rsid w:val="00036C3C"/>
    <w:rsid w:val="00037F94"/>
    <w:rsid w:val="0004004B"/>
    <w:rsid w:val="00040274"/>
    <w:rsid w:val="000406CE"/>
    <w:rsid w:val="0004079B"/>
    <w:rsid w:val="0004151B"/>
    <w:rsid w:val="00041825"/>
    <w:rsid w:val="00041977"/>
    <w:rsid w:val="00044F0C"/>
    <w:rsid w:val="00045D69"/>
    <w:rsid w:val="00046289"/>
    <w:rsid w:val="00046389"/>
    <w:rsid w:val="00046C02"/>
    <w:rsid w:val="000500B5"/>
    <w:rsid w:val="00050198"/>
    <w:rsid w:val="0005034F"/>
    <w:rsid w:val="000503AC"/>
    <w:rsid w:val="00050AE6"/>
    <w:rsid w:val="000510DF"/>
    <w:rsid w:val="000516F8"/>
    <w:rsid w:val="00052131"/>
    <w:rsid w:val="00052E90"/>
    <w:rsid w:val="0005389E"/>
    <w:rsid w:val="000559DA"/>
    <w:rsid w:val="00055CA5"/>
    <w:rsid w:val="00056092"/>
    <w:rsid w:val="00057E06"/>
    <w:rsid w:val="00057E93"/>
    <w:rsid w:val="00057F31"/>
    <w:rsid w:val="00057F59"/>
    <w:rsid w:val="00060107"/>
    <w:rsid w:val="0006189A"/>
    <w:rsid w:val="000619BD"/>
    <w:rsid w:val="00062112"/>
    <w:rsid w:val="00062130"/>
    <w:rsid w:val="00062195"/>
    <w:rsid w:val="00062E72"/>
    <w:rsid w:val="000635B4"/>
    <w:rsid w:val="00064371"/>
    <w:rsid w:val="00065058"/>
    <w:rsid w:val="00065E6D"/>
    <w:rsid w:val="000668FB"/>
    <w:rsid w:val="00066A25"/>
    <w:rsid w:val="00066BB7"/>
    <w:rsid w:val="000670A9"/>
    <w:rsid w:val="000677F5"/>
    <w:rsid w:val="00071E10"/>
    <w:rsid w:val="00071E71"/>
    <w:rsid w:val="00072834"/>
    <w:rsid w:val="00072C14"/>
    <w:rsid w:val="00073197"/>
    <w:rsid w:val="00075E75"/>
    <w:rsid w:val="00076F03"/>
    <w:rsid w:val="00080B9A"/>
    <w:rsid w:val="00081862"/>
    <w:rsid w:val="00082DA1"/>
    <w:rsid w:val="000835DF"/>
    <w:rsid w:val="000842D5"/>
    <w:rsid w:val="0008675E"/>
    <w:rsid w:val="000869AE"/>
    <w:rsid w:val="000869ED"/>
    <w:rsid w:val="00086FCA"/>
    <w:rsid w:val="00087F62"/>
    <w:rsid w:val="000903F7"/>
    <w:rsid w:val="00090737"/>
    <w:rsid w:val="00090B8E"/>
    <w:rsid w:val="00090CAB"/>
    <w:rsid w:val="00091230"/>
    <w:rsid w:val="00091F11"/>
    <w:rsid w:val="00092059"/>
    <w:rsid w:val="0009231F"/>
    <w:rsid w:val="00092F0C"/>
    <w:rsid w:val="00093001"/>
    <w:rsid w:val="00093205"/>
    <w:rsid w:val="00093731"/>
    <w:rsid w:val="00094622"/>
    <w:rsid w:val="00095086"/>
    <w:rsid w:val="000959EE"/>
    <w:rsid w:val="00097045"/>
    <w:rsid w:val="000977F7"/>
    <w:rsid w:val="000A0840"/>
    <w:rsid w:val="000A0863"/>
    <w:rsid w:val="000A12D5"/>
    <w:rsid w:val="000A17B8"/>
    <w:rsid w:val="000A39CF"/>
    <w:rsid w:val="000A53B2"/>
    <w:rsid w:val="000A59E6"/>
    <w:rsid w:val="000A5B02"/>
    <w:rsid w:val="000A65F0"/>
    <w:rsid w:val="000A7947"/>
    <w:rsid w:val="000A7BF3"/>
    <w:rsid w:val="000A7F0E"/>
    <w:rsid w:val="000B10B0"/>
    <w:rsid w:val="000B1161"/>
    <w:rsid w:val="000B1762"/>
    <w:rsid w:val="000B2B6B"/>
    <w:rsid w:val="000B40D6"/>
    <w:rsid w:val="000B4626"/>
    <w:rsid w:val="000B50C8"/>
    <w:rsid w:val="000B5650"/>
    <w:rsid w:val="000B60CB"/>
    <w:rsid w:val="000B60F7"/>
    <w:rsid w:val="000B6174"/>
    <w:rsid w:val="000B6421"/>
    <w:rsid w:val="000B6765"/>
    <w:rsid w:val="000B692C"/>
    <w:rsid w:val="000B6BEF"/>
    <w:rsid w:val="000B6D54"/>
    <w:rsid w:val="000B6DBE"/>
    <w:rsid w:val="000B6E9F"/>
    <w:rsid w:val="000B71ED"/>
    <w:rsid w:val="000C1327"/>
    <w:rsid w:val="000C1707"/>
    <w:rsid w:val="000C1D79"/>
    <w:rsid w:val="000C209F"/>
    <w:rsid w:val="000C390D"/>
    <w:rsid w:val="000C3B6C"/>
    <w:rsid w:val="000C4E42"/>
    <w:rsid w:val="000C623B"/>
    <w:rsid w:val="000C71E0"/>
    <w:rsid w:val="000D05F2"/>
    <w:rsid w:val="000D06F8"/>
    <w:rsid w:val="000D3268"/>
    <w:rsid w:val="000D5A48"/>
    <w:rsid w:val="000D5FB4"/>
    <w:rsid w:val="000D61BD"/>
    <w:rsid w:val="000D6AD2"/>
    <w:rsid w:val="000D6FCD"/>
    <w:rsid w:val="000D7805"/>
    <w:rsid w:val="000D798B"/>
    <w:rsid w:val="000E016B"/>
    <w:rsid w:val="000E1156"/>
    <w:rsid w:val="000E1574"/>
    <w:rsid w:val="000E1873"/>
    <w:rsid w:val="000E3F86"/>
    <w:rsid w:val="000E4442"/>
    <w:rsid w:val="000E44D6"/>
    <w:rsid w:val="000E469C"/>
    <w:rsid w:val="000E4A89"/>
    <w:rsid w:val="000E4CF3"/>
    <w:rsid w:val="000E5406"/>
    <w:rsid w:val="000E5522"/>
    <w:rsid w:val="000E63FF"/>
    <w:rsid w:val="000E7320"/>
    <w:rsid w:val="000E7385"/>
    <w:rsid w:val="000E7B72"/>
    <w:rsid w:val="000F062B"/>
    <w:rsid w:val="000F25F1"/>
    <w:rsid w:val="000F31A2"/>
    <w:rsid w:val="000F3A66"/>
    <w:rsid w:val="000F4108"/>
    <w:rsid w:val="000F460F"/>
    <w:rsid w:val="000F5537"/>
    <w:rsid w:val="000F5A81"/>
    <w:rsid w:val="000F5AF3"/>
    <w:rsid w:val="000F6840"/>
    <w:rsid w:val="000F6CD1"/>
    <w:rsid w:val="000F6CDC"/>
    <w:rsid w:val="000F7CCE"/>
    <w:rsid w:val="001002AE"/>
    <w:rsid w:val="00101088"/>
    <w:rsid w:val="001013DF"/>
    <w:rsid w:val="00101930"/>
    <w:rsid w:val="00101F25"/>
    <w:rsid w:val="001032E9"/>
    <w:rsid w:val="001034F0"/>
    <w:rsid w:val="00103C8A"/>
    <w:rsid w:val="00104C92"/>
    <w:rsid w:val="00104FA8"/>
    <w:rsid w:val="00105C21"/>
    <w:rsid w:val="001064C9"/>
    <w:rsid w:val="00106735"/>
    <w:rsid w:val="0010689D"/>
    <w:rsid w:val="0010691A"/>
    <w:rsid w:val="00106E31"/>
    <w:rsid w:val="001074FB"/>
    <w:rsid w:val="00107E34"/>
    <w:rsid w:val="001107D3"/>
    <w:rsid w:val="00113550"/>
    <w:rsid w:val="0011622B"/>
    <w:rsid w:val="00116390"/>
    <w:rsid w:val="00117AE6"/>
    <w:rsid w:val="00121986"/>
    <w:rsid w:val="001224F9"/>
    <w:rsid w:val="00123448"/>
    <w:rsid w:val="00124A9C"/>
    <w:rsid w:val="00126158"/>
    <w:rsid w:val="00127250"/>
    <w:rsid w:val="0012795B"/>
    <w:rsid w:val="00127C10"/>
    <w:rsid w:val="001303ED"/>
    <w:rsid w:val="001306C7"/>
    <w:rsid w:val="0013182D"/>
    <w:rsid w:val="001318CA"/>
    <w:rsid w:val="00133A74"/>
    <w:rsid w:val="00133BAE"/>
    <w:rsid w:val="00133E9E"/>
    <w:rsid w:val="00134655"/>
    <w:rsid w:val="00134AB8"/>
    <w:rsid w:val="0013564C"/>
    <w:rsid w:val="00135D71"/>
    <w:rsid w:val="00135DC3"/>
    <w:rsid w:val="00135F82"/>
    <w:rsid w:val="00136FB1"/>
    <w:rsid w:val="00136FC9"/>
    <w:rsid w:val="001373A5"/>
    <w:rsid w:val="00137E5C"/>
    <w:rsid w:val="001402DE"/>
    <w:rsid w:val="00140407"/>
    <w:rsid w:val="00141353"/>
    <w:rsid w:val="001418C8"/>
    <w:rsid w:val="001426A7"/>
    <w:rsid w:val="00142783"/>
    <w:rsid w:val="00142AAC"/>
    <w:rsid w:val="00142B99"/>
    <w:rsid w:val="00143090"/>
    <w:rsid w:val="00144A61"/>
    <w:rsid w:val="00144F79"/>
    <w:rsid w:val="00145301"/>
    <w:rsid w:val="00145633"/>
    <w:rsid w:val="00145816"/>
    <w:rsid w:val="00146557"/>
    <w:rsid w:val="00146AA7"/>
    <w:rsid w:val="0015078B"/>
    <w:rsid w:val="001507D8"/>
    <w:rsid w:val="00150A02"/>
    <w:rsid w:val="00150BEB"/>
    <w:rsid w:val="0015122C"/>
    <w:rsid w:val="001512AF"/>
    <w:rsid w:val="00151534"/>
    <w:rsid w:val="001516E1"/>
    <w:rsid w:val="001518D1"/>
    <w:rsid w:val="0015256A"/>
    <w:rsid w:val="00152766"/>
    <w:rsid w:val="00153C72"/>
    <w:rsid w:val="001541B7"/>
    <w:rsid w:val="001543DE"/>
    <w:rsid w:val="001548B6"/>
    <w:rsid w:val="001550FD"/>
    <w:rsid w:val="00155993"/>
    <w:rsid w:val="00155B33"/>
    <w:rsid w:val="001566E9"/>
    <w:rsid w:val="00156E2A"/>
    <w:rsid w:val="00160220"/>
    <w:rsid w:val="00161305"/>
    <w:rsid w:val="001621E2"/>
    <w:rsid w:val="00162339"/>
    <w:rsid w:val="00163CD1"/>
    <w:rsid w:val="0016479F"/>
    <w:rsid w:val="00164B38"/>
    <w:rsid w:val="00164E13"/>
    <w:rsid w:val="00165BC4"/>
    <w:rsid w:val="00166996"/>
    <w:rsid w:val="00167423"/>
    <w:rsid w:val="0016775B"/>
    <w:rsid w:val="00167D70"/>
    <w:rsid w:val="00170398"/>
    <w:rsid w:val="001703A9"/>
    <w:rsid w:val="001703E5"/>
    <w:rsid w:val="0017075B"/>
    <w:rsid w:val="00170E4D"/>
    <w:rsid w:val="001713CD"/>
    <w:rsid w:val="001719E4"/>
    <w:rsid w:val="001719F2"/>
    <w:rsid w:val="00171E5B"/>
    <w:rsid w:val="00172F62"/>
    <w:rsid w:val="00174755"/>
    <w:rsid w:val="0017598D"/>
    <w:rsid w:val="00175BE6"/>
    <w:rsid w:val="00175D49"/>
    <w:rsid w:val="00176298"/>
    <w:rsid w:val="0017629B"/>
    <w:rsid w:val="00176C68"/>
    <w:rsid w:val="001802B5"/>
    <w:rsid w:val="001805F7"/>
    <w:rsid w:val="001811A3"/>
    <w:rsid w:val="00182DB4"/>
    <w:rsid w:val="00183216"/>
    <w:rsid w:val="00183666"/>
    <w:rsid w:val="0018379C"/>
    <w:rsid w:val="001847C5"/>
    <w:rsid w:val="0018499B"/>
    <w:rsid w:val="0018527B"/>
    <w:rsid w:val="001855F6"/>
    <w:rsid w:val="00185CB1"/>
    <w:rsid w:val="001868F3"/>
    <w:rsid w:val="00186966"/>
    <w:rsid w:val="00187088"/>
    <w:rsid w:val="001879C4"/>
    <w:rsid w:val="0019004D"/>
    <w:rsid w:val="00190CBE"/>
    <w:rsid w:val="001910A5"/>
    <w:rsid w:val="00191D57"/>
    <w:rsid w:val="00192707"/>
    <w:rsid w:val="001930C5"/>
    <w:rsid w:val="001934D4"/>
    <w:rsid w:val="001940FE"/>
    <w:rsid w:val="001941A7"/>
    <w:rsid w:val="001943D7"/>
    <w:rsid w:val="00195413"/>
    <w:rsid w:val="00195D97"/>
    <w:rsid w:val="001965F1"/>
    <w:rsid w:val="0019784A"/>
    <w:rsid w:val="00197CEA"/>
    <w:rsid w:val="001A0393"/>
    <w:rsid w:val="001A03AF"/>
    <w:rsid w:val="001A0C78"/>
    <w:rsid w:val="001A172C"/>
    <w:rsid w:val="001A1753"/>
    <w:rsid w:val="001A229B"/>
    <w:rsid w:val="001A2302"/>
    <w:rsid w:val="001A23BB"/>
    <w:rsid w:val="001A2A84"/>
    <w:rsid w:val="001A3002"/>
    <w:rsid w:val="001A34C6"/>
    <w:rsid w:val="001A3598"/>
    <w:rsid w:val="001A3945"/>
    <w:rsid w:val="001A3D6C"/>
    <w:rsid w:val="001A4B30"/>
    <w:rsid w:val="001A52B1"/>
    <w:rsid w:val="001A617F"/>
    <w:rsid w:val="001A67FD"/>
    <w:rsid w:val="001A74B7"/>
    <w:rsid w:val="001B0012"/>
    <w:rsid w:val="001B031A"/>
    <w:rsid w:val="001B2BC1"/>
    <w:rsid w:val="001B2FAA"/>
    <w:rsid w:val="001B347B"/>
    <w:rsid w:val="001B38AC"/>
    <w:rsid w:val="001B5680"/>
    <w:rsid w:val="001B5FAF"/>
    <w:rsid w:val="001B78B5"/>
    <w:rsid w:val="001B7977"/>
    <w:rsid w:val="001B7B95"/>
    <w:rsid w:val="001C08FE"/>
    <w:rsid w:val="001C0C6A"/>
    <w:rsid w:val="001C0D77"/>
    <w:rsid w:val="001C205B"/>
    <w:rsid w:val="001C2A2C"/>
    <w:rsid w:val="001C2ADB"/>
    <w:rsid w:val="001C2C89"/>
    <w:rsid w:val="001C323F"/>
    <w:rsid w:val="001C3E61"/>
    <w:rsid w:val="001C3F63"/>
    <w:rsid w:val="001C46EC"/>
    <w:rsid w:val="001C4C78"/>
    <w:rsid w:val="001C50E2"/>
    <w:rsid w:val="001C5193"/>
    <w:rsid w:val="001C51A6"/>
    <w:rsid w:val="001C6002"/>
    <w:rsid w:val="001C6FEB"/>
    <w:rsid w:val="001C7177"/>
    <w:rsid w:val="001D03B8"/>
    <w:rsid w:val="001D0800"/>
    <w:rsid w:val="001D0D6F"/>
    <w:rsid w:val="001D1002"/>
    <w:rsid w:val="001D1386"/>
    <w:rsid w:val="001D1F5D"/>
    <w:rsid w:val="001D3983"/>
    <w:rsid w:val="001D576D"/>
    <w:rsid w:val="001D587D"/>
    <w:rsid w:val="001D5A46"/>
    <w:rsid w:val="001D63D4"/>
    <w:rsid w:val="001D6B80"/>
    <w:rsid w:val="001D6CF8"/>
    <w:rsid w:val="001E0240"/>
    <w:rsid w:val="001E0E6A"/>
    <w:rsid w:val="001E0EAC"/>
    <w:rsid w:val="001E0F08"/>
    <w:rsid w:val="001E190A"/>
    <w:rsid w:val="001E252F"/>
    <w:rsid w:val="001E2CD8"/>
    <w:rsid w:val="001E2F11"/>
    <w:rsid w:val="001E39B1"/>
    <w:rsid w:val="001E51BB"/>
    <w:rsid w:val="001E573E"/>
    <w:rsid w:val="001E578E"/>
    <w:rsid w:val="001E5B29"/>
    <w:rsid w:val="001E5B99"/>
    <w:rsid w:val="001E5D40"/>
    <w:rsid w:val="001E63BE"/>
    <w:rsid w:val="001E6BEA"/>
    <w:rsid w:val="001E6DA8"/>
    <w:rsid w:val="001F0036"/>
    <w:rsid w:val="001F083C"/>
    <w:rsid w:val="001F17F3"/>
    <w:rsid w:val="001F3E0C"/>
    <w:rsid w:val="001F510B"/>
    <w:rsid w:val="001F53F5"/>
    <w:rsid w:val="001F5755"/>
    <w:rsid w:val="001F6776"/>
    <w:rsid w:val="001F6C74"/>
    <w:rsid w:val="001F6E5E"/>
    <w:rsid w:val="00200FBA"/>
    <w:rsid w:val="00201C6F"/>
    <w:rsid w:val="00201DE6"/>
    <w:rsid w:val="00202543"/>
    <w:rsid w:val="00202C10"/>
    <w:rsid w:val="00202DB6"/>
    <w:rsid w:val="0020303E"/>
    <w:rsid w:val="002033B9"/>
    <w:rsid w:val="0020398C"/>
    <w:rsid w:val="00204F0C"/>
    <w:rsid w:val="0020524A"/>
    <w:rsid w:val="00205621"/>
    <w:rsid w:val="00206D5E"/>
    <w:rsid w:val="00207441"/>
    <w:rsid w:val="00207A58"/>
    <w:rsid w:val="00210731"/>
    <w:rsid w:val="00211630"/>
    <w:rsid w:val="002117B1"/>
    <w:rsid w:val="00211A5A"/>
    <w:rsid w:val="00212550"/>
    <w:rsid w:val="00212C14"/>
    <w:rsid w:val="00212E95"/>
    <w:rsid w:val="00213BF4"/>
    <w:rsid w:val="00214386"/>
    <w:rsid w:val="002148FB"/>
    <w:rsid w:val="00215A91"/>
    <w:rsid w:val="0021733C"/>
    <w:rsid w:val="002173FA"/>
    <w:rsid w:val="00217EA3"/>
    <w:rsid w:val="00217FE7"/>
    <w:rsid w:val="00222181"/>
    <w:rsid w:val="00223C18"/>
    <w:rsid w:val="00224170"/>
    <w:rsid w:val="00225843"/>
    <w:rsid w:val="00225AB7"/>
    <w:rsid w:val="0022719E"/>
    <w:rsid w:val="00227C15"/>
    <w:rsid w:val="00227E48"/>
    <w:rsid w:val="00227EAC"/>
    <w:rsid w:val="0023089D"/>
    <w:rsid w:val="00231A8B"/>
    <w:rsid w:val="0023378F"/>
    <w:rsid w:val="00234302"/>
    <w:rsid w:val="002345F0"/>
    <w:rsid w:val="00234BA1"/>
    <w:rsid w:val="00235004"/>
    <w:rsid w:val="002350CF"/>
    <w:rsid w:val="00235871"/>
    <w:rsid w:val="0023666B"/>
    <w:rsid w:val="00236E5E"/>
    <w:rsid w:val="00240334"/>
    <w:rsid w:val="0024041D"/>
    <w:rsid w:val="002414A7"/>
    <w:rsid w:val="00241AD7"/>
    <w:rsid w:val="00241D58"/>
    <w:rsid w:val="002421EC"/>
    <w:rsid w:val="00242510"/>
    <w:rsid w:val="00242C45"/>
    <w:rsid w:val="00242DCF"/>
    <w:rsid w:val="00243268"/>
    <w:rsid w:val="00243C58"/>
    <w:rsid w:val="00244371"/>
    <w:rsid w:val="00244BDA"/>
    <w:rsid w:val="00245116"/>
    <w:rsid w:val="0024661B"/>
    <w:rsid w:val="00246BBC"/>
    <w:rsid w:val="00247880"/>
    <w:rsid w:val="00247A46"/>
    <w:rsid w:val="00247AAE"/>
    <w:rsid w:val="00250020"/>
    <w:rsid w:val="002505A1"/>
    <w:rsid w:val="0025129F"/>
    <w:rsid w:val="00251550"/>
    <w:rsid w:val="00251607"/>
    <w:rsid w:val="002527B9"/>
    <w:rsid w:val="00253043"/>
    <w:rsid w:val="00253733"/>
    <w:rsid w:val="00253C58"/>
    <w:rsid w:val="00254714"/>
    <w:rsid w:val="0025505A"/>
    <w:rsid w:val="00255082"/>
    <w:rsid w:val="0025534A"/>
    <w:rsid w:val="00255ECA"/>
    <w:rsid w:val="0025610D"/>
    <w:rsid w:val="00256628"/>
    <w:rsid w:val="00256996"/>
    <w:rsid w:val="00257506"/>
    <w:rsid w:val="0025771F"/>
    <w:rsid w:val="00260068"/>
    <w:rsid w:val="00260E6C"/>
    <w:rsid w:val="0026127F"/>
    <w:rsid w:val="00261A8A"/>
    <w:rsid w:val="0026228C"/>
    <w:rsid w:val="00262B42"/>
    <w:rsid w:val="002637D9"/>
    <w:rsid w:val="00263E9D"/>
    <w:rsid w:val="00265636"/>
    <w:rsid w:val="00265EB4"/>
    <w:rsid w:val="00266E6F"/>
    <w:rsid w:val="002670CD"/>
    <w:rsid w:val="00267AD5"/>
    <w:rsid w:val="00270ED7"/>
    <w:rsid w:val="002713E1"/>
    <w:rsid w:val="002728B6"/>
    <w:rsid w:val="00273249"/>
    <w:rsid w:val="00273603"/>
    <w:rsid w:val="00273B76"/>
    <w:rsid w:val="00276620"/>
    <w:rsid w:val="002771BB"/>
    <w:rsid w:val="002804FD"/>
    <w:rsid w:val="00281878"/>
    <w:rsid w:val="00282A2B"/>
    <w:rsid w:val="00282F94"/>
    <w:rsid w:val="00284373"/>
    <w:rsid w:val="00284816"/>
    <w:rsid w:val="0028722E"/>
    <w:rsid w:val="00287B49"/>
    <w:rsid w:val="00287B71"/>
    <w:rsid w:val="00287E86"/>
    <w:rsid w:val="00290287"/>
    <w:rsid w:val="00290351"/>
    <w:rsid w:val="002911A0"/>
    <w:rsid w:val="002924BC"/>
    <w:rsid w:val="002928C4"/>
    <w:rsid w:val="0029394D"/>
    <w:rsid w:val="0029445C"/>
    <w:rsid w:val="002955FB"/>
    <w:rsid w:val="00296A8C"/>
    <w:rsid w:val="00297DEE"/>
    <w:rsid w:val="00297EC1"/>
    <w:rsid w:val="002A019B"/>
    <w:rsid w:val="002A099C"/>
    <w:rsid w:val="002A0F9D"/>
    <w:rsid w:val="002A1124"/>
    <w:rsid w:val="002A1B6D"/>
    <w:rsid w:val="002A26CE"/>
    <w:rsid w:val="002A26E3"/>
    <w:rsid w:val="002A2C44"/>
    <w:rsid w:val="002A311F"/>
    <w:rsid w:val="002A3891"/>
    <w:rsid w:val="002A4249"/>
    <w:rsid w:val="002A4519"/>
    <w:rsid w:val="002A463F"/>
    <w:rsid w:val="002A5F33"/>
    <w:rsid w:val="002A616F"/>
    <w:rsid w:val="002A73F1"/>
    <w:rsid w:val="002A7681"/>
    <w:rsid w:val="002A7A40"/>
    <w:rsid w:val="002B07FB"/>
    <w:rsid w:val="002B0BDE"/>
    <w:rsid w:val="002B0C25"/>
    <w:rsid w:val="002B15E2"/>
    <w:rsid w:val="002B2FC7"/>
    <w:rsid w:val="002B3729"/>
    <w:rsid w:val="002B4709"/>
    <w:rsid w:val="002B4798"/>
    <w:rsid w:val="002B4B7D"/>
    <w:rsid w:val="002B4E30"/>
    <w:rsid w:val="002B5CA2"/>
    <w:rsid w:val="002B6EAE"/>
    <w:rsid w:val="002B715C"/>
    <w:rsid w:val="002B75F7"/>
    <w:rsid w:val="002C1639"/>
    <w:rsid w:val="002C2C38"/>
    <w:rsid w:val="002C3B6D"/>
    <w:rsid w:val="002C3EB3"/>
    <w:rsid w:val="002C461F"/>
    <w:rsid w:val="002C4C07"/>
    <w:rsid w:val="002C5914"/>
    <w:rsid w:val="002C6080"/>
    <w:rsid w:val="002C71F5"/>
    <w:rsid w:val="002C7287"/>
    <w:rsid w:val="002C76F0"/>
    <w:rsid w:val="002C7EC1"/>
    <w:rsid w:val="002D05FC"/>
    <w:rsid w:val="002D0B0E"/>
    <w:rsid w:val="002D0BBC"/>
    <w:rsid w:val="002D1359"/>
    <w:rsid w:val="002D14C3"/>
    <w:rsid w:val="002D1F67"/>
    <w:rsid w:val="002D2AAE"/>
    <w:rsid w:val="002D2EF8"/>
    <w:rsid w:val="002D2F0D"/>
    <w:rsid w:val="002D411F"/>
    <w:rsid w:val="002D4DD1"/>
    <w:rsid w:val="002D59DC"/>
    <w:rsid w:val="002D603B"/>
    <w:rsid w:val="002D71E9"/>
    <w:rsid w:val="002E02F5"/>
    <w:rsid w:val="002E07E7"/>
    <w:rsid w:val="002E1973"/>
    <w:rsid w:val="002E21DD"/>
    <w:rsid w:val="002E2306"/>
    <w:rsid w:val="002E252F"/>
    <w:rsid w:val="002E2743"/>
    <w:rsid w:val="002E2D8B"/>
    <w:rsid w:val="002E3BE6"/>
    <w:rsid w:val="002E40FF"/>
    <w:rsid w:val="002E481A"/>
    <w:rsid w:val="002E4B51"/>
    <w:rsid w:val="002E50FF"/>
    <w:rsid w:val="002E55CC"/>
    <w:rsid w:val="002E57CC"/>
    <w:rsid w:val="002E5BAC"/>
    <w:rsid w:val="002E5EC4"/>
    <w:rsid w:val="002E5F89"/>
    <w:rsid w:val="002E6454"/>
    <w:rsid w:val="002E6756"/>
    <w:rsid w:val="002E6895"/>
    <w:rsid w:val="002F01CC"/>
    <w:rsid w:val="002F0711"/>
    <w:rsid w:val="002F1030"/>
    <w:rsid w:val="002F1093"/>
    <w:rsid w:val="002F11B6"/>
    <w:rsid w:val="002F20B1"/>
    <w:rsid w:val="002F2568"/>
    <w:rsid w:val="002F28E1"/>
    <w:rsid w:val="002F2AB0"/>
    <w:rsid w:val="002F2DD3"/>
    <w:rsid w:val="002F2E95"/>
    <w:rsid w:val="002F3435"/>
    <w:rsid w:val="002F4A90"/>
    <w:rsid w:val="002F60B9"/>
    <w:rsid w:val="002F741D"/>
    <w:rsid w:val="002F7420"/>
    <w:rsid w:val="002F7914"/>
    <w:rsid w:val="002F7C13"/>
    <w:rsid w:val="002F7C33"/>
    <w:rsid w:val="002F7F13"/>
    <w:rsid w:val="003003D1"/>
    <w:rsid w:val="00301089"/>
    <w:rsid w:val="00301A78"/>
    <w:rsid w:val="00304164"/>
    <w:rsid w:val="00304BF4"/>
    <w:rsid w:val="00305282"/>
    <w:rsid w:val="00305845"/>
    <w:rsid w:val="00306A52"/>
    <w:rsid w:val="003079A5"/>
    <w:rsid w:val="00310055"/>
    <w:rsid w:val="00310B28"/>
    <w:rsid w:val="00310DAE"/>
    <w:rsid w:val="00311444"/>
    <w:rsid w:val="00311F5F"/>
    <w:rsid w:val="00312053"/>
    <w:rsid w:val="003127E3"/>
    <w:rsid w:val="00313C27"/>
    <w:rsid w:val="0031518C"/>
    <w:rsid w:val="0031541B"/>
    <w:rsid w:val="00316192"/>
    <w:rsid w:val="003169D2"/>
    <w:rsid w:val="00317329"/>
    <w:rsid w:val="0031770E"/>
    <w:rsid w:val="0032010C"/>
    <w:rsid w:val="003203D0"/>
    <w:rsid w:val="003204F4"/>
    <w:rsid w:val="00322EE0"/>
    <w:rsid w:val="00323385"/>
    <w:rsid w:val="00323FDA"/>
    <w:rsid w:val="00323FE2"/>
    <w:rsid w:val="00324630"/>
    <w:rsid w:val="0032518D"/>
    <w:rsid w:val="003253C7"/>
    <w:rsid w:val="003257C1"/>
    <w:rsid w:val="00325D1D"/>
    <w:rsid w:val="00327F62"/>
    <w:rsid w:val="00330590"/>
    <w:rsid w:val="0033069F"/>
    <w:rsid w:val="00330AC4"/>
    <w:rsid w:val="00331095"/>
    <w:rsid w:val="00331705"/>
    <w:rsid w:val="00331F85"/>
    <w:rsid w:val="00333578"/>
    <w:rsid w:val="00335706"/>
    <w:rsid w:val="00336B13"/>
    <w:rsid w:val="00336E89"/>
    <w:rsid w:val="0034009B"/>
    <w:rsid w:val="00340676"/>
    <w:rsid w:val="00340FA0"/>
    <w:rsid w:val="00341D65"/>
    <w:rsid w:val="00342491"/>
    <w:rsid w:val="0034463F"/>
    <w:rsid w:val="00344788"/>
    <w:rsid w:val="003447DB"/>
    <w:rsid w:val="00345C18"/>
    <w:rsid w:val="003468CA"/>
    <w:rsid w:val="003500B8"/>
    <w:rsid w:val="00350122"/>
    <w:rsid w:val="0035087A"/>
    <w:rsid w:val="003511E9"/>
    <w:rsid w:val="00351F86"/>
    <w:rsid w:val="003520D0"/>
    <w:rsid w:val="0035213D"/>
    <w:rsid w:val="003524E0"/>
    <w:rsid w:val="003531CB"/>
    <w:rsid w:val="003545C0"/>
    <w:rsid w:val="00354710"/>
    <w:rsid w:val="00355258"/>
    <w:rsid w:val="00355756"/>
    <w:rsid w:val="00355DE0"/>
    <w:rsid w:val="003567B3"/>
    <w:rsid w:val="0035740C"/>
    <w:rsid w:val="003578CC"/>
    <w:rsid w:val="00357AB5"/>
    <w:rsid w:val="00360BCF"/>
    <w:rsid w:val="00362C6D"/>
    <w:rsid w:val="00362D85"/>
    <w:rsid w:val="003636D0"/>
    <w:rsid w:val="00363D73"/>
    <w:rsid w:val="0036401E"/>
    <w:rsid w:val="00364099"/>
    <w:rsid w:val="00364D0F"/>
    <w:rsid w:val="00365A8A"/>
    <w:rsid w:val="00365F12"/>
    <w:rsid w:val="00366249"/>
    <w:rsid w:val="00366868"/>
    <w:rsid w:val="00366E8D"/>
    <w:rsid w:val="0036760B"/>
    <w:rsid w:val="003677BC"/>
    <w:rsid w:val="00367E9E"/>
    <w:rsid w:val="003705CD"/>
    <w:rsid w:val="00370E13"/>
    <w:rsid w:val="0037102B"/>
    <w:rsid w:val="0037113F"/>
    <w:rsid w:val="00371457"/>
    <w:rsid w:val="00372E22"/>
    <w:rsid w:val="003736CC"/>
    <w:rsid w:val="003744C4"/>
    <w:rsid w:val="003756D4"/>
    <w:rsid w:val="00375D8D"/>
    <w:rsid w:val="0037653C"/>
    <w:rsid w:val="00376B88"/>
    <w:rsid w:val="0037747F"/>
    <w:rsid w:val="00377554"/>
    <w:rsid w:val="0038041B"/>
    <w:rsid w:val="003812E5"/>
    <w:rsid w:val="00381BAF"/>
    <w:rsid w:val="00382735"/>
    <w:rsid w:val="00382C3C"/>
    <w:rsid w:val="0038327A"/>
    <w:rsid w:val="003840DE"/>
    <w:rsid w:val="00385345"/>
    <w:rsid w:val="00385AAD"/>
    <w:rsid w:val="00385AC4"/>
    <w:rsid w:val="00386E4F"/>
    <w:rsid w:val="00387BC0"/>
    <w:rsid w:val="00387CF6"/>
    <w:rsid w:val="00390526"/>
    <w:rsid w:val="0039180A"/>
    <w:rsid w:val="003918F0"/>
    <w:rsid w:val="00392128"/>
    <w:rsid w:val="003932AB"/>
    <w:rsid w:val="00393589"/>
    <w:rsid w:val="00394664"/>
    <w:rsid w:val="00394F16"/>
    <w:rsid w:val="003955F2"/>
    <w:rsid w:val="00396295"/>
    <w:rsid w:val="0039644A"/>
    <w:rsid w:val="003965F2"/>
    <w:rsid w:val="00396CEC"/>
    <w:rsid w:val="00397766"/>
    <w:rsid w:val="003A0AF4"/>
    <w:rsid w:val="003A1985"/>
    <w:rsid w:val="003A1BE5"/>
    <w:rsid w:val="003A22BA"/>
    <w:rsid w:val="003A2CD2"/>
    <w:rsid w:val="003A3F25"/>
    <w:rsid w:val="003A4903"/>
    <w:rsid w:val="003A4C15"/>
    <w:rsid w:val="003A4E43"/>
    <w:rsid w:val="003A7155"/>
    <w:rsid w:val="003A7974"/>
    <w:rsid w:val="003A7DAB"/>
    <w:rsid w:val="003B03EE"/>
    <w:rsid w:val="003B04A8"/>
    <w:rsid w:val="003B0EC0"/>
    <w:rsid w:val="003B1AE0"/>
    <w:rsid w:val="003B20B2"/>
    <w:rsid w:val="003B258D"/>
    <w:rsid w:val="003B2E1F"/>
    <w:rsid w:val="003B3811"/>
    <w:rsid w:val="003B3ED6"/>
    <w:rsid w:val="003B4B97"/>
    <w:rsid w:val="003B4CA1"/>
    <w:rsid w:val="003B57A6"/>
    <w:rsid w:val="003B5CCE"/>
    <w:rsid w:val="003B7185"/>
    <w:rsid w:val="003B74DF"/>
    <w:rsid w:val="003B7EFB"/>
    <w:rsid w:val="003C00D8"/>
    <w:rsid w:val="003C0EF6"/>
    <w:rsid w:val="003C1BAC"/>
    <w:rsid w:val="003C24B4"/>
    <w:rsid w:val="003C2E3E"/>
    <w:rsid w:val="003C2FE0"/>
    <w:rsid w:val="003C3875"/>
    <w:rsid w:val="003C3DAB"/>
    <w:rsid w:val="003C3F04"/>
    <w:rsid w:val="003C452E"/>
    <w:rsid w:val="003C620C"/>
    <w:rsid w:val="003C638C"/>
    <w:rsid w:val="003C644D"/>
    <w:rsid w:val="003C76B5"/>
    <w:rsid w:val="003C7A83"/>
    <w:rsid w:val="003D02F3"/>
    <w:rsid w:val="003D0619"/>
    <w:rsid w:val="003D08B5"/>
    <w:rsid w:val="003D113C"/>
    <w:rsid w:val="003D199C"/>
    <w:rsid w:val="003D1E9C"/>
    <w:rsid w:val="003D1E9F"/>
    <w:rsid w:val="003D2386"/>
    <w:rsid w:val="003D353C"/>
    <w:rsid w:val="003D4435"/>
    <w:rsid w:val="003D4793"/>
    <w:rsid w:val="003D5353"/>
    <w:rsid w:val="003D625E"/>
    <w:rsid w:val="003D679E"/>
    <w:rsid w:val="003D67FF"/>
    <w:rsid w:val="003D6A62"/>
    <w:rsid w:val="003D6AE4"/>
    <w:rsid w:val="003D7CAC"/>
    <w:rsid w:val="003E0A9C"/>
    <w:rsid w:val="003E18F6"/>
    <w:rsid w:val="003E31FE"/>
    <w:rsid w:val="003E34DC"/>
    <w:rsid w:val="003E3893"/>
    <w:rsid w:val="003E3B1E"/>
    <w:rsid w:val="003E4253"/>
    <w:rsid w:val="003E5493"/>
    <w:rsid w:val="003E601A"/>
    <w:rsid w:val="003E7385"/>
    <w:rsid w:val="003E7553"/>
    <w:rsid w:val="003E7708"/>
    <w:rsid w:val="003E7DF4"/>
    <w:rsid w:val="003E7EFC"/>
    <w:rsid w:val="003F1026"/>
    <w:rsid w:val="003F1137"/>
    <w:rsid w:val="003F1171"/>
    <w:rsid w:val="003F1E5A"/>
    <w:rsid w:val="003F2098"/>
    <w:rsid w:val="003F23BC"/>
    <w:rsid w:val="003F257E"/>
    <w:rsid w:val="003F29D0"/>
    <w:rsid w:val="003F2D46"/>
    <w:rsid w:val="003F2E40"/>
    <w:rsid w:val="003F328C"/>
    <w:rsid w:val="003F36C4"/>
    <w:rsid w:val="003F3AAD"/>
    <w:rsid w:val="003F44CB"/>
    <w:rsid w:val="003F4BAC"/>
    <w:rsid w:val="003F4E8E"/>
    <w:rsid w:val="003F5AC0"/>
    <w:rsid w:val="003F714D"/>
    <w:rsid w:val="0040020E"/>
    <w:rsid w:val="00401102"/>
    <w:rsid w:val="004015F4"/>
    <w:rsid w:val="00401A62"/>
    <w:rsid w:val="00402670"/>
    <w:rsid w:val="00402FF1"/>
    <w:rsid w:val="00405ECF"/>
    <w:rsid w:val="0040661A"/>
    <w:rsid w:val="00407D5F"/>
    <w:rsid w:val="004108B7"/>
    <w:rsid w:val="00410F16"/>
    <w:rsid w:val="004119B2"/>
    <w:rsid w:val="00411DE0"/>
    <w:rsid w:val="00411E67"/>
    <w:rsid w:val="00412AAB"/>
    <w:rsid w:val="00412C76"/>
    <w:rsid w:val="00412EE9"/>
    <w:rsid w:val="004132FD"/>
    <w:rsid w:val="00413B6E"/>
    <w:rsid w:val="004145C3"/>
    <w:rsid w:val="00415484"/>
    <w:rsid w:val="0041654C"/>
    <w:rsid w:val="004165A8"/>
    <w:rsid w:val="00416EDC"/>
    <w:rsid w:val="004171CC"/>
    <w:rsid w:val="00417665"/>
    <w:rsid w:val="004207B6"/>
    <w:rsid w:val="00420E6A"/>
    <w:rsid w:val="00421ADF"/>
    <w:rsid w:val="0042267D"/>
    <w:rsid w:val="00423723"/>
    <w:rsid w:val="00423811"/>
    <w:rsid w:val="00426749"/>
    <w:rsid w:val="00426F63"/>
    <w:rsid w:val="00427498"/>
    <w:rsid w:val="0043142F"/>
    <w:rsid w:val="00432146"/>
    <w:rsid w:val="00433D68"/>
    <w:rsid w:val="004344AA"/>
    <w:rsid w:val="0043603A"/>
    <w:rsid w:val="004367F8"/>
    <w:rsid w:val="00436957"/>
    <w:rsid w:val="00437684"/>
    <w:rsid w:val="004400CE"/>
    <w:rsid w:val="00440324"/>
    <w:rsid w:val="00440568"/>
    <w:rsid w:val="00440754"/>
    <w:rsid w:val="00441689"/>
    <w:rsid w:val="0044306D"/>
    <w:rsid w:val="00443267"/>
    <w:rsid w:val="004432FA"/>
    <w:rsid w:val="00443BD8"/>
    <w:rsid w:val="00444BE4"/>
    <w:rsid w:val="00445B45"/>
    <w:rsid w:val="00445BCF"/>
    <w:rsid w:val="004502BB"/>
    <w:rsid w:val="00450499"/>
    <w:rsid w:val="00450FAD"/>
    <w:rsid w:val="004517CB"/>
    <w:rsid w:val="00452345"/>
    <w:rsid w:val="004529DE"/>
    <w:rsid w:val="00453AD6"/>
    <w:rsid w:val="004546B9"/>
    <w:rsid w:val="00454B22"/>
    <w:rsid w:val="0045517A"/>
    <w:rsid w:val="00455267"/>
    <w:rsid w:val="0045549A"/>
    <w:rsid w:val="004556DA"/>
    <w:rsid w:val="00455A8F"/>
    <w:rsid w:val="00455CAB"/>
    <w:rsid w:val="004561A1"/>
    <w:rsid w:val="0045633C"/>
    <w:rsid w:val="00456B77"/>
    <w:rsid w:val="00456DE4"/>
    <w:rsid w:val="0045769E"/>
    <w:rsid w:val="00457858"/>
    <w:rsid w:val="00460439"/>
    <w:rsid w:val="00461D11"/>
    <w:rsid w:val="00462717"/>
    <w:rsid w:val="00462BE1"/>
    <w:rsid w:val="00463FAD"/>
    <w:rsid w:val="004650E9"/>
    <w:rsid w:val="00465DA4"/>
    <w:rsid w:val="00465FEC"/>
    <w:rsid w:val="00472460"/>
    <w:rsid w:val="00473682"/>
    <w:rsid w:val="00473796"/>
    <w:rsid w:val="00473EA0"/>
    <w:rsid w:val="00474514"/>
    <w:rsid w:val="00475729"/>
    <w:rsid w:val="00475879"/>
    <w:rsid w:val="00475C5B"/>
    <w:rsid w:val="00475FDB"/>
    <w:rsid w:val="00476A75"/>
    <w:rsid w:val="00477978"/>
    <w:rsid w:val="0048046A"/>
    <w:rsid w:val="00480FD0"/>
    <w:rsid w:val="004810E0"/>
    <w:rsid w:val="004816F8"/>
    <w:rsid w:val="004828DA"/>
    <w:rsid w:val="004832A3"/>
    <w:rsid w:val="00483518"/>
    <w:rsid w:val="00483793"/>
    <w:rsid w:val="00483C83"/>
    <w:rsid w:val="00483F8A"/>
    <w:rsid w:val="00485136"/>
    <w:rsid w:val="00485539"/>
    <w:rsid w:val="0048625E"/>
    <w:rsid w:val="00486B33"/>
    <w:rsid w:val="00486D8A"/>
    <w:rsid w:val="00487AF6"/>
    <w:rsid w:val="00487BAF"/>
    <w:rsid w:val="00487BC3"/>
    <w:rsid w:val="00487CC2"/>
    <w:rsid w:val="0049094B"/>
    <w:rsid w:val="00490EB8"/>
    <w:rsid w:val="00490FC7"/>
    <w:rsid w:val="00491ECC"/>
    <w:rsid w:val="00491ED5"/>
    <w:rsid w:val="0049252E"/>
    <w:rsid w:val="00492E7A"/>
    <w:rsid w:val="00493B6D"/>
    <w:rsid w:val="00493DFB"/>
    <w:rsid w:val="00493EF7"/>
    <w:rsid w:val="004944CC"/>
    <w:rsid w:val="004945D1"/>
    <w:rsid w:val="0049479B"/>
    <w:rsid w:val="004947CC"/>
    <w:rsid w:val="00494BC6"/>
    <w:rsid w:val="0049587B"/>
    <w:rsid w:val="00495D55"/>
    <w:rsid w:val="00495F26"/>
    <w:rsid w:val="004970D6"/>
    <w:rsid w:val="00497785"/>
    <w:rsid w:val="004A0120"/>
    <w:rsid w:val="004A0154"/>
    <w:rsid w:val="004A03EE"/>
    <w:rsid w:val="004A0557"/>
    <w:rsid w:val="004A086E"/>
    <w:rsid w:val="004A0BD9"/>
    <w:rsid w:val="004A1A93"/>
    <w:rsid w:val="004A2AF2"/>
    <w:rsid w:val="004A3091"/>
    <w:rsid w:val="004A3C98"/>
    <w:rsid w:val="004A54B0"/>
    <w:rsid w:val="004A564F"/>
    <w:rsid w:val="004A59C5"/>
    <w:rsid w:val="004A679F"/>
    <w:rsid w:val="004A67DE"/>
    <w:rsid w:val="004A7C7F"/>
    <w:rsid w:val="004A7C8E"/>
    <w:rsid w:val="004B0E24"/>
    <w:rsid w:val="004B1447"/>
    <w:rsid w:val="004B1C14"/>
    <w:rsid w:val="004B2647"/>
    <w:rsid w:val="004B2AAF"/>
    <w:rsid w:val="004B3518"/>
    <w:rsid w:val="004B3A51"/>
    <w:rsid w:val="004B3D01"/>
    <w:rsid w:val="004B46CD"/>
    <w:rsid w:val="004B49E0"/>
    <w:rsid w:val="004B5D1B"/>
    <w:rsid w:val="004B5F95"/>
    <w:rsid w:val="004B66C7"/>
    <w:rsid w:val="004B798F"/>
    <w:rsid w:val="004B7FD4"/>
    <w:rsid w:val="004C0641"/>
    <w:rsid w:val="004C0FEC"/>
    <w:rsid w:val="004C10EC"/>
    <w:rsid w:val="004C14A0"/>
    <w:rsid w:val="004C17D9"/>
    <w:rsid w:val="004C2254"/>
    <w:rsid w:val="004C2339"/>
    <w:rsid w:val="004C39C9"/>
    <w:rsid w:val="004C464C"/>
    <w:rsid w:val="004C4ABE"/>
    <w:rsid w:val="004C4AF3"/>
    <w:rsid w:val="004C55F8"/>
    <w:rsid w:val="004C634F"/>
    <w:rsid w:val="004C6765"/>
    <w:rsid w:val="004C6BBA"/>
    <w:rsid w:val="004D083A"/>
    <w:rsid w:val="004D0CA1"/>
    <w:rsid w:val="004D13E2"/>
    <w:rsid w:val="004D25AC"/>
    <w:rsid w:val="004D2C2A"/>
    <w:rsid w:val="004D2FE0"/>
    <w:rsid w:val="004D306D"/>
    <w:rsid w:val="004D356A"/>
    <w:rsid w:val="004D507D"/>
    <w:rsid w:val="004D53BF"/>
    <w:rsid w:val="004D550F"/>
    <w:rsid w:val="004D5885"/>
    <w:rsid w:val="004D5F64"/>
    <w:rsid w:val="004D645F"/>
    <w:rsid w:val="004D6699"/>
    <w:rsid w:val="004D6BCF"/>
    <w:rsid w:val="004D791E"/>
    <w:rsid w:val="004D7FE6"/>
    <w:rsid w:val="004E051B"/>
    <w:rsid w:val="004E11A1"/>
    <w:rsid w:val="004E1399"/>
    <w:rsid w:val="004E189E"/>
    <w:rsid w:val="004E2276"/>
    <w:rsid w:val="004E231A"/>
    <w:rsid w:val="004E322C"/>
    <w:rsid w:val="004E3DE7"/>
    <w:rsid w:val="004E417F"/>
    <w:rsid w:val="004E56E5"/>
    <w:rsid w:val="004E5D91"/>
    <w:rsid w:val="004E61F7"/>
    <w:rsid w:val="004E6911"/>
    <w:rsid w:val="004E6D92"/>
    <w:rsid w:val="004E6F44"/>
    <w:rsid w:val="004E7535"/>
    <w:rsid w:val="004E76BB"/>
    <w:rsid w:val="004F0062"/>
    <w:rsid w:val="004F0174"/>
    <w:rsid w:val="004F01B3"/>
    <w:rsid w:val="004F071D"/>
    <w:rsid w:val="004F1353"/>
    <w:rsid w:val="004F1A4F"/>
    <w:rsid w:val="004F21FC"/>
    <w:rsid w:val="004F259B"/>
    <w:rsid w:val="004F2E12"/>
    <w:rsid w:val="004F3BFA"/>
    <w:rsid w:val="004F494C"/>
    <w:rsid w:val="004F5994"/>
    <w:rsid w:val="004F5EFB"/>
    <w:rsid w:val="004F6C4F"/>
    <w:rsid w:val="004F6F4E"/>
    <w:rsid w:val="004F782E"/>
    <w:rsid w:val="004F7883"/>
    <w:rsid w:val="004F7B78"/>
    <w:rsid w:val="004F7D66"/>
    <w:rsid w:val="005002DE"/>
    <w:rsid w:val="005024E4"/>
    <w:rsid w:val="00503205"/>
    <w:rsid w:val="00503656"/>
    <w:rsid w:val="00504AD1"/>
    <w:rsid w:val="00505265"/>
    <w:rsid w:val="005053D5"/>
    <w:rsid w:val="005060D1"/>
    <w:rsid w:val="005061D5"/>
    <w:rsid w:val="00506254"/>
    <w:rsid w:val="0050647C"/>
    <w:rsid w:val="005069E6"/>
    <w:rsid w:val="00507ED3"/>
    <w:rsid w:val="0051022F"/>
    <w:rsid w:val="005104A5"/>
    <w:rsid w:val="00510890"/>
    <w:rsid w:val="00510E69"/>
    <w:rsid w:val="00511041"/>
    <w:rsid w:val="005117B3"/>
    <w:rsid w:val="005118FF"/>
    <w:rsid w:val="00512754"/>
    <w:rsid w:val="00512E84"/>
    <w:rsid w:val="00512F79"/>
    <w:rsid w:val="0051346C"/>
    <w:rsid w:val="0051433C"/>
    <w:rsid w:val="005150ED"/>
    <w:rsid w:val="00515107"/>
    <w:rsid w:val="00516201"/>
    <w:rsid w:val="0051637E"/>
    <w:rsid w:val="00516DD8"/>
    <w:rsid w:val="0052037D"/>
    <w:rsid w:val="0052243D"/>
    <w:rsid w:val="00522644"/>
    <w:rsid w:val="00523759"/>
    <w:rsid w:val="0052497D"/>
    <w:rsid w:val="005253F0"/>
    <w:rsid w:val="00526738"/>
    <w:rsid w:val="00526A75"/>
    <w:rsid w:val="005308CC"/>
    <w:rsid w:val="005309AA"/>
    <w:rsid w:val="0053126B"/>
    <w:rsid w:val="00531723"/>
    <w:rsid w:val="005324CA"/>
    <w:rsid w:val="0053369E"/>
    <w:rsid w:val="00533971"/>
    <w:rsid w:val="00533DE4"/>
    <w:rsid w:val="0053489D"/>
    <w:rsid w:val="00535586"/>
    <w:rsid w:val="00536222"/>
    <w:rsid w:val="00536475"/>
    <w:rsid w:val="00537330"/>
    <w:rsid w:val="005375DA"/>
    <w:rsid w:val="005377A4"/>
    <w:rsid w:val="00537C94"/>
    <w:rsid w:val="00537DD6"/>
    <w:rsid w:val="00540359"/>
    <w:rsid w:val="00540C6E"/>
    <w:rsid w:val="00541550"/>
    <w:rsid w:val="00541AE7"/>
    <w:rsid w:val="00542C79"/>
    <w:rsid w:val="00543B8F"/>
    <w:rsid w:val="00544C50"/>
    <w:rsid w:val="00545313"/>
    <w:rsid w:val="005458AD"/>
    <w:rsid w:val="00545ED8"/>
    <w:rsid w:val="00546A1D"/>
    <w:rsid w:val="00550AC6"/>
    <w:rsid w:val="00552004"/>
    <w:rsid w:val="005523D3"/>
    <w:rsid w:val="0055264F"/>
    <w:rsid w:val="00553110"/>
    <w:rsid w:val="0055526F"/>
    <w:rsid w:val="00555BEF"/>
    <w:rsid w:val="00555C05"/>
    <w:rsid w:val="00556621"/>
    <w:rsid w:val="005577C9"/>
    <w:rsid w:val="00560A88"/>
    <w:rsid w:val="0056160F"/>
    <w:rsid w:val="005619ED"/>
    <w:rsid w:val="00561CAB"/>
    <w:rsid w:val="0056213F"/>
    <w:rsid w:val="0056245F"/>
    <w:rsid w:val="00562739"/>
    <w:rsid w:val="005627CB"/>
    <w:rsid w:val="00563657"/>
    <w:rsid w:val="00563AB6"/>
    <w:rsid w:val="00563D7A"/>
    <w:rsid w:val="00564C03"/>
    <w:rsid w:val="00564DB6"/>
    <w:rsid w:val="0056544D"/>
    <w:rsid w:val="00565973"/>
    <w:rsid w:val="00565D09"/>
    <w:rsid w:val="00566A60"/>
    <w:rsid w:val="00566C5E"/>
    <w:rsid w:val="00567005"/>
    <w:rsid w:val="00570497"/>
    <w:rsid w:val="005710AD"/>
    <w:rsid w:val="00571319"/>
    <w:rsid w:val="005715B1"/>
    <w:rsid w:val="00571F46"/>
    <w:rsid w:val="00573204"/>
    <w:rsid w:val="005742F6"/>
    <w:rsid w:val="005749F1"/>
    <w:rsid w:val="005753E5"/>
    <w:rsid w:val="005768CD"/>
    <w:rsid w:val="00577231"/>
    <w:rsid w:val="0057754A"/>
    <w:rsid w:val="005777AF"/>
    <w:rsid w:val="005806E2"/>
    <w:rsid w:val="00580708"/>
    <w:rsid w:val="00580C86"/>
    <w:rsid w:val="00580ED7"/>
    <w:rsid w:val="0058140A"/>
    <w:rsid w:val="0058217A"/>
    <w:rsid w:val="005824A8"/>
    <w:rsid w:val="005845BE"/>
    <w:rsid w:val="00586305"/>
    <w:rsid w:val="00586317"/>
    <w:rsid w:val="00586407"/>
    <w:rsid w:val="005865AD"/>
    <w:rsid w:val="00586653"/>
    <w:rsid w:val="00586D22"/>
    <w:rsid w:val="00586D6C"/>
    <w:rsid w:val="00587A8F"/>
    <w:rsid w:val="0059016D"/>
    <w:rsid w:val="005907F9"/>
    <w:rsid w:val="00590E5A"/>
    <w:rsid w:val="0059206B"/>
    <w:rsid w:val="00592204"/>
    <w:rsid w:val="00592235"/>
    <w:rsid w:val="0059485D"/>
    <w:rsid w:val="00594AB4"/>
    <w:rsid w:val="00594C70"/>
    <w:rsid w:val="00595C49"/>
    <w:rsid w:val="005A0885"/>
    <w:rsid w:val="005A0E08"/>
    <w:rsid w:val="005A1157"/>
    <w:rsid w:val="005A130B"/>
    <w:rsid w:val="005A1940"/>
    <w:rsid w:val="005A19B4"/>
    <w:rsid w:val="005A20F6"/>
    <w:rsid w:val="005A2499"/>
    <w:rsid w:val="005A2905"/>
    <w:rsid w:val="005A29D0"/>
    <w:rsid w:val="005A3AF0"/>
    <w:rsid w:val="005A4562"/>
    <w:rsid w:val="005A4996"/>
    <w:rsid w:val="005A4CB3"/>
    <w:rsid w:val="005A563E"/>
    <w:rsid w:val="005A668E"/>
    <w:rsid w:val="005A6B27"/>
    <w:rsid w:val="005A7C62"/>
    <w:rsid w:val="005B0FED"/>
    <w:rsid w:val="005B119F"/>
    <w:rsid w:val="005B14C1"/>
    <w:rsid w:val="005B195E"/>
    <w:rsid w:val="005B1CAF"/>
    <w:rsid w:val="005B1E16"/>
    <w:rsid w:val="005B2441"/>
    <w:rsid w:val="005B35F3"/>
    <w:rsid w:val="005B6DC5"/>
    <w:rsid w:val="005B6EF9"/>
    <w:rsid w:val="005B6F0C"/>
    <w:rsid w:val="005B7258"/>
    <w:rsid w:val="005B7E68"/>
    <w:rsid w:val="005C106C"/>
    <w:rsid w:val="005C1BAC"/>
    <w:rsid w:val="005C34A2"/>
    <w:rsid w:val="005C453E"/>
    <w:rsid w:val="005C568C"/>
    <w:rsid w:val="005C5B87"/>
    <w:rsid w:val="005C5E26"/>
    <w:rsid w:val="005C5F11"/>
    <w:rsid w:val="005C6A1B"/>
    <w:rsid w:val="005C6A33"/>
    <w:rsid w:val="005C7621"/>
    <w:rsid w:val="005D0461"/>
    <w:rsid w:val="005D1029"/>
    <w:rsid w:val="005D1325"/>
    <w:rsid w:val="005D135B"/>
    <w:rsid w:val="005D15FD"/>
    <w:rsid w:val="005D1E5B"/>
    <w:rsid w:val="005D48E0"/>
    <w:rsid w:val="005D4A31"/>
    <w:rsid w:val="005D4D36"/>
    <w:rsid w:val="005D4E71"/>
    <w:rsid w:val="005D5530"/>
    <w:rsid w:val="005D5563"/>
    <w:rsid w:val="005D64CF"/>
    <w:rsid w:val="005D6635"/>
    <w:rsid w:val="005D674C"/>
    <w:rsid w:val="005D6F7A"/>
    <w:rsid w:val="005D7E3D"/>
    <w:rsid w:val="005D7FEB"/>
    <w:rsid w:val="005E03FB"/>
    <w:rsid w:val="005E145A"/>
    <w:rsid w:val="005E19A3"/>
    <w:rsid w:val="005E203E"/>
    <w:rsid w:val="005E230C"/>
    <w:rsid w:val="005E2C8B"/>
    <w:rsid w:val="005E2F19"/>
    <w:rsid w:val="005E432B"/>
    <w:rsid w:val="005E4635"/>
    <w:rsid w:val="005E46F0"/>
    <w:rsid w:val="005E4C8D"/>
    <w:rsid w:val="005E4E8D"/>
    <w:rsid w:val="005E4FE5"/>
    <w:rsid w:val="005E5C39"/>
    <w:rsid w:val="005E5E9F"/>
    <w:rsid w:val="005E6889"/>
    <w:rsid w:val="005E7546"/>
    <w:rsid w:val="005E79F4"/>
    <w:rsid w:val="005E7DBD"/>
    <w:rsid w:val="005F0256"/>
    <w:rsid w:val="005F0712"/>
    <w:rsid w:val="005F080C"/>
    <w:rsid w:val="005F13D6"/>
    <w:rsid w:val="005F17D5"/>
    <w:rsid w:val="005F1F8E"/>
    <w:rsid w:val="005F2399"/>
    <w:rsid w:val="005F2595"/>
    <w:rsid w:val="005F2DC1"/>
    <w:rsid w:val="005F32A2"/>
    <w:rsid w:val="005F3ECF"/>
    <w:rsid w:val="005F4916"/>
    <w:rsid w:val="005F4ED7"/>
    <w:rsid w:val="005F618C"/>
    <w:rsid w:val="005F69FE"/>
    <w:rsid w:val="005F6FFB"/>
    <w:rsid w:val="005F7177"/>
    <w:rsid w:val="005F76F0"/>
    <w:rsid w:val="006001BA"/>
    <w:rsid w:val="00601565"/>
    <w:rsid w:val="0060187B"/>
    <w:rsid w:val="00601C88"/>
    <w:rsid w:val="0060279F"/>
    <w:rsid w:val="006027A5"/>
    <w:rsid w:val="0060482E"/>
    <w:rsid w:val="00604D7A"/>
    <w:rsid w:val="00604F3F"/>
    <w:rsid w:val="00605B05"/>
    <w:rsid w:val="0060621D"/>
    <w:rsid w:val="00606C77"/>
    <w:rsid w:val="0060798E"/>
    <w:rsid w:val="00607B08"/>
    <w:rsid w:val="00610CAD"/>
    <w:rsid w:val="00610FBD"/>
    <w:rsid w:val="00611416"/>
    <w:rsid w:val="00611885"/>
    <w:rsid w:val="006118AB"/>
    <w:rsid w:val="006127AF"/>
    <w:rsid w:val="006127F9"/>
    <w:rsid w:val="0061284C"/>
    <w:rsid w:val="0061339B"/>
    <w:rsid w:val="0061367D"/>
    <w:rsid w:val="0061380F"/>
    <w:rsid w:val="00613CBD"/>
    <w:rsid w:val="006143C5"/>
    <w:rsid w:val="00614DFD"/>
    <w:rsid w:val="00614E4B"/>
    <w:rsid w:val="00615506"/>
    <w:rsid w:val="00615F9B"/>
    <w:rsid w:val="00616011"/>
    <w:rsid w:val="006163D2"/>
    <w:rsid w:val="00616B4B"/>
    <w:rsid w:val="00617DF9"/>
    <w:rsid w:val="00617DFE"/>
    <w:rsid w:val="00617FB0"/>
    <w:rsid w:val="00620849"/>
    <w:rsid w:val="006209C7"/>
    <w:rsid w:val="00620A41"/>
    <w:rsid w:val="00621660"/>
    <w:rsid w:val="00621878"/>
    <w:rsid w:val="00622FE6"/>
    <w:rsid w:val="00623BC2"/>
    <w:rsid w:val="00623DAA"/>
    <w:rsid w:val="00624E30"/>
    <w:rsid w:val="00625E45"/>
    <w:rsid w:val="0062608E"/>
    <w:rsid w:val="00630EBA"/>
    <w:rsid w:val="00631EC7"/>
    <w:rsid w:val="0063245D"/>
    <w:rsid w:val="0063248A"/>
    <w:rsid w:val="00632DA8"/>
    <w:rsid w:val="00635151"/>
    <w:rsid w:val="0063614A"/>
    <w:rsid w:val="00636D5F"/>
    <w:rsid w:val="006408C7"/>
    <w:rsid w:val="00641AA7"/>
    <w:rsid w:val="006424AA"/>
    <w:rsid w:val="0064344A"/>
    <w:rsid w:val="00643D84"/>
    <w:rsid w:val="00644353"/>
    <w:rsid w:val="00644671"/>
    <w:rsid w:val="00644DB7"/>
    <w:rsid w:val="006459F6"/>
    <w:rsid w:val="00645F9F"/>
    <w:rsid w:val="00646122"/>
    <w:rsid w:val="0064614C"/>
    <w:rsid w:val="00646809"/>
    <w:rsid w:val="00646B7C"/>
    <w:rsid w:val="00646BA2"/>
    <w:rsid w:val="00647279"/>
    <w:rsid w:val="00647B5F"/>
    <w:rsid w:val="00650CC6"/>
    <w:rsid w:val="00651254"/>
    <w:rsid w:val="0065136A"/>
    <w:rsid w:val="006513DA"/>
    <w:rsid w:val="00652484"/>
    <w:rsid w:val="0065291F"/>
    <w:rsid w:val="006537DD"/>
    <w:rsid w:val="006537F3"/>
    <w:rsid w:val="00653CFF"/>
    <w:rsid w:val="00656ADC"/>
    <w:rsid w:val="00657EFB"/>
    <w:rsid w:val="00657F70"/>
    <w:rsid w:val="00661ADF"/>
    <w:rsid w:val="00661EE7"/>
    <w:rsid w:val="006620AC"/>
    <w:rsid w:val="00662AAE"/>
    <w:rsid w:val="00663005"/>
    <w:rsid w:val="00663485"/>
    <w:rsid w:val="00665B2A"/>
    <w:rsid w:val="00665BDF"/>
    <w:rsid w:val="00665E7D"/>
    <w:rsid w:val="00665F02"/>
    <w:rsid w:val="00665FB4"/>
    <w:rsid w:val="00666EF1"/>
    <w:rsid w:val="00670D1A"/>
    <w:rsid w:val="00671D1C"/>
    <w:rsid w:val="00673000"/>
    <w:rsid w:val="006735EA"/>
    <w:rsid w:val="00673993"/>
    <w:rsid w:val="006751C8"/>
    <w:rsid w:val="00675394"/>
    <w:rsid w:val="00675726"/>
    <w:rsid w:val="00675880"/>
    <w:rsid w:val="00676459"/>
    <w:rsid w:val="0067694D"/>
    <w:rsid w:val="00677BB9"/>
    <w:rsid w:val="006803FB"/>
    <w:rsid w:val="00680720"/>
    <w:rsid w:val="0068180E"/>
    <w:rsid w:val="00681FFB"/>
    <w:rsid w:val="00684078"/>
    <w:rsid w:val="006844D2"/>
    <w:rsid w:val="00684830"/>
    <w:rsid w:val="00684E0C"/>
    <w:rsid w:val="00687F61"/>
    <w:rsid w:val="00690847"/>
    <w:rsid w:val="00690A40"/>
    <w:rsid w:val="00691BEA"/>
    <w:rsid w:val="00692494"/>
    <w:rsid w:val="006927E7"/>
    <w:rsid w:val="00692F58"/>
    <w:rsid w:val="0069386E"/>
    <w:rsid w:val="00694BC9"/>
    <w:rsid w:val="006951F9"/>
    <w:rsid w:val="00695423"/>
    <w:rsid w:val="00695454"/>
    <w:rsid w:val="00695CB9"/>
    <w:rsid w:val="00696412"/>
    <w:rsid w:val="006A1C80"/>
    <w:rsid w:val="006A46E8"/>
    <w:rsid w:val="006A4E3C"/>
    <w:rsid w:val="006A5083"/>
    <w:rsid w:val="006A5F87"/>
    <w:rsid w:val="006A7566"/>
    <w:rsid w:val="006A756A"/>
    <w:rsid w:val="006A7667"/>
    <w:rsid w:val="006B0123"/>
    <w:rsid w:val="006B024F"/>
    <w:rsid w:val="006B09D1"/>
    <w:rsid w:val="006B0BF3"/>
    <w:rsid w:val="006B12AB"/>
    <w:rsid w:val="006B12D9"/>
    <w:rsid w:val="006B210A"/>
    <w:rsid w:val="006B38AE"/>
    <w:rsid w:val="006B3C69"/>
    <w:rsid w:val="006B4A60"/>
    <w:rsid w:val="006B4ECE"/>
    <w:rsid w:val="006B6DF2"/>
    <w:rsid w:val="006B7D89"/>
    <w:rsid w:val="006C0F72"/>
    <w:rsid w:val="006C11AA"/>
    <w:rsid w:val="006C1525"/>
    <w:rsid w:val="006C18FE"/>
    <w:rsid w:val="006C1B1D"/>
    <w:rsid w:val="006C2985"/>
    <w:rsid w:val="006C2A9D"/>
    <w:rsid w:val="006C2BEE"/>
    <w:rsid w:val="006C3002"/>
    <w:rsid w:val="006C347B"/>
    <w:rsid w:val="006C3752"/>
    <w:rsid w:val="006C37BE"/>
    <w:rsid w:val="006C389E"/>
    <w:rsid w:val="006C49F3"/>
    <w:rsid w:val="006C55A2"/>
    <w:rsid w:val="006C5A06"/>
    <w:rsid w:val="006C5CF0"/>
    <w:rsid w:val="006C7188"/>
    <w:rsid w:val="006C72EB"/>
    <w:rsid w:val="006C76B0"/>
    <w:rsid w:val="006C7874"/>
    <w:rsid w:val="006D0153"/>
    <w:rsid w:val="006D02A6"/>
    <w:rsid w:val="006D061C"/>
    <w:rsid w:val="006D067C"/>
    <w:rsid w:val="006D090D"/>
    <w:rsid w:val="006D0E76"/>
    <w:rsid w:val="006D168C"/>
    <w:rsid w:val="006D2FCD"/>
    <w:rsid w:val="006D345F"/>
    <w:rsid w:val="006D45BA"/>
    <w:rsid w:val="006D5282"/>
    <w:rsid w:val="006D7012"/>
    <w:rsid w:val="006D7779"/>
    <w:rsid w:val="006E046D"/>
    <w:rsid w:val="006E04F1"/>
    <w:rsid w:val="006E1180"/>
    <w:rsid w:val="006E1637"/>
    <w:rsid w:val="006E28E1"/>
    <w:rsid w:val="006E297A"/>
    <w:rsid w:val="006E325D"/>
    <w:rsid w:val="006E369A"/>
    <w:rsid w:val="006E38C4"/>
    <w:rsid w:val="006E3F4E"/>
    <w:rsid w:val="006E44AF"/>
    <w:rsid w:val="006E4854"/>
    <w:rsid w:val="006E4A91"/>
    <w:rsid w:val="006E4B08"/>
    <w:rsid w:val="006E50E5"/>
    <w:rsid w:val="006E5A09"/>
    <w:rsid w:val="006E5B93"/>
    <w:rsid w:val="006E648C"/>
    <w:rsid w:val="006E6F38"/>
    <w:rsid w:val="006E770C"/>
    <w:rsid w:val="006E7F51"/>
    <w:rsid w:val="006F132B"/>
    <w:rsid w:val="006F1581"/>
    <w:rsid w:val="006F1639"/>
    <w:rsid w:val="006F2AA8"/>
    <w:rsid w:val="006F3233"/>
    <w:rsid w:val="006F35B2"/>
    <w:rsid w:val="006F376C"/>
    <w:rsid w:val="006F40C5"/>
    <w:rsid w:val="006F5338"/>
    <w:rsid w:val="006F600B"/>
    <w:rsid w:val="006F6027"/>
    <w:rsid w:val="006F710A"/>
    <w:rsid w:val="006F7891"/>
    <w:rsid w:val="006F7C8E"/>
    <w:rsid w:val="0070039F"/>
    <w:rsid w:val="00700B1A"/>
    <w:rsid w:val="0070134E"/>
    <w:rsid w:val="00701791"/>
    <w:rsid w:val="00701C78"/>
    <w:rsid w:val="0070251F"/>
    <w:rsid w:val="00702A45"/>
    <w:rsid w:val="00702A76"/>
    <w:rsid w:val="00702D60"/>
    <w:rsid w:val="00703426"/>
    <w:rsid w:val="00703E0A"/>
    <w:rsid w:val="007048C0"/>
    <w:rsid w:val="00704A9E"/>
    <w:rsid w:val="007050A5"/>
    <w:rsid w:val="0070611D"/>
    <w:rsid w:val="00706F19"/>
    <w:rsid w:val="00707BB8"/>
    <w:rsid w:val="00707CD2"/>
    <w:rsid w:val="00710847"/>
    <w:rsid w:val="00710AD7"/>
    <w:rsid w:val="0071119F"/>
    <w:rsid w:val="00712F2A"/>
    <w:rsid w:val="00712F9F"/>
    <w:rsid w:val="007138CD"/>
    <w:rsid w:val="0071530E"/>
    <w:rsid w:val="007158DA"/>
    <w:rsid w:val="00715D27"/>
    <w:rsid w:val="00716D75"/>
    <w:rsid w:val="007172FF"/>
    <w:rsid w:val="00717BBB"/>
    <w:rsid w:val="00720B63"/>
    <w:rsid w:val="00721958"/>
    <w:rsid w:val="007221EC"/>
    <w:rsid w:val="00723400"/>
    <w:rsid w:val="0072341E"/>
    <w:rsid w:val="0072356D"/>
    <w:rsid w:val="00723881"/>
    <w:rsid w:val="0072471B"/>
    <w:rsid w:val="00724DD7"/>
    <w:rsid w:val="0072545A"/>
    <w:rsid w:val="00725B50"/>
    <w:rsid w:val="00725CEF"/>
    <w:rsid w:val="00725E74"/>
    <w:rsid w:val="00730E0B"/>
    <w:rsid w:val="0073396A"/>
    <w:rsid w:val="00735784"/>
    <w:rsid w:val="00735DDC"/>
    <w:rsid w:val="00736527"/>
    <w:rsid w:val="00736C5F"/>
    <w:rsid w:val="00737A0D"/>
    <w:rsid w:val="00737E47"/>
    <w:rsid w:val="00740E4F"/>
    <w:rsid w:val="0074156F"/>
    <w:rsid w:val="007429B2"/>
    <w:rsid w:val="00744571"/>
    <w:rsid w:val="00744F61"/>
    <w:rsid w:val="00744FD1"/>
    <w:rsid w:val="00745165"/>
    <w:rsid w:val="007453CE"/>
    <w:rsid w:val="00746169"/>
    <w:rsid w:val="00746BD9"/>
    <w:rsid w:val="00746CE1"/>
    <w:rsid w:val="00747153"/>
    <w:rsid w:val="00747C46"/>
    <w:rsid w:val="00747FC9"/>
    <w:rsid w:val="0075107D"/>
    <w:rsid w:val="0075116A"/>
    <w:rsid w:val="00751A30"/>
    <w:rsid w:val="00752548"/>
    <w:rsid w:val="00754677"/>
    <w:rsid w:val="00754688"/>
    <w:rsid w:val="00755A4F"/>
    <w:rsid w:val="00756019"/>
    <w:rsid w:val="00756E4E"/>
    <w:rsid w:val="0075710C"/>
    <w:rsid w:val="0075755B"/>
    <w:rsid w:val="0075759F"/>
    <w:rsid w:val="00757813"/>
    <w:rsid w:val="00760974"/>
    <w:rsid w:val="00760AB2"/>
    <w:rsid w:val="007619E4"/>
    <w:rsid w:val="00762B71"/>
    <w:rsid w:val="00762B8E"/>
    <w:rsid w:val="00763437"/>
    <w:rsid w:val="007639E5"/>
    <w:rsid w:val="00763AAF"/>
    <w:rsid w:val="00763D78"/>
    <w:rsid w:val="00764755"/>
    <w:rsid w:val="00764A60"/>
    <w:rsid w:val="00764BB5"/>
    <w:rsid w:val="00764D2D"/>
    <w:rsid w:val="007651F0"/>
    <w:rsid w:val="0076670C"/>
    <w:rsid w:val="00767A37"/>
    <w:rsid w:val="00770DFD"/>
    <w:rsid w:val="007710D7"/>
    <w:rsid w:val="00771B29"/>
    <w:rsid w:val="0077247D"/>
    <w:rsid w:val="00773625"/>
    <w:rsid w:val="00773B7F"/>
    <w:rsid w:val="007740F9"/>
    <w:rsid w:val="00774D59"/>
    <w:rsid w:val="00775889"/>
    <w:rsid w:val="00775AFD"/>
    <w:rsid w:val="00776DE4"/>
    <w:rsid w:val="007811D4"/>
    <w:rsid w:val="007813B3"/>
    <w:rsid w:val="00781932"/>
    <w:rsid w:val="00782395"/>
    <w:rsid w:val="00782470"/>
    <w:rsid w:val="00782E60"/>
    <w:rsid w:val="00782EA7"/>
    <w:rsid w:val="00782F18"/>
    <w:rsid w:val="00783C12"/>
    <w:rsid w:val="007850FE"/>
    <w:rsid w:val="00785AFE"/>
    <w:rsid w:val="00785B81"/>
    <w:rsid w:val="00786452"/>
    <w:rsid w:val="007871A3"/>
    <w:rsid w:val="0078751A"/>
    <w:rsid w:val="0078789A"/>
    <w:rsid w:val="00790157"/>
    <w:rsid w:val="00790576"/>
    <w:rsid w:val="00790956"/>
    <w:rsid w:val="00791B77"/>
    <w:rsid w:val="0079207C"/>
    <w:rsid w:val="00792944"/>
    <w:rsid w:val="007934EB"/>
    <w:rsid w:val="007937D7"/>
    <w:rsid w:val="00793888"/>
    <w:rsid w:val="00794AF9"/>
    <w:rsid w:val="007955DF"/>
    <w:rsid w:val="00795A90"/>
    <w:rsid w:val="00795B25"/>
    <w:rsid w:val="00795E15"/>
    <w:rsid w:val="00796F52"/>
    <w:rsid w:val="00797072"/>
    <w:rsid w:val="007A0221"/>
    <w:rsid w:val="007A0734"/>
    <w:rsid w:val="007A1BEE"/>
    <w:rsid w:val="007A2564"/>
    <w:rsid w:val="007A294C"/>
    <w:rsid w:val="007A2C59"/>
    <w:rsid w:val="007A3841"/>
    <w:rsid w:val="007A3DE3"/>
    <w:rsid w:val="007A5265"/>
    <w:rsid w:val="007A636A"/>
    <w:rsid w:val="007A6419"/>
    <w:rsid w:val="007A648B"/>
    <w:rsid w:val="007A74EC"/>
    <w:rsid w:val="007B06B6"/>
    <w:rsid w:val="007B0CAD"/>
    <w:rsid w:val="007B25E5"/>
    <w:rsid w:val="007B3B15"/>
    <w:rsid w:val="007B6097"/>
    <w:rsid w:val="007B6431"/>
    <w:rsid w:val="007B656B"/>
    <w:rsid w:val="007B7013"/>
    <w:rsid w:val="007B774C"/>
    <w:rsid w:val="007B78D2"/>
    <w:rsid w:val="007C020C"/>
    <w:rsid w:val="007C1349"/>
    <w:rsid w:val="007C17B4"/>
    <w:rsid w:val="007C1B58"/>
    <w:rsid w:val="007C240A"/>
    <w:rsid w:val="007C2771"/>
    <w:rsid w:val="007C28F1"/>
    <w:rsid w:val="007C2DD3"/>
    <w:rsid w:val="007C31CD"/>
    <w:rsid w:val="007C3E2A"/>
    <w:rsid w:val="007C4A84"/>
    <w:rsid w:val="007C4B57"/>
    <w:rsid w:val="007C55EB"/>
    <w:rsid w:val="007C5A92"/>
    <w:rsid w:val="007C6482"/>
    <w:rsid w:val="007C7153"/>
    <w:rsid w:val="007D0A76"/>
    <w:rsid w:val="007D1021"/>
    <w:rsid w:val="007D1258"/>
    <w:rsid w:val="007D25F2"/>
    <w:rsid w:val="007D261A"/>
    <w:rsid w:val="007D36F2"/>
    <w:rsid w:val="007D399C"/>
    <w:rsid w:val="007D513F"/>
    <w:rsid w:val="007D538A"/>
    <w:rsid w:val="007D6D65"/>
    <w:rsid w:val="007D7059"/>
    <w:rsid w:val="007D7192"/>
    <w:rsid w:val="007D7318"/>
    <w:rsid w:val="007D73A9"/>
    <w:rsid w:val="007E037B"/>
    <w:rsid w:val="007E06A1"/>
    <w:rsid w:val="007E1ACD"/>
    <w:rsid w:val="007E28FD"/>
    <w:rsid w:val="007E2A6A"/>
    <w:rsid w:val="007E2EE4"/>
    <w:rsid w:val="007E2FC3"/>
    <w:rsid w:val="007E326A"/>
    <w:rsid w:val="007E36AB"/>
    <w:rsid w:val="007E3EA4"/>
    <w:rsid w:val="007E4914"/>
    <w:rsid w:val="007E5CCD"/>
    <w:rsid w:val="007E5FCB"/>
    <w:rsid w:val="007E6322"/>
    <w:rsid w:val="007E6F00"/>
    <w:rsid w:val="007E70D8"/>
    <w:rsid w:val="007E7F72"/>
    <w:rsid w:val="007F1167"/>
    <w:rsid w:val="007F1275"/>
    <w:rsid w:val="007F2044"/>
    <w:rsid w:val="007F277F"/>
    <w:rsid w:val="007F4604"/>
    <w:rsid w:val="007F4EEB"/>
    <w:rsid w:val="007F5DF0"/>
    <w:rsid w:val="007F5F65"/>
    <w:rsid w:val="007F61CA"/>
    <w:rsid w:val="007F642F"/>
    <w:rsid w:val="007F6F2D"/>
    <w:rsid w:val="007F708A"/>
    <w:rsid w:val="007F70FB"/>
    <w:rsid w:val="007F77D0"/>
    <w:rsid w:val="00800B36"/>
    <w:rsid w:val="00801435"/>
    <w:rsid w:val="00801CB9"/>
    <w:rsid w:val="008028C5"/>
    <w:rsid w:val="00802CF0"/>
    <w:rsid w:val="008045E9"/>
    <w:rsid w:val="008046DC"/>
    <w:rsid w:val="00804A23"/>
    <w:rsid w:val="00804A2C"/>
    <w:rsid w:val="00806E22"/>
    <w:rsid w:val="0080705A"/>
    <w:rsid w:val="00807787"/>
    <w:rsid w:val="0081061E"/>
    <w:rsid w:val="0081218B"/>
    <w:rsid w:val="008123D3"/>
    <w:rsid w:val="00813484"/>
    <w:rsid w:val="008136B1"/>
    <w:rsid w:val="00813B0A"/>
    <w:rsid w:val="0081421D"/>
    <w:rsid w:val="00815F1F"/>
    <w:rsid w:val="00816487"/>
    <w:rsid w:val="00816996"/>
    <w:rsid w:val="008202BA"/>
    <w:rsid w:val="00820A25"/>
    <w:rsid w:val="008211F2"/>
    <w:rsid w:val="00821320"/>
    <w:rsid w:val="008214D2"/>
    <w:rsid w:val="00822437"/>
    <w:rsid w:val="00822606"/>
    <w:rsid w:val="00822910"/>
    <w:rsid w:val="008233F9"/>
    <w:rsid w:val="00824270"/>
    <w:rsid w:val="00825AD0"/>
    <w:rsid w:val="00826202"/>
    <w:rsid w:val="00826AA0"/>
    <w:rsid w:val="00826F0F"/>
    <w:rsid w:val="008273C6"/>
    <w:rsid w:val="00827983"/>
    <w:rsid w:val="00827B0E"/>
    <w:rsid w:val="008312B1"/>
    <w:rsid w:val="008317FD"/>
    <w:rsid w:val="008322DD"/>
    <w:rsid w:val="00832E5A"/>
    <w:rsid w:val="00832EEB"/>
    <w:rsid w:val="008333C0"/>
    <w:rsid w:val="008345E7"/>
    <w:rsid w:val="00834870"/>
    <w:rsid w:val="00834DF0"/>
    <w:rsid w:val="00835035"/>
    <w:rsid w:val="00835858"/>
    <w:rsid w:val="00835DE2"/>
    <w:rsid w:val="008366F6"/>
    <w:rsid w:val="008367E4"/>
    <w:rsid w:val="00836CCB"/>
    <w:rsid w:val="00837EDB"/>
    <w:rsid w:val="00837F43"/>
    <w:rsid w:val="0084166E"/>
    <w:rsid w:val="0084244B"/>
    <w:rsid w:val="0084248A"/>
    <w:rsid w:val="00842582"/>
    <w:rsid w:val="008435B1"/>
    <w:rsid w:val="00844E25"/>
    <w:rsid w:val="00844E83"/>
    <w:rsid w:val="00844FA7"/>
    <w:rsid w:val="008454AA"/>
    <w:rsid w:val="00845666"/>
    <w:rsid w:val="00847B35"/>
    <w:rsid w:val="008500B9"/>
    <w:rsid w:val="00850B9C"/>
    <w:rsid w:val="00851200"/>
    <w:rsid w:val="00851996"/>
    <w:rsid w:val="00851CDF"/>
    <w:rsid w:val="008527AA"/>
    <w:rsid w:val="0085403D"/>
    <w:rsid w:val="00854AB4"/>
    <w:rsid w:val="00855795"/>
    <w:rsid w:val="00856C38"/>
    <w:rsid w:val="00856E56"/>
    <w:rsid w:val="00856FA4"/>
    <w:rsid w:val="008571B1"/>
    <w:rsid w:val="00857622"/>
    <w:rsid w:val="008611C6"/>
    <w:rsid w:val="00861373"/>
    <w:rsid w:val="0086139C"/>
    <w:rsid w:val="00861E8C"/>
    <w:rsid w:val="00862568"/>
    <w:rsid w:val="008641D4"/>
    <w:rsid w:val="00864B25"/>
    <w:rsid w:val="0086543A"/>
    <w:rsid w:val="00865AC6"/>
    <w:rsid w:val="00867C53"/>
    <w:rsid w:val="00870A5B"/>
    <w:rsid w:val="00870D7D"/>
    <w:rsid w:val="008712B6"/>
    <w:rsid w:val="00871435"/>
    <w:rsid w:val="0087176F"/>
    <w:rsid w:val="00873403"/>
    <w:rsid w:val="008736A7"/>
    <w:rsid w:val="008739A5"/>
    <w:rsid w:val="008742DE"/>
    <w:rsid w:val="00874BE2"/>
    <w:rsid w:val="00874E59"/>
    <w:rsid w:val="008755AE"/>
    <w:rsid w:val="008756DA"/>
    <w:rsid w:val="008770C5"/>
    <w:rsid w:val="008817E7"/>
    <w:rsid w:val="00881D8E"/>
    <w:rsid w:val="00882EB8"/>
    <w:rsid w:val="00884840"/>
    <w:rsid w:val="00885907"/>
    <w:rsid w:val="008859B3"/>
    <w:rsid w:val="008864F0"/>
    <w:rsid w:val="0089066E"/>
    <w:rsid w:val="00890A11"/>
    <w:rsid w:val="00890CCB"/>
    <w:rsid w:val="008910B9"/>
    <w:rsid w:val="008911D6"/>
    <w:rsid w:val="0089187B"/>
    <w:rsid w:val="00891B9F"/>
    <w:rsid w:val="008920E9"/>
    <w:rsid w:val="008927EF"/>
    <w:rsid w:val="00893313"/>
    <w:rsid w:val="00893563"/>
    <w:rsid w:val="008936AA"/>
    <w:rsid w:val="00893AD6"/>
    <w:rsid w:val="00893DE9"/>
    <w:rsid w:val="008944B9"/>
    <w:rsid w:val="008946DE"/>
    <w:rsid w:val="008952CC"/>
    <w:rsid w:val="008956AF"/>
    <w:rsid w:val="00895FF4"/>
    <w:rsid w:val="00896687"/>
    <w:rsid w:val="00896AFC"/>
    <w:rsid w:val="00896C42"/>
    <w:rsid w:val="008974CD"/>
    <w:rsid w:val="008A0487"/>
    <w:rsid w:val="008A0865"/>
    <w:rsid w:val="008A0B89"/>
    <w:rsid w:val="008A370F"/>
    <w:rsid w:val="008A3C16"/>
    <w:rsid w:val="008A3D33"/>
    <w:rsid w:val="008A4B89"/>
    <w:rsid w:val="008A501D"/>
    <w:rsid w:val="008A5402"/>
    <w:rsid w:val="008A5971"/>
    <w:rsid w:val="008A67A0"/>
    <w:rsid w:val="008A6A2F"/>
    <w:rsid w:val="008A7209"/>
    <w:rsid w:val="008A75EE"/>
    <w:rsid w:val="008A7FA9"/>
    <w:rsid w:val="008B072A"/>
    <w:rsid w:val="008B1B1E"/>
    <w:rsid w:val="008B3306"/>
    <w:rsid w:val="008B3579"/>
    <w:rsid w:val="008B4126"/>
    <w:rsid w:val="008B4556"/>
    <w:rsid w:val="008B557A"/>
    <w:rsid w:val="008B5616"/>
    <w:rsid w:val="008B568D"/>
    <w:rsid w:val="008B6C63"/>
    <w:rsid w:val="008B6D74"/>
    <w:rsid w:val="008B6ECE"/>
    <w:rsid w:val="008B79C6"/>
    <w:rsid w:val="008C019D"/>
    <w:rsid w:val="008C1803"/>
    <w:rsid w:val="008C1A4B"/>
    <w:rsid w:val="008C1F25"/>
    <w:rsid w:val="008C34AE"/>
    <w:rsid w:val="008C3B13"/>
    <w:rsid w:val="008C4D0B"/>
    <w:rsid w:val="008C50F4"/>
    <w:rsid w:val="008C63D3"/>
    <w:rsid w:val="008C6AD2"/>
    <w:rsid w:val="008C706D"/>
    <w:rsid w:val="008D0334"/>
    <w:rsid w:val="008D0479"/>
    <w:rsid w:val="008D0560"/>
    <w:rsid w:val="008D0EDB"/>
    <w:rsid w:val="008D102D"/>
    <w:rsid w:val="008D1325"/>
    <w:rsid w:val="008D1920"/>
    <w:rsid w:val="008D1D0D"/>
    <w:rsid w:val="008D2492"/>
    <w:rsid w:val="008D266A"/>
    <w:rsid w:val="008D2692"/>
    <w:rsid w:val="008D2E7A"/>
    <w:rsid w:val="008D3007"/>
    <w:rsid w:val="008D33CD"/>
    <w:rsid w:val="008D349F"/>
    <w:rsid w:val="008D3601"/>
    <w:rsid w:val="008D4B25"/>
    <w:rsid w:val="008D548E"/>
    <w:rsid w:val="008D6389"/>
    <w:rsid w:val="008D674F"/>
    <w:rsid w:val="008D711D"/>
    <w:rsid w:val="008D724D"/>
    <w:rsid w:val="008D77F7"/>
    <w:rsid w:val="008D7EA8"/>
    <w:rsid w:val="008D7FAE"/>
    <w:rsid w:val="008E0BFA"/>
    <w:rsid w:val="008E1DA0"/>
    <w:rsid w:val="008E1FFE"/>
    <w:rsid w:val="008E2CFC"/>
    <w:rsid w:val="008E3951"/>
    <w:rsid w:val="008E3B30"/>
    <w:rsid w:val="008E3B54"/>
    <w:rsid w:val="008E46D3"/>
    <w:rsid w:val="008E4CB8"/>
    <w:rsid w:val="008E5CE5"/>
    <w:rsid w:val="008E6090"/>
    <w:rsid w:val="008E6D3A"/>
    <w:rsid w:val="008E6EEF"/>
    <w:rsid w:val="008E7A12"/>
    <w:rsid w:val="008E7B3E"/>
    <w:rsid w:val="008E7B7A"/>
    <w:rsid w:val="008F1782"/>
    <w:rsid w:val="008F1FB6"/>
    <w:rsid w:val="008F4234"/>
    <w:rsid w:val="008F4901"/>
    <w:rsid w:val="008F5318"/>
    <w:rsid w:val="008F5352"/>
    <w:rsid w:val="008F54EC"/>
    <w:rsid w:val="008F5694"/>
    <w:rsid w:val="008F5C06"/>
    <w:rsid w:val="008F65B8"/>
    <w:rsid w:val="008F774E"/>
    <w:rsid w:val="00901DF7"/>
    <w:rsid w:val="00902DC1"/>
    <w:rsid w:val="00902FDD"/>
    <w:rsid w:val="00903071"/>
    <w:rsid w:val="009047B8"/>
    <w:rsid w:val="00904A38"/>
    <w:rsid w:val="00906257"/>
    <w:rsid w:val="00907202"/>
    <w:rsid w:val="00910388"/>
    <w:rsid w:val="00911A27"/>
    <w:rsid w:val="0091296D"/>
    <w:rsid w:val="00913B9B"/>
    <w:rsid w:val="00914444"/>
    <w:rsid w:val="00914469"/>
    <w:rsid w:val="0091449D"/>
    <w:rsid w:val="009148A3"/>
    <w:rsid w:val="009152BC"/>
    <w:rsid w:val="00915ABC"/>
    <w:rsid w:val="009160CE"/>
    <w:rsid w:val="009165E8"/>
    <w:rsid w:val="00916F9A"/>
    <w:rsid w:val="009214A7"/>
    <w:rsid w:val="00921899"/>
    <w:rsid w:val="00922992"/>
    <w:rsid w:val="00923017"/>
    <w:rsid w:val="00925007"/>
    <w:rsid w:val="00925165"/>
    <w:rsid w:val="00925248"/>
    <w:rsid w:val="00925502"/>
    <w:rsid w:val="0092615F"/>
    <w:rsid w:val="009261A3"/>
    <w:rsid w:val="0092697B"/>
    <w:rsid w:val="00927E88"/>
    <w:rsid w:val="009304B1"/>
    <w:rsid w:val="00930616"/>
    <w:rsid w:val="00930BF2"/>
    <w:rsid w:val="009321DA"/>
    <w:rsid w:val="009333AA"/>
    <w:rsid w:val="00933C6C"/>
    <w:rsid w:val="009341BE"/>
    <w:rsid w:val="0093580C"/>
    <w:rsid w:val="00935945"/>
    <w:rsid w:val="00935AB1"/>
    <w:rsid w:val="00935C72"/>
    <w:rsid w:val="00935CE8"/>
    <w:rsid w:val="00936C17"/>
    <w:rsid w:val="00937288"/>
    <w:rsid w:val="00941433"/>
    <w:rsid w:val="00942015"/>
    <w:rsid w:val="0094245A"/>
    <w:rsid w:val="00943520"/>
    <w:rsid w:val="00943A87"/>
    <w:rsid w:val="00943AFF"/>
    <w:rsid w:val="00943BE8"/>
    <w:rsid w:val="00943D05"/>
    <w:rsid w:val="00943D3C"/>
    <w:rsid w:val="00944171"/>
    <w:rsid w:val="00944907"/>
    <w:rsid w:val="00944A49"/>
    <w:rsid w:val="009458ED"/>
    <w:rsid w:val="00946253"/>
    <w:rsid w:val="009464D4"/>
    <w:rsid w:val="0094679D"/>
    <w:rsid w:val="00946A2F"/>
    <w:rsid w:val="00947A09"/>
    <w:rsid w:val="009524BC"/>
    <w:rsid w:val="00952CDE"/>
    <w:rsid w:val="009531B7"/>
    <w:rsid w:val="00953A5E"/>
    <w:rsid w:val="00954B3D"/>
    <w:rsid w:val="00954DFC"/>
    <w:rsid w:val="009567F9"/>
    <w:rsid w:val="0095692A"/>
    <w:rsid w:val="00956EC9"/>
    <w:rsid w:val="0095707A"/>
    <w:rsid w:val="00960135"/>
    <w:rsid w:val="00960D27"/>
    <w:rsid w:val="0096110F"/>
    <w:rsid w:val="00961756"/>
    <w:rsid w:val="009624BB"/>
    <w:rsid w:val="009628AA"/>
    <w:rsid w:val="0096324E"/>
    <w:rsid w:val="009633B8"/>
    <w:rsid w:val="00963765"/>
    <w:rsid w:val="00963A2D"/>
    <w:rsid w:val="0096509D"/>
    <w:rsid w:val="00965300"/>
    <w:rsid w:val="00965EE5"/>
    <w:rsid w:val="00966F4C"/>
    <w:rsid w:val="00970395"/>
    <w:rsid w:val="00970437"/>
    <w:rsid w:val="00972026"/>
    <w:rsid w:val="0097237E"/>
    <w:rsid w:val="0097238D"/>
    <w:rsid w:val="009731B7"/>
    <w:rsid w:val="009735CD"/>
    <w:rsid w:val="00973F46"/>
    <w:rsid w:val="009744F3"/>
    <w:rsid w:val="00974A62"/>
    <w:rsid w:val="009756C8"/>
    <w:rsid w:val="00975E31"/>
    <w:rsid w:val="00976883"/>
    <w:rsid w:val="0097698C"/>
    <w:rsid w:val="009775ED"/>
    <w:rsid w:val="00977BF7"/>
    <w:rsid w:val="00980315"/>
    <w:rsid w:val="00980547"/>
    <w:rsid w:val="00980B17"/>
    <w:rsid w:val="00982B49"/>
    <w:rsid w:val="009830CD"/>
    <w:rsid w:val="009834FC"/>
    <w:rsid w:val="00983676"/>
    <w:rsid w:val="009839B9"/>
    <w:rsid w:val="00983CA3"/>
    <w:rsid w:val="00983DDC"/>
    <w:rsid w:val="00984D45"/>
    <w:rsid w:val="00985471"/>
    <w:rsid w:val="00985776"/>
    <w:rsid w:val="00985F71"/>
    <w:rsid w:val="0098615C"/>
    <w:rsid w:val="009861D9"/>
    <w:rsid w:val="00986797"/>
    <w:rsid w:val="009868BE"/>
    <w:rsid w:val="00986F17"/>
    <w:rsid w:val="009877CF"/>
    <w:rsid w:val="00990593"/>
    <w:rsid w:val="00990B83"/>
    <w:rsid w:val="009913FB"/>
    <w:rsid w:val="00991641"/>
    <w:rsid w:val="00991963"/>
    <w:rsid w:val="00991D11"/>
    <w:rsid w:val="00992145"/>
    <w:rsid w:val="0099246E"/>
    <w:rsid w:val="00992C82"/>
    <w:rsid w:val="00994E6E"/>
    <w:rsid w:val="0099520E"/>
    <w:rsid w:val="00995AAD"/>
    <w:rsid w:val="009962AF"/>
    <w:rsid w:val="00996D25"/>
    <w:rsid w:val="00997FA9"/>
    <w:rsid w:val="009A0034"/>
    <w:rsid w:val="009A0AA7"/>
    <w:rsid w:val="009A0D82"/>
    <w:rsid w:val="009A0FD2"/>
    <w:rsid w:val="009A10FC"/>
    <w:rsid w:val="009A1817"/>
    <w:rsid w:val="009A1EB2"/>
    <w:rsid w:val="009A2288"/>
    <w:rsid w:val="009A24F1"/>
    <w:rsid w:val="009A26A0"/>
    <w:rsid w:val="009A326F"/>
    <w:rsid w:val="009A3610"/>
    <w:rsid w:val="009A47DA"/>
    <w:rsid w:val="009A4844"/>
    <w:rsid w:val="009A5856"/>
    <w:rsid w:val="009A58BE"/>
    <w:rsid w:val="009A6348"/>
    <w:rsid w:val="009A66B5"/>
    <w:rsid w:val="009A68E7"/>
    <w:rsid w:val="009A6AF8"/>
    <w:rsid w:val="009A75BE"/>
    <w:rsid w:val="009A78D2"/>
    <w:rsid w:val="009A7E67"/>
    <w:rsid w:val="009B086A"/>
    <w:rsid w:val="009B0958"/>
    <w:rsid w:val="009B0ADF"/>
    <w:rsid w:val="009B0CA5"/>
    <w:rsid w:val="009B1614"/>
    <w:rsid w:val="009B1F55"/>
    <w:rsid w:val="009B2600"/>
    <w:rsid w:val="009B27C5"/>
    <w:rsid w:val="009B3496"/>
    <w:rsid w:val="009B360A"/>
    <w:rsid w:val="009B49CB"/>
    <w:rsid w:val="009B4B04"/>
    <w:rsid w:val="009B614F"/>
    <w:rsid w:val="009B77BE"/>
    <w:rsid w:val="009C0857"/>
    <w:rsid w:val="009C0B59"/>
    <w:rsid w:val="009C125D"/>
    <w:rsid w:val="009C1E6B"/>
    <w:rsid w:val="009C20E2"/>
    <w:rsid w:val="009C2530"/>
    <w:rsid w:val="009C35F3"/>
    <w:rsid w:val="009C4842"/>
    <w:rsid w:val="009C5336"/>
    <w:rsid w:val="009C5A67"/>
    <w:rsid w:val="009C6324"/>
    <w:rsid w:val="009C6455"/>
    <w:rsid w:val="009C7538"/>
    <w:rsid w:val="009C7A1A"/>
    <w:rsid w:val="009D039D"/>
    <w:rsid w:val="009D0C60"/>
    <w:rsid w:val="009D102C"/>
    <w:rsid w:val="009D1674"/>
    <w:rsid w:val="009D1BFC"/>
    <w:rsid w:val="009D1C6D"/>
    <w:rsid w:val="009D1F49"/>
    <w:rsid w:val="009D216C"/>
    <w:rsid w:val="009D224B"/>
    <w:rsid w:val="009D2313"/>
    <w:rsid w:val="009D2DF7"/>
    <w:rsid w:val="009D3617"/>
    <w:rsid w:val="009D3781"/>
    <w:rsid w:val="009D3B61"/>
    <w:rsid w:val="009D3B84"/>
    <w:rsid w:val="009D527F"/>
    <w:rsid w:val="009D6596"/>
    <w:rsid w:val="009D6AA2"/>
    <w:rsid w:val="009D755B"/>
    <w:rsid w:val="009D77B5"/>
    <w:rsid w:val="009D78AD"/>
    <w:rsid w:val="009D7BD4"/>
    <w:rsid w:val="009E017F"/>
    <w:rsid w:val="009E0424"/>
    <w:rsid w:val="009E07ED"/>
    <w:rsid w:val="009E10AE"/>
    <w:rsid w:val="009E1101"/>
    <w:rsid w:val="009E159A"/>
    <w:rsid w:val="009E1EFD"/>
    <w:rsid w:val="009E219C"/>
    <w:rsid w:val="009E22B6"/>
    <w:rsid w:val="009E262C"/>
    <w:rsid w:val="009E29F2"/>
    <w:rsid w:val="009E2F5C"/>
    <w:rsid w:val="009E3B2A"/>
    <w:rsid w:val="009E3EB6"/>
    <w:rsid w:val="009E4023"/>
    <w:rsid w:val="009E4609"/>
    <w:rsid w:val="009E4AEC"/>
    <w:rsid w:val="009E5043"/>
    <w:rsid w:val="009E5154"/>
    <w:rsid w:val="009E57DC"/>
    <w:rsid w:val="009E666A"/>
    <w:rsid w:val="009E68E2"/>
    <w:rsid w:val="009E6E1B"/>
    <w:rsid w:val="009E7FD3"/>
    <w:rsid w:val="009F3385"/>
    <w:rsid w:val="009F3AC9"/>
    <w:rsid w:val="009F49FC"/>
    <w:rsid w:val="009F4E49"/>
    <w:rsid w:val="009F528F"/>
    <w:rsid w:val="009F748B"/>
    <w:rsid w:val="00A002F4"/>
    <w:rsid w:val="00A00E77"/>
    <w:rsid w:val="00A011E7"/>
    <w:rsid w:val="00A01ADE"/>
    <w:rsid w:val="00A0274E"/>
    <w:rsid w:val="00A035FE"/>
    <w:rsid w:val="00A041E4"/>
    <w:rsid w:val="00A0486D"/>
    <w:rsid w:val="00A04A6C"/>
    <w:rsid w:val="00A0535F"/>
    <w:rsid w:val="00A05984"/>
    <w:rsid w:val="00A06615"/>
    <w:rsid w:val="00A06EDC"/>
    <w:rsid w:val="00A06F08"/>
    <w:rsid w:val="00A07CD0"/>
    <w:rsid w:val="00A11446"/>
    <w:rsid w:val="00A1400B"/>
    <w:rsid w:val="00A1434A"/>
    <w:rsid w:val="00A1592C"/>
    <w:rsid w:val="00A15C39"/>
    <w:rsid w:val="00A15D00"/>
    <w:rsid w:val="00A1654C"/>
    <w:rsid w:val="00A16B18"/>
    <w:rsid w:val="00A176A5"/>
    <w:rsid w:val="00A2000F"/>
    <w:rsid w:val="00A2091B"/>
    <w:rsid w:val="00A22815"/>
    <w:rsid w:val="00A24B35"/>
    <w:rsid w:val="00A25037"/>
    <w:rsid w:val="00A25C54"/>
    <w:rsid w:val="00A26193"/>
    <w:rsid w:val="00A27DEE"/>
    <w:rsid w:val="00A300F1"/>
    <w:rsid w:val="00A30981"/>
    <w:rsid w:val="00A30A80"/>
    <w:rsid w:val="00A3269B"/>
    <w:rsid w:val="00A3383C"/>
    <w:rsid w:val="00A33BED"/>
    <w:rsid w:val="00A340A3"/>
    <w:rsid w:val="00A362B9"/>
    <w:rsid w:val="00A36C7F"/>
    <w:rsid w:val="00A36E8B"/>
    <w:rsid w:val="00A3719D"/>
    <w:rsid w:val="00A37797"/>
    <w:rsid w:val="00A4197B"/>
    <w:rsid w:val="00A42B7E"/>
    <w:rsid w:val="00A42FAC"/>
    <w:rsid w:val="00A43C04"/>
    <w:rsid w:val="00A43DB0"/>
    <w:rsid w:val="00A45465"/>
    <w:rsid w:val="00A45F6D"/>
    <w:rsid w:val="00A45F94"/>
    <w:rsid w:val="00A464D9"/>
    <w:rsid w:val="00A466A5"/>
    <w:rsid w:val="00A47042"/>
    <w:rsid w:val="00A47981"/>
    <w:rsid w:val="00A50E27"/>
    <w:rsid w:val="00A51481"/>
    <w:rsid w:val="00A51D80"/>
    <w:rsid w:val="00A53670"/>
    <w:rsid w:val="00A53F15"/>
    <w:rsid w:val="00A54569"/>
    <w:rsid w:val="00A55A29"/>
    <w:rsid w:val="00A55C96"/>
    <w:rsid w:val="00A56292"/>
    <w:rsid w:val="00A5665E"/>
    <w:rsid w:val="00A56C20"/>
    <w:rsid w:val="00A56D4E"/>
    <w:rsid w:val="00A5747A"/>
    <w:rsid w:val="00A6002B"/>
    <w:rsid w:val="00A60087"/>
    <w:rsid w:val="00A6075E"/>
    <w:rsid w:val="00A61BF1"/>
    <w:rsid w:val="00A61F1F"/>
    <w:rsid w:val="00A62265"/>
    <w:rsid w:val="00A624A1"/>
    <w:rsid w:val="00A629B6"/>
    <w:rsid w:val="00A62B95"/>
    <w:rsid w:val="00A62E0A"/>
    <w:rsid w:val="00A63B8B"/>
    <w:rsid w:val="00A659A1"/>
    <w:rsid w:val="00A665E4"/>
    <w:rsid w:val="00A7150A"/>
    <w:rsid w:val="00A717C8"/>
    <w:rsid w:val="00A73D7F"/>
    <w:rsid w:val="00A74072"/>
    <w:rsid w:val="00A74155"/>
    <w:rsid w:val="00A74720"/>
    <w:rsid w:val="00A74B0B"/>
    <w:rsid w:val="00A75DBE"/>
    <w:rsid w:val="00A75DE1"/>
    <w:rsid w:val="00A760C9"/>
    <w:rsid w:val="00A765AE"/>
    <w:rsid w:val="00A7691B"/>
    <w:rsid w:val="00A77754"/>
    <w:rsid w:val="00A77A00"/>
    <w:rsid w:val="00A80601"/>
    <w:rsid w:val="00A80938"/>
    <w:rsid w:val="00A8213A"/>
    <w:rsid w:val="00A8292B"/>
    <w:rsid w:val="00A829B2"/>
    <w:rsid w:val="00A8497F"/>
    <w:rsid w:val="00A87982"/>
    <w:rsid w:val="00A87F4C"/>
    <w:rsid w:val="00A90233"/>
    <w:rsid w:val="00A903D8"/>
    <w:rsid w:val="00A9071A"/>
    <w:rsid w:val="00A91EC0"/>
    <w:rsid w:val="00A92BC3"/>
    <w:rsid w:val="00A93F58"/>
    <w:rsid w:val="00A941DE"/>
    <w:rsid w:val="00A947D2"/>
    <w:rsid w:val="00A94CA2"/>
    <w:rsid w:val="00A952E9"/>
    <w:rsid w:val="00A95D89"/>
    <w:rsid w:val="00A974E7"/>
    <w:rsid w:val="00A977AB"/>
    <w:rsid w:val="00AA029C"/>
    <w:rsid w:val="00AA0763"/>
    <w:rsid w:val="00AA0E7C"/>
    <w:rsid w:val="00AA1528"/>
    <w:rsid w:val="00AA1E2C"/>
    <w:rsid w:val="00AA24CB"/>
    <w:rsid w:val="00AA2AE7"/>
    <w:rsid w:val="00AA30D6"/>
    <w:rsid w:val="00AA30E0"/>
    <w:rsid w:val="00AA4286"/>
    <w:rsid w:val="00AA4908"/>
    <w:rsid w:val="00AA5154"/>
    <w:rsid w:val="00AA53C9"/>
    <w:rsid w:val="00AA5A58"/>
    <w:rsid w:val="00AA668E"/>
    <w:rsid w:val="00AA67EC"/>
    <w:rsid w:val="00AA7278"/>
    <w:rsid w:val="00AA7286"/>
    <w:rsid w:val="00AA7555"/>
    <w:rsid w:val="00AA7FBD"/>
    <w:rsid w:val="00AB284F"/>
    <w:rsid w:val="00AB2A88"/>
    <w:rsid w:val="00AB2B4B"/>
    <w:rsid w:val="00AB2B7E"/>
    <w:rsid w:val="00AB4659"/>
    <w:rsid w:val="00AB677E"/>
    <w:rsid w:val="00AB71D1"/>
    <w:rsid w:val="00AC03CF"/>
    <w:rsid w:val="00AC0831"/>
    <w:rsid w:val="00AC0A44"/>
    <w:rsid w:val="00AC187B"/>
    <w:rsid w:val="00AC19F3"/>
    <w:rsid w:val="00AC2892"/>
    <w:rsid w:val="00AC38BA"/>
    <w:rsid w:val="00AC42FF"/>
    <w:rsid w:val="00AC5A78"/>
    <w:rsid w:val="00AC5B10"/>
    <w:rsid w:val="00AC5CAF"/>
    <w:rsid w:val="00AC64F3"/>
    <w:rsid w:val="00AC6584"/>
    <w:rsid w:val="00AC6EED"/>
    <w:rsid w:val="00AC7381"/>
    <w:rsid w:val="00AC767E"/>
    <w:rsid w:val="00AC78BD"/>
    <w:rsid w:val="00AD049D"/>
    <w:rsid w:val="00AD063B"/>
    <w:rsid w:val="00AD0997"/>
    <w:rsid w:val="00AD0E26"/>
    <w:rsid w:val="00AD17C8"/>
    <w:rsid w:val="00AD3775"/>
    <w:rsid w:val="00AD387B"/>
    <w:rsid w:val="00AD3DCC"/>
    <w:rsid w:val="00AD4B9C"/>
    <w:rsid w:val="00AD500C"/>
    <w:rsid w:val="00AD574B"/>
    <w:rsid w:val="00AD6D87"/>
    <w:rsid w:val="00AE0F35"/>
    <w:rsid w:val="00AE1931"/>
    <w:rsid w:val="00AE27F4"/>
    <w:rsid w:val="00AE3A86"/>
    <w:rsid w:val="00AE3BA9"/>
    <w:rsid w:val="00AE46AE"/>
    <w:rsid w:val="00AE50B6"/>
    <w:rsid w:val="00AE57F6"/>
    <w:rsid w:val="00AE5817"/>
    <w:rsid w:val="00AE5CFD"/>
    <w:rsid w:val="00AE6257"/>
    <w:rsid w:val="00AE6B9E"/>
    <w:rsid w:val="00AE6EE8"/>
    <w:rsid w:val="00AF0D40"/>
    <w:rsid w:val="00AF3D2A"/>
    <w:rsid w:val="00AF40EF"/>
    <w:rsid w:val="00AF45E9"/>
    <w:rsid w:val="00AF4C7F"/>
    <w:rsid w:val="00AF4EE6"/>
    <w:rsid w:val="00AF506E"/>
    <w:rsid w:val="00AF50C4"/>
    <w:rsid w:val="00AF6F7A"/>
    <w:rsid w:val="00AF7933"/>
    <w:rsid w:val="00AF79BD"/>
    <w:rsid w:val="00AF7D92"/>
    <w:rsid w:val="00B00048"/>
    <w:rsid w:val="00B0247D"/>
    <w:rsid w:val="00B02D9C"/>
    <w:rsid w:val="00B03A0D"/>
    <w:rsid w:val="00B04082"/>
    <w:rsid w:val="00B05080"/>
    <w:rsid w:val="00B05261"/>
    <w:rsid w:val="00B05690"/>
    <w:rsid w:val="00B058AA"/>
    <w:rsid w:val="00B05F93"/>
    <w:rsid w:val="00B060B0"/>
    <w:rsid w:val="00B062BD"/>
    <w:rsid w:val="00B066CF"/>
    <w:rsid w:val="00B066DA"/>
    <w:rsid w:val="00B07691"/>
    <w:rsid w:val="00B1021B"/>
    <w:rsid w:val="00B11052"/>
    <w:rsid w:val="00B11BE5"/>
    <w:rsid w:val="00B12109"/>
    <w:rsid w:val="00B1214B"/>
    <w:rsid w:val="00B12E3D"/>
    <w:rsid w:val="00B13949"/>
    <w:rsid w:val="00B141CA"/>
    <w:rsid w:val="00B15210"/>
    <w:rsid w:val="00B154C8"/>
    <w:rsid w:val="00B1578C"/>
    <w:rsid w:val="00B15BD7"/>
    <w:rsid w:val="00B15F00"/>
    <w:rsid w:val="00B16114"/>
    <w:rsid w:val="00B16750"/>
    <w:rsid w:val="00B17AE3"/>
    <w:rsid w:val="00B17E1F"/>
    <w:rsid w:val="00B20A0E"/>
    <w:rsid w:val="00B20CFF"/>
    <w:rsid w:val="00B212D1"/>
    <w:rsid w:val="00B22538"/>
    <w:rsid w:val="00B231EC"/>
    <w:rsid w:val="00B233F3"/>
    <w:rsid w:val="00B245EF"/>
    <w:rsid w:val="00B257BE"/>
    <w:rsid w:val="00B26919"/>
    <w:rsid w:val="00B27006"/>
    <w:rsid w:val="00B2756A"/>
    <w:rsid w:val="00B27615"/>
    <w:rsid w:val="00B2789D"/>
    <w:rsid w:val="00B27987"/>
    <w:rsid w:val="00B27B87"/>
    <w:rsid w:val="00B27D67"/>
    <w:rsid w:val="00B30161"/>
    <w:rsid w:val="00B30AC5"/>
    <w:rsid w:val="00B32369"/>
    <w:rsid w:val="00B32D43"/>
    <w:rsid w:val="00B35060"/>
    <w:rsid w:val="00B35326"/>
    <w:rsid w:val="00B35839"/>
    <w:rsid w:val="00B369B8"/>
    <w:rsid w:val="00B36D08"/>
    <w:rsid w:val="00B36D68"/>
    <w:rsid w:val="00B37058"/>
    <w:rsid w:val="00B37283"/>
    <w:rsid w:val="00B40171"/>
    <w:rsid w:val="00B4119A"/>
    <w:rsid w:val="00B419AF"/>
    <w:rsid w:val="00B42F3F"/>
    <w:rsid w:val="00B430E2"/>
    <w:rsid w:val="00B43184"/>
    <w:rsid w:val="00B43275"/>
    <w:rsid w:val="00B438EA"/>
    <w:rsid w:val="00B4624F"/>
    <w:rsid w:val="00B463B9"/>
    <w:rsid w:val="00B47525"/>
    <w:rsid w:val="00B50A22"/>
    <w:rsid w:val="00B50EE4"/>
    <w:rsid w:val="00B51137"/>
    <w:rsid w:val="00B5122D"/>
    <w:rsid w:val="00B52241"/>
    <w:rsid w:val="00B524FC"/>
    <w:rsid w:val="00B52A60"/>
    <w:rsid w:val="00B52E53"/>
    <w:rsid w:val="00B537EB"/>
    <w:rsid w:val="00B537F1"/>
    <w:rsid w:val="00B54588"/>
    <w:rsid w:val="00B5459B"/>
    <w:rsid w:val="00B548E2"/>
    <w:rsid w:val="00B550F1"/>
    <w:rsid w:val="00B55333"/>
    <w:rsid w:val="00B55D3D"/>
    <w:rsid w:val="00B565DE"/>
    <w:rsid w:val="00B569F7"/>
    <w:rsid w:val="00B5786D"/>
    <w:rsid w:val="00B57BB8"/>
    <w:rsid w:val="00B60423"/>
    <w:rsid w:val="00B6088E"/>
    <w:rsid w:val="00B60BDE"/>
    <w:rsid w:val="00B60CEE"/>
    <w:rsid w:val="00B618B0"/>
    <w:rsid w:val="00B61B56"/>
    <w:rsid w:val="00B63010"/>
    <w:rsid w:val="00B6325F"/>
    <w:rsid w:val="00B639A4"/>
    <w:rsid w:val="00B63E1B"/>
    <w:rsid w:val="00B6418A"/>
    <w:rsid w:val="00B64372"/>
    <w:rsid w:val="00B64CDF"/>
    <w:rsid w:val="00B65074"/>
    <w:rsid w:val="00B65383"/>
    <w:rsid w:val="00B66847"/>
    <w:rsid w:val="00B67148"/>
    <w:rsid w:val="00B676DA"/>
    <w:rsid w:val="00B67899"/>
    <w:rsid w:val="00B7019B"/>
    <w:rsid w:val="00B70412"/>
    <w:rsid w:val="00B70975"/>
    <w:rsid w:val="00B70D20"/>
    <w:rsid w:val="00B716E9"/>
    <w:rsid w:val="00B719B0"/>
    <w:rsid w:val="00B73E46"/>
    <w:rsid w:val="00B75BD9"/>
    <w:rsid w:val="00B75C07"/>
    <w:rsid w:val="00B75F30"/>
    <w:rsid w:val="00B7678E"/>
    <w:rsid w:val="00B7692E"/>
    <w:rsid w:val="00B76EA0"/>
    <w:rsid w:val="00B772A4"/>
    <w:rsid w:val="00B77E09"/>
    <w:rsid w:val="00B803A9"/>
    <w:rsid w:val="00B81187"/>
    <w:rsid w:val="00B812C7"/>
    <w:rsid w:val="00B8191C"/>
    <w:rsid w:val="00B83732"/>
    <w:rsid w:val="00B83A55"/>
    <w:rsid w:val="00B842BA"/>
    <w:rsid w:val="00B844AE"/>
    <w:rsid w:val="00B84618"/>
    <w:rsid w:val="00B84AC2"/>
    <w:rsid w:val="00B84C2A"/>
    <w:rsid w:val="00B8589C"/>
    <w:rsid w:val="00B85985"/>
    <w:rsid w:val="00B85C3F"/>
    <w:rsid w:val="00B86900"/>
    <w:rsid w:val="00B86901"/>
    <w:rsid w:val="00B86DA6"/>
    <w:rsid w:val="00B87936"/>
    <w:rsid w:val="00B87DD6"/>
    <w:rsid w:val="00B87F50"/>
    <w:rsid w:val="00B87F63"/>
    <w:rsid w:val="00B90437"/>
    <w:rsid w:val="00B90B90"/>
    <w:rsid w:val="00B91223"/>
    <w:rsid w:val="00B91654"/>
    <w:rsid w:val="00B92251"/>
    <w:rsid w:val="00B9272D"/>
    <w:rsid w:val="00B92B85"/>
    <w:rsid w:val="00B93D78"/>
    <w:rsid w:val="00B94A9D"/>
    <w:rsid w:val="00B95318"/>
    <w:rsid w:val="00B96935"/>
    <w:rsid w:val="00B969E0"/>
    <w:rsid w:val="00B96E05"/>
    <w:rsid w:val="00B9713E"/>
    <w:rsid w:val="00B97B6A"/>
    <w:rsid w:val="00B97C59"/>
    <w:rsid w:val="00BA08F3"/>
    <w:rsid w:val="00BA1A2F"/>
    <w:rsid w:val="00BA242B"/>
    <w:rsid w:val="00BA2CC0"/>
    <w:rsid w:val="00BA2F35"/>
    <w:rsid w:val="00BA396F"/>
    <w:rsid w:val="00BA3979"/>
    <w:rsid w:val="00BA3D02"/>
    <w:rsid w:val="00BA3DD6"/>
    <w:rsid w:val="00BA4EA7"/>
    <w:rsid w:val="00BA5216"/>
    <w:rsid w:val="00BA5B81"/>
    <w:rsid w:val="00BA5E98"/>
    <w:rsid w:val="00BA5FB0"/>
    <w:rsid w:val="00BA6750"/>
    <w:rsid w:val="00BA6EFA"/>
    <w:rsid w:val="00BB0135"/>
    <w:rsid w:val="00BB0D84"/>
    <w:rsid w:val="00BB1333"/>
    <w:rsid w:val="00BB1AD2"/>
    <w:rsid w:val="00BB23C1"/>
    <w:rsid w:val="00BB2D7B"/>
    <w:rsid w:val="00BB2E5F"/>
    <w:rsid w:val="00BB3B57"/>
    <w:rsid w:val="00BB4576"/>
    <w:rsid w:val="00BB4609"/>
    <w:rsid w:val="00BB4A9A"/>
    <w:rsid w:val="00BB532C"/>
    <w:rsid w:val="00BB5A47"/>
    <w:rsid w:val="00BB6526"/>
    <w:rsid w:val="00BB7181"/>
    <w:rsid w:val="00BB740A"/>
    <w:rsid w:val="00BB740B"/>
    <w:rsid w:val="00BB7795"/>
    <w:rsid w:val="00BC0816"/>
    <w:rsid w:val="00BC2609"/>
    <w:rsid w:val="00BC2931"/>
    <w:rsid w:val="00BC3285"/>
    <w:rsid w:val="00BC36DE"/>
    <w:rsid w:val="00BC37F3"/>
    <w:rsid w:val="00BC3C14"/>
    <w:rsid w:val="00BC446A"/>
    <w:rsid w:val="00BC47C2"/>
    <w:rsid w:val="00BC4A11"/>
    <w:rsid w:val="00BC5565"/>
    <w:rsid w:val="00BC6570"/>
    <w:rsid w:val="00BC65B5"/>
    <w:rsid w:val="00BC6CB9"/>
    <w:rsid w:val="00BC720A"/>
    <w:rsid w:val="00BC7A0A"/>
    <w:rsid w:val="00BC7CF7"/>
    <w:rsid w:val="00BD02CD"/>
    <w:rsid w:val="00BD0559"/>
    <w:rsid w:val="00BD0691"/>
    <w:rsid w:val="00BD1D67"/>
    <w:rsid w:val="00BD265D"/>
    <w:rsid w:val="00BD2DD2"/>
    <w:rsid w:val="00BD3481"/>
    <w:rsid w:val="00BD4856"/>
    <w:rsid w:val="00BD4A5B"/>
    <w:rsid w:val="00BD4F0D"/>
    <w:rsid w:val="00BD5DE1"/>
    <w:rsid w:val="00BD6207"/>
    <w:rsid w:val="00BD6674"/>
    <w:rsid w:val="00BD6C40"/>
    <w:rsid w:val="00BE0244"/>
    <w:rsid w:val="00BE02E5"/>
    <w:rsid w:val="00BE08B4"/>
    <w:rsid w:val="00BE0EB1"/>
    <w:rsid w:val="00BE24DB"/>
    <w:rsid w:val="00BE437C"/>
    <w:rsid w:val="00BE4D29"/>
    <w:rsid w:val="00BE570C"/>
    <w:rsid w:val="00BE6BAE"/>
    <w:rsid w:val="00BE70AF"/>
    <w:rsid w:val="00BE754F"/>
    <w:rsid w:val="00BE7719"/>
    <w:rsid w:val="00BE79F9"/>
    <w:rsid w:val="00BE7A18"/>
    <w:rsid w:val="00BF0169"/>
    <w:rsid w:val="00BF0B8D"/>
    <w:rsid w:val="00BF0EF1"/>
    <w:rsid w:val="00BF0FD8"/>
    <w:rsid w:val="00BF1B17"/>
    <w:rsid w:val="00BF2277"/>
    <w:rsid w:val="00BF2DDA"/>
    <w:rsid w:val="00BF33E8"/>
    <w:rsid w:val="00BF3FC1"/>
    <w:rsid w:val="00BF4584"/>
    <w:rsid w:val="00BF4AB5"/>
    <w:rsid w:val="00BF50BC"/>
    <w:rsid w:val="00BF60D6"/>
    <w:rsid w:val="00BF701A"/>
    <w:rsid w:val="00BF7575"/>
    <w:rsid w:val="00C001DD"/>
    <w:rsid w:val="00C0021B"/>
    <w:rsid w:val="00C00ED6"/>
    <w:rsid w:val="00C013D3"/>
    <w:rsid w:val="00C015E0"/>
    <w:rsid w:val="00C017F1"/>
    <w:rsid w:val="00C01ABE"/>
    <w:rsid w:val="00C01CDF"/>
    <w:rsid w:val="00C02C03"/>
    <w:rsid w:val="00C033EE"/>
    <w:rsid w:val="00C03623"/>
    <w:rsid w:val="00C037CA"/>
    <w:rsid w:val="00C04A53"/>
    <w:rsid w:val="00C05014"/>
    <w:rsid w:val="00C07427"/>
    <w:rsid w:val="00C07BB0"/>
    <w:rsid w:val="00C102E3"/>
    <w:rsid w:val="00C103A0"/>
    <w:rsid w:val="00C10490"/>
    <w:rsid w:val="00C1078D"/>
    <w:rsid w:val="00C10D7C"/>
    <w:rsid w:val="00C1157F"/>
    <w:rsid w:val="00C129F5"/>
    <w:rsid w:val="00C12A30"/>
    <w:rsid w:val="00C137ED"/>
    <w:rsid w:val="00C13D33"/>
    <w:rsid w:val="00C14F04"/>
    <w:rsid w:val="00C150AB"/>
    <w:rsid w:val="00C15724"/>
    <w:rsid w:val="00C15945"/>
    <w:rsid w:val="00C17201"/>
    <w:rsid w:val="00C1779C"/>
    <w:rsid w:val="00C2014A"/>
    <w:rsid w:val="00C202B8"/>
    <w:rsid w:val="00C20EF6"/>
    <w:rsid w:val="00C214C6"/>
    <w:rsid w:val="00C21607"/>
    <w:rsid w:val="00C21A72"/>
    <w:rsid w:val="00C22340"/>
    <w:rsid w:val="00C224CF"/>
    <w:rsid w:val="00C22508"/>
    <w:rsid w:val="00C225C2"/>
    <w:rsid w:val="00C22E94"/>
    <w:rsid w:val="00C23FFF"/>
    <w:rsid w:val="00C24111"/>
    <w:rsid w:val="00C241D3"/>
    <w:rsid w:val="00C24932"/>
    <w:rsid w:val="00C2554E"/>
    <w:rsid w:val="00C25FDA"/>
    <w:rsid w:val="00C26139"/>
    <w:rsid w:val="00C262F7"/>
    <w:rsid w:val="00C2736B"/>
    <w:rsid w:val="00C274A9"/>
    <w:rsid w:val="00C27795"/>
    <w:rsid w:val="00C27976"/>
    <w:rsid w:val="00C31001"/>
    <w:rsid w:val="00C3151A"/>
    <w:rsid w:val="00C3167E"/>
    <w:rsid w:val="00C31A49"/>
    <w:rsid w:val="00C32091"/>
    <w:rsid w:val="00C32E1C"/>
    <w:rsid w:val="00C3319F"/>
    <w:rsid w:val="00C33A45"/>
    <w:rsid w:val="00C33CAA"/>
    <w:rsid w:val="00C352FE"/>
    <w:rsid w:val="00C3601F"/>
    <w:rsid w:val="00C3616C"/>
    <w:rsid w:val="00C3688D"/>
    <w:rsid w:val="00C37BE2"/>
    <w:rsid w:val="00C4037C"/>
    <w:rsid w:val="00C404CE"/>
    <w:rsid w:val="00C4071F"/>
    <w:rsid w:val="00C40DDA"/>
    <w:rsid w:val="00C412DD"/>
    <w:rsid w:val="00C413CD"/>
    <w:rsid w:val="00C41F01"/>
    <w:rsid w:val="00C431D2"/>
    <w:rsid w:val="00C45591"/>
    <w:rsid w:val="00C46060"/>
    <w:rsid w:val="00C4681D"/>
    <w:rsid w:val="00C46A20"/>
    <w:rsid w:val="00C47A06"/>
    <w:rsid w:val="00C50AEA"/>
    <w:rsid w:val="00C50E6A"/>
    <w:rsid w:val="00C511F7"/>
    <w:rsid w:val="00C5159D"/>
    <w:rsid w:val="00C51C79"/>
    <w:rsid w:val="00C52186"/>
    <w:rsid w:val="00C52C90"/>
    <w:rsid w:val="00C54CC2"/>
    <w:rsid w:val="00C54F2A"/>
    <w:rsid w:val="00C55F13"/>
    <w:rsid w:val="00C56F42"/>
    <w:rsid w:val="00C571CC"/>
    <w:rsid w:val="00C574B3"/>
    <w:rsid w:val="00C575E5"/>
    <w:rsid w:val="00C576CD"/>
    <w:rsid w:val="00C57A23"/>
    <w:rsid w:val="00C57D61"/>
    <w:rsid w:val="00C611E0"/>
    <w:rsid w:val="00C61696"/>
    <w:rsid w:val="00C61829"/>
    <w:rsid w:val="00C61EAC"/>
    <w:rsid w:val="00C62329"/>
    <w:rsid w:val="00C62509"/>
    <w:rsid w:val="00C63021"/>
    <w:rsid w:val="00C63D5D"/>
    <w:rsid w:val="00C645D7"/>
    <w:rsid w:val="00C651FE"/>
    <w:rsid w:val="00C65CE8"/>
    <w:rsid w:val="00C67A79"/>
    <w:rsid w:val="00C707DC"/>
    <w:rsid w:val="00C70D80"/>
    <w:rsid w:val="00C71775"/>
    <w:rsid w:val="00C7183E"/>
    <w:rsid w:val="00C72CCE"/>
    <w:rsid w:val="00C736E7"/>
    <w:rsid w:val="00C74959"/>
    <w:rsid w:val="00C749AE"/>
    <w:rsid w:val="00C749BB"/>
    <w:rsid w:val="00C74D15"/>
    <w:rsid w:val="00C760C1"/>
    <w:rsid w:val="00C761F6"/>
    <w:rsid w:val="00C76BC7"/>
    <w:rsid w:val="00C76CDE"/>
    <w:rsid w:val="00C77B3A"/>
    <w:rsid w:val="00C802CF"/>
    <w:rsid w:val="00C81607"/>
    <w:rsid w:val="00C82481"/>
    <w:rsid w:val="00C829E4"/>
    <w:rsid w:val="00C83185"/>
    <w:rsid w:val="00C83275"/>
    <w:rsid w:val="00C83746"/>
    <w:rsid w:val="00C837DB"/>
    <w:rsid w:val="00C845F3"/>
    <w:rsid w:val="00C85D3B"/>
    <w:rsid w:val="00C86898"/>
    <w:rsid w:val="00C86903"/>
    <w:rsid w:val="00C86F1D"/>
    <w:rsid w:val="00C87808"/>
    <w:rsid w:val="00C90600"/>
    <w:rsid w:val="00C9073B"/>
    <w:rsid w:val="00C92E47"/>
    <w:rsid w:val="00C937EE"/>
    <w:rsid w:val="00C9533B"/>
    <w:rsid w:val="00C95511"/>
    <w:rsid w:val="00C96BDA"/>
    <w:rsid w:val="00C97435"/>
    <w:rsid w:val="00C9781C"/>
    <w:rsid w:val="00C97E4E"/>
    <w:rsid w:val="00CA026D"/>
    <w:rsid w:val="00CA0A57"/>
    <w:rsid w:val="00CA15D5"/>
    <w:rsid w:val="00CA18A3"/>
    <w:rsid w:val="00CA1A55"/>
    <w:rsid w:val="00CA2197"/>
    <w:rsid w:val="00CA23D5"/>
    <w:rsid w:val="00CA23DF"/>
    <w:rsid w:val="00CA2D83"/>
    <w:rsid w:val="00CA301A"/>
    <w:rsid w:val="00CA347F"/>
    <w:rsid w:val="00CA359E"/>
    <w:rsid w:val="00CA3F9C"/>
    <w:rsid w:val="00CA3FD8"/>
    <w:rsid w:val="00CA44FB"/>
    <w:rsid w:val="00CA5628"/>
    <w:rsid w:val="00CA5A7B"/>
    <w:rsid w:val="00CA66FD"/>
    <w:rsid w:val="00CA731D"/>
    <w:rsid w:val="00CA7504"/>
    <w:rsid w:val="00CA790A"/>
    <w:rsid w:val="00CA7CEB"/>
    <w:rsid w:val="00CB0A72"/>
    <w:rsid w:val="00CB0D7B"/>
    <w:rsid w:val="00CB142D"/>
    <w:rsid w:val="00CB1F50"/>
    <w:rsid w:val="00CB2854"/>
    <w:rsid w:val="00CB317C"/>
    <w:rsid w:val="00CB38F7"/>
    <w:rsid w:val="00CB3DAB"/>
    <w:rsid w:val="00CB4C87"/>
    <w:rsid w:val="00CB4D67"/>
    <w:rsid w:val="00CB4E71"/>
    <w:rsid w:val="00CB4FE0"/>
    <w:rsid w:val="00CB5D44"/>
    <w:rsid w:val="00CB6453"/>
    <w:rsid w:val="00CB6623"/>
    <w:rsid w:val="00CB69E4"/>
    <w:rsid w:val="00CB73FA"/>
    <w:rsid w:val="00CB7D45"/>
    <w:rsid w:val="00CC0816"/>
    <w:rsid w:val="00CC0AD7"/>
    <w:rsid w:val="00CC3930"/>
    <w:rsid w:val="00CC3A61"/>
    <w:rsid w:val="00CC3E1B"/>
    <w:rsid w:val="00CC4652"/>
    <w:rsid w:val="00CC553B"/>
    <w:rsid w:val="00CC6D43"/>
    <w:rsid w:val="00CC6EDD"/>
    <w:rsid w:val="00CC6FB9"/>
    <w:rsid w:val="00CD1FAF"/>
    <w:rsid w:val="00CD222D"/>
    <w:rsid w:val="00CD23D7"/>
    <w:rsid w:val="00CD3DDC"/>
    <w:rsid w:val="00CD3FEE"/>
    <w:rsid w:val="00CD439F"/>
    <w:rsid w:val="00CD4572"/>
    <w:rsid w:val="00CD4F70"/>
    <w:rsid w:val="00CD51EA"/>
    <w:rsid w:val="00CD6D6A"/>
    <w:rsid w:val="00CD77EA"/>
    <w:rsid w:val="00CD78DB"/>
    <w:rsid w:val="00CD7A28"/>
    <w:rsid w:val="00CD7B12"/>
    <w:rsid w:val="00CE071B"/>
    <w:rsid w:val="00CE07DC"/>
    <w:rsid w:val="00CE0D4F"/>
    <w:rsid w:val="00CE0DA3"/>
    <w:rsid w:val="00CE17D4"/>
    <w:rsid w:val="00CE1C9A"/>
    <w:rsid w:val="00CE32A1"/>
    <w:rsid w:val="00CE39BD"/>
    <w:rsid w:val="00CE3B3B"/>
    <w:rsid w:val="00CE407F"/>
    <w:rsid w:val="00CE4588"/>
    <w:rsid w:val="00CE4AD6"/>
    <w:rsid w:val="00CE5831"/>
    <w:rsid w:val="00CE6CB4"/>
    <w:rsid w:val="00CE7188"/>
    <w:rsid w:val="00CF02F5"/>
    <w:rsid w:val="00CF03EE"/>
    <w:rsid w:val="00CF1A51"/>
    <w:rsid w:val="00CF1BCA"/>
    <w:rsid w:val="00CF1DB9"/>
    <w:rsid w:val="00CF23CB"/>
    <w:rsid w:val="00CF254D"/>
    <w:rsid w:val="00CF38E6"/>
    <w:rsid w:val="00CF3FFE"/>
    <w:rsid w:val="00CF47B4"/>
    <w:rsid w:val="00CF501A"/>
    <w:rsid w:val="00CF53D1"/>
    <w:rsid w:val="00CF73EB"/>
    <w:rsid w:val="00CF7983"/>
    <w:rsid w:val="00D004C9"/>
    <w:rsid w:val="00D006D4"/>
    <w:rsid w:val="00D02BEF"/>
    <w:rsid w:val="00D03E1A"/>
    <w:rsid w:val="00D03E61"/>
    <w:rsid w:val="00D049A7"/>
    <w:rsid w:val="00D05888"/>
    <w:rsid w:val="00D05C72"/>
    <w:rsid w:val="00D05E24"/>
    <w:rsid w:val="00D06A2F"/>
    <w:rsid w:val="00D06B7B"/>
    <w:rsid w:val="00D06F53"/>
    <w:rsid w:val="00D10629"/>
    <w:rsid w:val="00D11505"/>
    <w:rsid w:val="00D119BD"/>
    <w:rsid w:val="00D11A67"/>
    <w:rsid w:val="00D11D89"/>
    <w:rsid w:val="00D12178"/>
    <w:rsid w:val="00D12396"/>
    <w:rsid w:val="00D126DC"/>
    <w:rsid w:val="00D1275A"/>
    <w:rsid w:val="00D13368"/>
    <w:rsid w:val="00D13D15"/>
    <w:rsid w:val="00D140E5"/>
    <w:rsid w:val="00D14784"/>
    <w:rsid w:val="00D15C37"/>
    <w:rsid w:val="00D166E6"/>
    <w:rsid w:val="00D1697C"/>
    <w:rsid w:val="00D16C6D"/>
    <w:rsid w:val="00D16D9C"/>
    <w:rsid w:val="00D176D0"/>
    <w:rsid w:val="00D176EF"/>
    <w:rsid w:val="00D179D9"/>
    <w:rsid w:val="00D17D43"/>
    <w:rsid w:val="00D17FF3"/>
    <w:rsid w:val="00D202AD"/>
    <w:rsid w:val="00D20588"/>
    <w:rsid w:val="00D20A0B"/>
    <w:rsid w:val="00D212B5"/>
    <w:rsid w:val="00D215B9"/>
    <w:rsid w:val="00D21B70"/>
    <w:rsid w:val="00D228FB"/>
    <w:rsid w:val="00D22CD4"/>
    <w:rsid w:val="00D239FE"/>
    <w:rsid w:val="00D23DE3"/>
    <w:rsid w:val="00D249C2"/>
    <w:rsid w:val="00D24B6B"/>
    <w:rsid w:val="00D24CAA"/>
    <w:rsid w:val="00D253C3"/>
    <w:rsid w:val="00D25D68"/>
    <w:rsid w:val="00D267F9"/>
    <w:rsid w:val="00D26B70"/>
    <w:rsid w:val="00D26F7C"/>
    <w:rsid w:val="00D2738E"/>
    <w:rsid w:val="00D27E62"/>
    <w:rsid w:val="00D30191"/>
    <w:rsid w:val="00D30BB4"/>
    <w:rsid w:val="00D31005"/>
    <w:rsid w:val="00D3170A"/>
    <w:rsid w:val="00D31D34"/>
    <w:rsid w:val="00D324ED"/>
    <w:rsid w:val="00D33328"/>
    <w:rsid w:val="00D3344F"/>
    <w:rsid w:val="00D33B06"/>
    <w:rsid w:val="00D34674"/>
    <w:rsid w:val="00D34A19"/>
    <w:rsid w:val="00D3512E"/>
    <w:rsid w:val="00D366EC"/>
    <w:rsid w:val="00D368AC"/>
    <w:rsid w:val="00D36B21"/>
    <w:rsid w:val="00D36F53"/>
    <w:rsid w:val="00D371B5"/>
    <w:rsid w:val="00D4172D"/>
    <w:rsid w:val="00D41B3C"/>
    <w:rsid w:val="00D41CC0"/>
    <w:rsid w:val="00D42668"/>
    <w:rsid w:val="00D42C46"/>
    <w:rsid w:val="00D42CD0"/>
    <w:rsid w:val="00D434A0"/>
    <w:rsid w:val="00D437B1"/>
    <w:rsid w:val="00D448D0"/>
    <w:rsid w:val="00D45FED"/>
    <w:rsid w:val="00D46C2A"/>
    <w:rsid w:val="00D471F2"/>
    <w:rsid w:val="00D47889"/>
    <w:rsid w:val="00D47AF6"/>
    <w:rsid w:val="00D47DD1"/>
    <w:rsid w:val="00D50A0E"/>
    <w:rsid w:val="00D50EC1"/>
    <w:rsid w:val="00D510FA"/>
    <w:rsid w:val="00D51C08"/>
    <w:rsid w:val="00D51E7D"/>
    <w:rsid w:val="00D52AEB"/>
    <w:rsid w:val="00D52B91"/>
    <w:rsid w:val="00D539B6"/>
    <w:rsid w:val="00D53E62"/>
    <w:rsid w:val="00D54BBF"/>
    <w:rsid w:val="00D557AC"/>
    <w:rsid w:val="00D55867"/>
    <w:rsid w:val="00D5594B"/>
    <w:rsid w:val="00D55B5F"/>
    <w:rsid w:val="00D55CAB"/>
    <w:rsid w:val="00D56362"/>
    <w:rsid w:val="00D56CDE"/>
    <w:rsid w:val="00D56F61"/>
    <w:rsid w:val="00D57AA7"/>
    <w:rsid w:val="00D6001D"/>
    <w:rsid w:val="00D6066B"/>
    <w:rsid w:val="00D60AAA"/>
    <w:rsid w:val="00D61B15"/>
    <w:rsid w:val="00D62B00"/>
    <w:rsid w:val="00D62B8F"/>
    <w:rsid w:val="00D63051"/>
    <w:rsid w:val="00D63434"/>
    <w:rsid w:val="00D63A47"/>
    <w:rsid w:val="00D63EE9"/>
    <w:rsid w:val="00D6474A"/>
    <w:rsid w:val="00D64751"/>
    <w:rsid w:val="00D651C4"/>
    <w:rsid w:val="00D66322"/>
    <w:rsid w:val="00D66369"/>
    <w:rsid w:val="00D67357"/>
    <w:rsid w:val="00D67439"/>
    <w:rsid w:val="00D71126"/>
    <w:rsid w:val="00D71279"/>
    <w:rsid w:val="00D7144F"/>
    <w:rsid w:val="00D72193"/>
    <w:rsid w:val="00D725F8"/>
    <w:rsid w:val="00D72D90"/>
    <w:rsid w:val="00D733E1"/>
    <w:rsid w:val="00D75B94"/>
    <w:rsid w:val="00D75D47"/>
    <w:rsid w:val="00D75FDD"/>
    <w:rsid w:val="00D76327"/>
    <w:rsid w:val="00D768E6"/>
    <w:rsid w:val="00D77708"/>
    <w:rsid w:val="00D80582"/>
    <w:rsid w:val="00D80AD3"/>
    <w:rsid w:val="00D81A47"/>
    <w:rsid w:val="00D81A96"/>
    <w:rsid w:val="00D81E14"/>
    <w:rsid w:val="00D83920"/>
    <w:rsid w:val="00D841EF"/>
    <w:rsid w:val="00D84E05"/>
    <w:rsid w:val="00D84FCF"/>
    <w:rsid w:val="00D850F3"/>
    <w:rsid w:val="00D85152"/>
    <w:rsid w:val="00D85AE8"/>
    <w:rsid w:val="00D870D3"/>
    <w:rsid w:val="00D87D87"/>
    <w:rsid w:val="00D90EB2"/>
    <w:rsid w:val="00D9105E"/>
    <w:rsid w:val="00D9179F"/>
    <w:rsid w:val="00D91DE5"/>
    <w:rsid w:val="00D9379B"/>
    <w:rsid w:val="00D93A80"/>
    <w:rsid w:val="00D944B2"/>
    <w:rsid w:val="00D94823"/>
    <w:rsid w:val="00D94CC5"/>
    <w:rsid w:val="00D95AEF"/>
    <w:rsid w:val="00D95ED7"/>
    <w:rsid w:val="00D96D49"/>
    <w:rsid w:val="00D97402"/>
    <w:rsid w:val="00D97C40"/>
    <w:rsid w:val="00DA010B"/>
    <w:rsid w:val="00DA1DBF"/>
    <w:rsid w:val="00DA1ECF"/>
    <w:rsid w:val="00DA1FDD"/>
    <w:rsid w:val="00DA3882"/>
    <w:rsid w:val="00DA3D21"/>
    <w:rsid w:val="00DA3FF9"/>
    <w:rsid w:val="00DA47ED"/>
    <w:rsid w:val="00DA4885"/>
    <w:rsid w:val="00DA524D"/>
    <w:rsid w:val="00DA52C0"/>
    <w:rsid w:val="00DA56F9"/>
    <w:rsid w:val="00DA5C32"/>
    <w:rsid w:val="00DA6453"/>
    <w:rsid w:val="00DA69F3"/>
    <w:rsid w:val="00DA73AA"/>
    <w:rsid w:val="00DB02D5"/>
    <w:rsid w:val="00DB1173"/>
    <w:rsid w:val="00DB1A70"/>
    <w:rsid w:val="00DB1B60"/>
    <w:rsid w:val="00DB22E1"/>
    <w:rsid w:val="00DB26D3"/>
    <w:rsid w:val="00DB3B7A"/>
    <w:rsid w:val="00DB42D9"/>
    <w:rsid w:val="00DB44A2"/>
    <w:rsid w:val="00DB4B34"/>
    <w:rsid w:val="00DB5C20"/>
    <w:rsid w:val="00DB6487"/>
    <w:rsid w:val="00DB733B"/>
    <w:rsid w:val="00DB7B4A"/>
    <w:rsid w:val="00DC0B79"/>
    <w:rsid w:val="00DC1F46"/>
    <w:rsid w:val="00DC1F5B"/>
    <w:rsid w:val="00DC234A"/>
    <w:rsid w:val="00DC25DA"/>
    <w:rsid w:val="00DC282A"/>
    <w:rsid w:val="00DC2B7E"/>
    <w:rsid w:val="00DC2C0A"/>
    <w:rsid w:val="00DC385A"/>
    <w:rsid w:val="00DC38E2"/>
    <w:rsid w:val="00DC3D74"/>
    <w:rsid w:val="00DC44E7"/>
    <w:rsid w:val="00DC4A44"/>
    <w:rsid w:val="00DC59E6"/>
    <w:rsid w:val="00DC6AC0"/>
    <w:rsid w:val="00DC7126"/>
    <w:rsid w:val="00DC7499"/>
    <w:rsid w:val="00DC7E2E"/>
    <w:rsid w:val="00DD0E76"/>
    <w:rsid w:val="00DD2038"/>
    <w:rsid w:val="00DD2204"/>
    <w:rsid w:val="00DD43B2"/>
    <w:rsid w:val="00DD45B5"/>
    <w:rsid w:val="00DD48D9"/>
    <w:rsid w:val="00DD4FAF"/>
    <w:rsid w:val="00DD5B2D"/>
    <w:rsid w:val="00DD5DFA"/>
    <w:rsid w:val="00DD6004"/>
    <w:rsid w:val="00DD6D41"/>
    <w:rsid w:val="00DD725A"/>
    <w:rsid w:val="00DD7CAB"/>
    <w:rsid w:val="00DE02BA"/>
    <w:rsid w:val="00DE0CFD"/>
    <w:rsid w:val="00DE14E5"/>
    <w:rsid w:val="00DE1C4C"/>
    <w:rsid w:val="00DE203D"/>
    <w:rsid w:val="00DE2287"/>
    <w:rsid w:val="00DE28B6"/>
    <w:rsid w:val="00DE36EB"/>
    <w:rsid w:val="00DE473C"/>
    <w:rsid w:val="00DE5224"/>
    <w:rsid w:val="00DE5A71"/>
    <w:rsid w:val="00DE5F77"/>
    <w:rsid w:val="00DE65D5"/>
    <w:rsid w:val="00DE65ED"/>
    <w:rsid w:val="00DE689C"/>
    <w:rsid w:val="00DE6BF7"/>
    <w:rsid w:val="00DE733A"/>
    <w:rsid w:val="00DF0A5D"/>
    <w:rsid w:val="00DF0B47"/>
    <w:rsid w:val="00DF0C1A"/>
    <w:rsid w:val="00DF115B"/>
    <w:rsid w:val="00DF1CFA"/>
    <w:rsid w:val="00DF2693"/>
    <w:rsid w:val="00DF2E11"/>
    <w:rsid w:val="00DF3036"/>
    <w:rsid w:val="00DF37B4"/>
    <w:rsid w:val="00DF46B9"/>
    <w:rsid w:val="00DF5933"/>
    <w:rsid w:val="00DF5ABE"/>
    <w:rsid w:val="00DF62DD"/>
    <w:rsid w:val="00DF648B"/>
    <w:rsid w:val="00DF7A68"/>
    <w:rsid w:val="00E002F8"/>
    <w:rsid w:val="00E00E40"/>
    <w:rsid w:val="00E0128A"/>
    <w:rsid w:val="00E0151E"/>
    <w:rsid w:val="00E01A57"/>
    <w:rsid w:val="00E01FC2"/>
    <w:rsid w:val="00E022EB"/>
    <w:rsid w:val="00E02655"/>
    <w:rsid w:val="00E0297A"/>
    <w:rsid w:val="00E03205"/>
    <w:rsid w:val="00E03242"/>
    <w:rsid w:val="00E04120"/>
    <w:rsid w:val="00E0533E"/>
    <w:rsid w:val="00E060FD"/>
    <w:rsid w:val="00E06CCB"/>
    <w:rsid w:val="00E106F2"/>
    <w:rsid w:val="00E10D64"/>
    <w:rsid w:val="00E11E95"/>
    <w:rsid w:val="00E1278A"/>
    <w:rsid w:val="00E12EC8"/>
    <w:rsid w:val="00E12F7F"/>
    <w:rsid w:val="00E133C5"/>
    <w:rsid w:val="00E13A33"/>
    <w:rsid w:val="00E14919"/>
    <w:rsid w:val="00E15A91"/>
    <w:rsid w:val="00E15B7E"/>
    <w:rsid w:val="00E166A7"/>
    <w:rsid w:val="00E16D48"/>
    <w:rsid w:val="00E173F6"/>
    <w:rsid w:val="00E174EA"/>
    <w:rsid w:val="00E20B86"/>
    <w:rsid w:val="00E20FAF"/>
    <w:rsid w:val="00E215F4"/>
    <w:rsid w:val="00E21949"/>
    <w:rsid w:val="00E21E2F"/>
    <w:rsid w:val="00E22603"/>
    <w:rsid w:val="00E22612"/>
    <w:rsid w:val="00E226F3"/>
    <w:rsid w:val="00E232C5"/>
    <w:rsid w:val="00E23BCD"/>
    <w:rsid w:val="00E23E2B"/>
    <w:rsid w:val="00E2596C"/>
    <w:rsid w:val="00E260E7"/>
    <w:rsid w:val="00E26CBE"/>
    <w:rsid w:val="00E2741E"/>
    <w:rsid w:val="00E2745A"/>
    <w:rsid w:val="00E30086"/>
    <w:rsid w:val="00E3065A"/>
    <w:rsid w:val="00E3088A"/>
    <w:rsid w:val="00E308B3"/>
    <w:rsid w:val="00E30A2F"/>
    <w:rsid w:val="00E30C53"/>
    <w:rsid w:val="00E31225"/>
    <w:rsid w:val="00E3176D"/>
    <w:rsid w:val="00E319C2"/>
    <w:rsid w:val="00E33765"/>
    <w:rsid w:val="00E34B4C"/>
    <w:rsid w:val="00E35950"/>
    <w:rsid w:val="00E359E8"/>
    <w:rsid w:val="00E35E82"/>
    <w:rsid w:val="00E36788"/>
    <w:rsid w:val="00E36F12"/>
    <w:rsid w:val="00E371F0"/>
    <w:rsid w:val="00E401DD"/>
    <w:rsid w:val="00E41AB0"/>
    <w:rsid w:val="00E4257B"/>
    <w:rsid w:val="00E43AFF"/>
    <w:rsid w:val="00E43DCC"/>
    <w:rsid w:val="00E478E4"/>
    <w:rsid w:val="00E50C71"/>
    <w:rsid w:val="00E54BA4"/>
    <w:rsid w:val="00E54F4B"/>
    <w:rsid w:val="00E56362"/>
    <w:rsid w:val="00E56C32"/>
    <w:rsid w:val="00E57B6A"/>
    <w:rsid w:val="00E61EF7"/>
    <w:rsid w:val="00E628E7"/>
    <w:rsid w:val="00E62AC6"/>
    <w:rsid w:val="00E63196"/>
    <w:rsid w:val="00E640F9"/>
    <w:rsid w:val="00E6420E"/>
    <w:rsid w:val="00E652F8"/>
    <w:rsid w:val="00E65427"/>
    <w:rsid w:val="00E65AD8"/>
    <w:rsid w:val="00E65CCA"/>
    <w:rsid w:val="00E6709D"/>
    <w:rsid w:val="00E67570"/>
    <w:rsid w:val="00E70ADD"/>
    <w:rsid w:val="00E720EE"/>
    <w:rsid w:val="00E72923"/>
    <w:rsid w:val="00E72B6E"/>
    <w:rsid w:val="00E72EE5"/>
    <w:rsid w:val="00E755ED"/>
    <w:rsid w:val="00E758C5"/>
    <w:rsid w:val="00E76CE8"/>
    <w:rsid w:val="00E76F6E"/>
    <w:rsid w:val="00E7742F"/>
    <w:rsid w:val="00E80E7A"/>
    <w:rsid w:val="00E82D2E"/>
    <w:rsid w:val="00E83038"/>
    <w:rsid w:val="00E830E8"/>
    <w:rsid w:val="00E83375"/>
    <w:rsid w:val="00E83F73"/>
    <w:rsid w:val="00E84BD5"/>
    <w:rsid w:val="00E84E4D"/>
    <w:rsid w:val="00E8576C"/>
    <w:rsid w:val="00E86B6D"/>
    <w:rsid w:val="00E87B00"/>
    <w:rsid w:val="00E9097C"/>
    <w:rsid w:val="00E910DD"/>
    <w:rsid w:val="00E919E4"/>
    <w:rsid w:val="00E91F35"/>
    <w:rsid w:val="00E92006"/>
    <w:rsid w:val="00E920B0"/>
    <w:rsid w:val="00E92A9E"/>
    <w:rsid w:val="00E92B0D"/>
    <w:rsid w:val="00E92CA1"/>
    <w:rsid w:val="00E93021"/>
    <w:rsid w:val="00E93A00"/>
    <w:rsid w:val="00E94250"/>
    <w:rsid w:val="00E947A2"/>
    <w:rsid w:val="00E95160"/>
    <w:rsid w:val="00E951DA"/>
    <w:rsid w:val="00E951E8"/>
    <w:rsid w:val="00E95269"/>
    <w:rsid w:val="00E952E4"/>
    <w:rsid w:val="00E95C24"/>
    <w:rsid w:val="00EA1188"/>
    <w:rsid w:val="00EA11AB"/>
    <w:rsid w:val="00EA263F"/>
    <w:rsid w:val="00EA2926"/>
    <w:rsid w:val="00EA2C9F"/>
    <w:rsid w:val="00EA3171"/>
    <w:rsid w:val="00EA390F"/>
    <w:rsid w:val="00EA4422"/>
    <w:rsid w:val="00EA4455"/>
    <w:rsid w:val="00EA52B5"/>
    <w:rsid w:val="00EA5C82"/>
    <w:rsid w:val="00EA683B"/>
    <w:rsid w:val="00EA6973"/>
    <w:rsid w:val="00EA73D0"/>
    <w:rsid w:val="00EA7C47"/>
    <w:rsid w:val="00EA7D1B"/>
    <w:rsid w:val="00EB021A"/>
    <w:rsid w:val="00EB07A0"/>
    <w:rsid w:val="00EB0E6D"/>
    <w:rsid w:val="00EB0F32"/>
    <w:rsid w:val="00EB2300"/>
    <w:rsid w:val="00EB2761"/>
    <w:rsid w:val="00EB2E98"/>
    <w:rsid w:val="00EB39B9"/>
    <w:rsid w:val="00EB3B7F"/>
    <w:rsid w:val="00EB4B29"/>
    <w:rsid w:val="00EB4DDF"/>
    <w:rsid w:val="00EB50DD"/>
    <w:rsid w:val="00EB5B3B"/>
    <w:rsid w:val="00EB60CE"/>
    <w:rsid w:val="00EB714D"/>
    <w:rsid w:val="00EB7E9D"/>
    <w:rsid w:val="00EC0362"/>
    <w:rsid w:val="00EC1069"/>
    <w:rsid w:val="00EC13F0"/>
    <w:rsid w:val="00EC41D9"/>
    <w:rsid w:val="00EC4860"/>
    <w:rsid w:val="00EC4F9F"/>
    <w:rsid w:val="00EC5666"/>
    <w:rsid w:val="00EC5772"/>
    <w:rsid w:val="00EC583E"/>
    <w:rsid w:val="00EC5E4B"/>
    <w:rsid w:val="00EC6134"/>
    <w:rsid w:val="00EC73FB"/>
    <w:rsid w:val="00ED0127"/>
    <w:rsid w:val="00ED0F8E"/>
    <w:rsid w:val="00ED3505"/>
    <w:rsid w:val="00ED3D1B"/>
    <w:rsid w:val="00ED3F20"/>
    <w:rsid w:val="00ED4E88"/>
    <w:rsid w:val="00ED50B0"/>
    <w:rsid w:val="00ED57BD"/>
    <w:rsid w:val="00ED595E"/>
    <w:rsid w:val="00ED63D7"/>
    <w:rsid w:val="00ED6427"/>
    <w:rsid w:val="00ED659B"/>
    <w:rsid w:val="00ED755B"/>
    <w:rsid w:val="00ED7819"/>
    <w:rsid w:val="00ED7EF0"/>
    <w:rsid w:val="00EE103F"/>
    <w:rsid w:val="00EE1960"/>
    <w:rsid w:val="00EE3568"/>
    <w:rsid w:val="00EE3A05"/>
    <w:rsid w:val="00EE3B2E"/>
    <w:rsid w:val="00EE3EE1"/>
    <w:rsid w:val="00EE402F"/>
    <w:rsid w:val="00EE468D"/>
    <w:rsid w:val="00EE49A4"/>
    <w:rsid w:val="00EE51CD"/>
    <w:rsid w:val="00EE5671"/>
    <w:rsid w:val="00EE5681"/>
    <w:rsid w:val="00EE5A40"/>
    <w:rsid w:val="00EE5F4B"/>
    <w:rsid w:val="00EE670B"/>
    <w:rsid w:val="00EE6FCE"/>
    <w:rsid w:val="00EF0157"/>
    <w:rsid w:val="00EF07D1"/>
    <w:rsid w:val="00EF0B97"/>
    <w:rsid w:val="00EF1990"/>
    <w:rsid w:val="00EF2016"/>
    <w:rsid w:val="00EF313C"/>
    <w:rsid w:val="00EF3147"/>
    <w:rsid w:val="00EF35CA"/>
    <w:rsid w:val="00EF36BE"/>
    <w:rsid w:val="00EF3F7A"/>
    <w:rsid w:val="00EF4251"/>
    <w:rsid w:val="00EF449B"/>
    <w:rsid w:val="00EF4F14"/>
    <w:rsid w:val="00EF576C"/>
    <w:rsid w:val="00EF6154"/>
    <w:rsid w:val="00EF6C50"/>
    <w:rsid w:val="00EF76E1"/>
    <w:rsid w:val="00F01E7E"/>
    <w:rsid w:val="00F024AA"/>
    <w:rsid w:val="00F05CD1"/>
    <w:rsid w:val="00F05DE9"/>
    <w:rsid w:val="00F05DEF"/>
    <w:rsid w:val="00F06A2A"/>
    <w:rsid w:val="00F10E79"/>
    <w:rsid w:val="00F114F3"/>
    <w:rsid w:val="00F13855"/>
    <w:rsid w:val="00F138DD"/>
    <w:rsid w:val="00F13E0A"/>
    <w:rsid w:val="00F13E74"/>
    <w:rsid w:val="00F14141"/>
    <w:rsid w:val="00F143A8"/>
    <w:rsid w:val="00F1579D"/>
    <w:rsid w:val="00F16BD5"/>
    <w:rsid w:val="00F16F42"/>
    <w:rsid w:val="00F17B84"/>
    <w:rsid w:val="00F17E3E"/>
    <w:rsid w:val="00F2029A"/>
    <w:rsid w:val="00F20CF5"/>
    <w:rsid w:val="00F22CDD"/>
    <w:rsid w:val="00F23213"/>
    <w:rsid w:val="00F2335B"/>
    <w:rsid w:val="00F23404"/>
    <w:rsid w:val="00F2461F"/>
    <w:rsid w:val="00F2523E"/>
    <w:rsid w:val="00F25B9A"/>
    <w:rsid w:val="00F25C9B"/>
    <w:rsid w:val="00F25F7B"/>
    <w:rsid w:val="00F269B5"/>
    <w:rsid w:val="00F26AE1"/>
    <w:rsid w:val="00F26D10"/>
    <w:rsid w:val="00F27742"/>
    <w:rsid w:val="00F27D19"/>
    <w:rsid w:val="00F302A6"/>
    <w:rsid w:val="00F30A79"/>
    <w:rsid w:val="00F3193F"/>
    <w:rsid w:val="00F31BB5"/>
    <w:rsid w:val="00F31BD6"/>
    <w:rsid w:val="00F3251B"/>
    <w:rsid w:val="00F32758"/>
    <w:rsid w:val="00F34B54"/>
    <w:rsid w:val="00F356F7"/>
    <w:rsid w:val="00F35B34"/>
    <w:rsid w:val="00F35BEA"/>
    <w:rsid w:val="00F35E95"/>
    <w:rsid w:val="00F3654E"/>
    <w:rsid w:val="00F37AD4"/>
    <w:rsid w:val="00F37F22"/>
    <w:rsid w:val="00F407C2"/>
    <w:rsid w:val="00F40CD3"/>
    <w:rsid w:val="00F40F3A"/>
    <w:rsid w:val="00F415F6"/>
    <w:rsid w:val="00F41889"/>
    <w:rsid w:val="00F41B6C"/>
    <w:rsid w:val="00F42432"/>
    <w:rsid w:val="00F42447"/>
    <w:rsid w:val="00F43867"/>
    <w:rsid w:val="00F4391A"/>
    <w:rsid w:val="00F43AC1"/>
    <w:rsid w:val="00F43CFC"/>
    <w:rsid w:val="00F43D1B"/>
    <w:rsid w:val="00F4446C"/>
    <w:rsid w:val="00F449DA"/>
    <w:rsid w:val="00F4545F"/>
    <w:rsid w:val="00F45BE0"/>
    <w:rsid w:val="00F4619C"/>
    <w:rsid w:val="00F46ACC"/>
    <w:rsid w:val="00F47D06"/>
    <w:rsid w:val="00F511FB"/>
    <w:rsid w:val="00F5165E"/>
    <w:rsid w:val="00F531CD"/>
    <w:rsid w:val="00F53845"/>
    <w:rsid w:val="00F539D0"/>
    <w:rsid w:val="00F53B51"/>
    <w:rsid w:val="00F53B85"/>
    <w:rsid w:val="00F53F5D"/>
    <w:rsid w:val="00F543EC"/>
    <w:rsid w:val="00F54537"/>
    <w:rsid w:val="00F54773"/>
    <w:rsid w:val="00F54BA2"/>
    <w:rsid w:val="00F55288"/>
    <w:rsid w:val="00F559CE"/>
    <w:rsid w:val="00F55BC1"/>
    <w:rsid w:val="00F55C9E"/>
    <w:rsid w:val="00F55D1B"/>
    <w:rsid w:val="00F5668B"/>
    <w:rsid w:val="00F5688F"/>
    <w:rsid w:val="00F56C6C"/>
    <w:rsid w:val="00F56D1D"/>
    <w:rsid w:val="00F57738"/>
    <w:rsid w:val="00F57947"/>
    <w:rsid w:val="00F57E49"/>
    <w:rsid w:val="00F57F03"/>
    <w:rsid w:val="00F60E47"/>
    <w:rsid w:val="00F6179E"/>
    <w:rsid w:val="00F619A8"/>
    <w:rsid w:val="00F61BCE"/>
    <w:rsid w:val="00F63111"/>
    <w:rsid w:val="00F633AA"/>
    <w:rsid w:val="00F63FC7"/>
    <w:rsid w:val="00F64C74"/>
    <w:rsid w:val="00F64DA8"/>
    <w:rsid w:val="00F65108"/>
    <w:rsid w:val="00F651D2"/>
    <w:rsid w:val="00F655A2"/>
    <w:rsid w:val="00F655C3"/>
    <w:rsid w:val="00F65E2F"/>
    <w:rsid w:val="00F668FC"/>
    <w:rsid w:val="00F67DCE"/>
    <w:rsid w:val="00F7075F"/>
    <w:rsid w:val="00F72042"/>
    <w:rsid w:val="00F72060"/>
    <w:rsid w:val="00F72192"/>
    <w:rsid w:val="00F724A2"/>
    <w:rsid w:val="00F7252E"/>
    <w:rsid w:val="00F734AB"/>
    <w:rsid w:val="00F737D6"/>
    <w:rsid w:val="00F73B40"/>
    <w:rsid w:val="00F73E07"/>
    <w:rsid w:val="00F7489F"/>
    <w:rsid w:val="00F75AC0"/>
    <w:rsid w:val="00F75BF2"/>
    <w:rsid w:val="00F76301"/>
    <w:rsid w:val="00F76DF3"/>
    <w:rsid w:val="00F76E37"/>
    <w:rsid w:val="00F77312"/>
    <w:rsid w:val="00F77BDA"/>
    <w:rsid w:val="00F77E68"/>
    <w:rsid w:val="00F800E2"/>
    <w:rsid w:val="00F81E9D"/>
    <w:rsid w:val="00F8221D"/>
    <w:rsid w:val="00F82231"/>
    <w:rsid w:val="00F82C64"/>
    <w:rsid w:val="00F83EA1"/>
    <w:rsid w:val="00F84384"/>
    <w:rsid w:val="00F84B58"/>
    <w:rsid w:val="00F8535A"/>
    <w:rsid w:val="00F86A22"/>
    <w:rsid w:val="00F86CED"/>
    <w:rsid w:val="00F86F41"/>
    <w:rsid w:val="00F8781D"/>
    <w:rsid w:val="00F90459"/>
    <w:rsid w:val="00F9046A"/>
    <w:rsid w:val="00F911AD"/>
    <w:rsid w:val="00F913A2"/>
    <w:rsid w:val="00F9270F"/>
    <w:rsid w:val="00F92BAF"/>
    <w:rsid w:val="00F92DFE"/>
    <w:rsid w:val="00F947A9"/>
    <w:rsid w:val="00F94FEA"/>
    <w:rsid w:val="00F95190"/>
    <w:rsid w:val="00F95602"/>
    <w:rsid w:val="00F96A5F"/>
    <w:rsid w:val="00F9718A"/>
    <w:rsid w:val="00F97843"/>
    <w:rsid w:val="00FA1379"/>
    <w:rsid w:val="00FA14D4"/>
    <w:rsid w:val="00FA1587"/>
    <w:rsid w:val="00FA2211"/>
    <w:rsid w:val="00FA385A"/>
    <w:rsid w:val="00FA4273"/>
    <w:rsid w:val="00FA4AF0"/>
    <w:rsid w:val="00FA4D36"/>
    <w:rsid w:val="00FA5232"/>
    <w:rsid w:val="00FA5744"/>
    <w:rsid w:val="00FA6247"/>
    <w:rsid w:val="00FA627D"/>
    <w:rsid w:val="00FA639F"/>
    <w:rsid w:val="00FA66A0"/>
    <w:rsid w:val="00FA6DC5"/>
    <w:rsid w:val="00FA6DC9"/>
    <w:rsid w:val="00FA6E7F"/>
    <w:rsid w:val="00FA6FB8"/>
    <w:rsid w:val="00FA7371"/>
    <w:rsid w:val="00FA7479"/>
    <w:rsid w:val="00FA7913"/>
    <w:rsid w:val="00FA7AE9"/>
    <w:rsid w:val="00FA7BCF"/>
    <w:rsid w:val="00FB0166"/>
    <w:rsid w:val="00FB052B"/>
    <w:rsid w:val="00FB0877"/>
    <w:rsid w:val="00FB0E6A"/>
    <w:rsid w:val="00FB2F50"/>
    <w:rsid w:val="00FB3284"/>
    <w:rsid w:val="00FB3B2F"/>
    <w:rsid w:val="00FB3B49"/>
    <w:rsid w:val="00FB3E99"/>
    <w:rsid w:val="00FB4AB1"/>
    <w:rsid w:val="00FB4C0F"/>
    <w:rsid w:val="00FB5520"/>
    <w:rsid w:val="00FB5BC7"/>
    <w:rsid w:val="00FB6725"/>
    <w:rsid w:val="00FB67B9"/>
    <w:rsid w:val="00FB67D9"/>
    <w:rsid w:val="00FB68EC"/>
    <w:rsid w:val="00FB6B9C"/>
    <w:rsid w:val="00FB701F"/>
    <w:rsid w:val="00FC0055"/>
    <w:rsid w:val="00FC0903"/>
    <w:rsid w:val="00FC1649"/>
    <w:rsid w:val="00FC1888"/>
    <w:rsid w:val="00FC32D4"/>
    <w:rsid w:val="00FC40DB"/>
    <w:rsid w:val="00FC5520"/>
    <w:rsid w:val="00FC5CC3"/>
    <w:rsid w:val="00FC6881"/>
    <w:rsid w:val="00FC6C15"/>
    <w:rsid w:val="00FC75CF"/>
    <w:rsid w:val="00FC765F"/>
    <w:rsid w:val="00FC774B"/>
    <w:rsid w:val="00FC789C"/>
    <w:rsid w:val="00FC7984"/>
    <w:rsid w:val="00FC7F9B"/>
    <w:rsid w:val="00FD0803"/>
    <w:rsid w:val="00FD0CE8"/>
    <w:rsid w:val="00FD17C7"/>
    <w:rsid w:val="00FD301A"/>
    <w:rsid w:val="00FD337E"/>
    <w:rsid w:val="00FD4358"/>
    <w:rsid w:val="00FD484D"/>
    <w:rsid w:val="00FD4AC4"/>
    <w:rsid w:val="00FD7178"/>
    <w:rsid w:val="00FD733A"/>
    <w:rsid w:val="00FE04BB"/>
    <w:rsid w:val="00FE089E"/>
    <w:rsid w:val="00FE0F94"/>
    <w:rsid w:val="00FE1729"/>
    <w:rsid w:val="00FE178A"/>
    <w:rsid w:val="00FE266D"/>
    <w:rsid w:val="00FE3316"/>
    <w:rsid w:val="00FE345F"/>
    <w:rsid w:val="00FE360C"/>
    <w:rsid w:val="00FE42FA"/>
    <w:rsid w:val="00FE4A06"/>
    <w:rsid w:val="00FE5B74"/>
    <w:rsid w:val="00FE6572"/>
    <w:rsid w:val="00FE734B"/>
    <w:rsid w:val="00FE780C"/>
    <w:rsid w:val="00FE787C"/>
    <w:rsid w:val="00FE79AA"/>
    <w:rsid w:val="00FF0432"/>
    <w:rsid w:val="00FF0922"/>
    <w:rsid w:val="00FF1F66"/>
    <w:rsid w:val="00FF1F79"/>
    <w:rsid w:val="00FF2D15"/>
    <w:rsid w:val="00FF3660"/>
    <w:rsid w:val="00FF48CF"/>
    <w:rsid w:val="00FF5F33"/>
    <w:rsid w:val="00FF66A6"/>
    <w:rsid w:val="00FF6BB0"/>
    <w:rsid w:val="00FF7174"/>
    <w:rsid w:val="00FF7390"/>
    <w:rsid w:val="00FF79F7"/>
    <w:rsid w:val="00FF7B41"/>
    <w:rsid w:val="00FF7E98"/>
    <w:rsid w:val="00FF7EB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3CB7F"/>
  <w15:docId w15:val="{B0675B77-589B-4487-A6A3-D9D62B33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154"/>
    <w:pPr>
      <w:spacing w:line="480" w:lineRule="auto"/>
      <w:ind w:firstLine="708"/>
    </w:pPr>
    <w:rPr>
      <w:rFonts w:ascii="Times New Roman" w:hAnsi="Times New Roman"/>
      <w:sz w:val="24"/>
      <w:szCs w:val="24"/>
      <w:lang w:val="en-GB"/>
    </w:rPr>
  </w:style>
  <w:style w:type="paragraph" w:styleId="Heading1">
    <w:name w:val="heading 1"/>
    <w:basedOn w:val="Normal"/>
    <w:next w:val="Normal"/>
    <w:link w:val="Heading1Char"/>
    <w:uiPriority w:val="9"/>
    <w:qFormat/>
    <w:rsid w:val="00942015"/>
    <w:pPr>
      <w:ind w:firstLine="0"/>
      <w:jc w:val="center"/>
      <w:outlineLvl w:val="0"/>
    </w:pPr>
    <w:rPr>
      <w:rFonts w:cs="Times New Roman"/>
      <w:b/>
    </w:rPr>
  </w:style>
  <w:style w:type="paragraph" w:styleId="Heading2">
    <w:name w:val="heading 2"/>
    <w:basedOn w:val="Normal"/>
    <w:next w:val="Normal"/>
    <w:link w:val="Heading2Char"/>
    <w:uiPriority w:val="9"/>
    <w:unhideWhenUsed/>
    <w:qFormat/>
    <w:rsid w:val="0072471B"/>
    <w:pPr>
      <w:keepNext/>
      <w:keepLines/>
      <w:spacing w:before="40" w:after="0"/>
      <w:ind w:firstLine="0"/>
      <w:jc w:val="center"/>
      <w:outlineLvl w:val="1"/>
    </w:pPr>
    <w:rPr>
      <w:rFonts w:eastAsiaTheme="majorEastAsia" w:cstheme="majorBidi"/>
      <w:b/>
    </w:rPr>
  </w:style>
  <w:style w:type="paragraph" w:styleId="Heading3">
    <w:name w:val="heading 3"/>
    <w:basedOn w:val="Normal"/>
    <w:next w:val="Normal"/>
    <w:link w:val="Heading3Char"/>
    <w:uiPriority w:val="9"/>
    <w:unhideWhenUsed/>
    <w:qFormat/>
    <w:rsid w:val="00E920B0"/>
    <w:pPr>
      <w:outlineLvl w:val="2"/>
    </w:pPr>
    <w:rPr>
      <w:i/>
    </w:rPr>
  </w:style>
  <w:style w:type="paragraph" w:styleId="Heading4">
    <w:name w:val="heading 4"/>
    <w:basedOn w:val="Heading1"/>
    <w:next w:val="Normal"/>
    <w:link w:val="Heading4Char"/>
    <w:uiPriority w:val="9"/>
    <w:unhideWhenUsed/>
    <w:qFormat/>
    <w:rsid w:val="001F3E0C"/>
    <w:pPr>
      <w:outlineLvl w:val="3"/>
    </w:pPr>
    <w:rPr>
      <w:b w:val="0"/>
    </w:rPr>
  </w:style>
  <w:style w:type="paragraph" w:styleId="Heading5">
    <w:name w:val="heading 5"/>
    <w:aliases w:val="TableTitle"/>
    <w:basedOn w:val="Table"/>
    <w:next w:val="Normal"/>
    <w:link w:val="Heading5Char"/>
    <w:uiPriority w:val="9"/>
    <w:unhideWhenUsed/>
    <w:qFormat/>
    <w:rsid w:val="008936AA"/>
    <w:pPr>
      <w:outlineLvl w:val="4"/>
    </w:pPr>
  </w:style>
  <w:style w:type="paragraph" w:styleId="Heading6">
    <w:name w:val="heading 6"/>
    <w:aliases w:val="FigureTitle"/>
    <w:basedOn w:val="Normal"/>
    <w:next w:val="Normal"/>
    <w:link w:val="Heading6Char"/>
    <w:uiPriority w:val="9"/>
    <w:unhideWhenUsed/>
    <w:qFormat/>
    <w:rsid w:val="0045633C"/>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1753"/>
    <w:pPr>
      <w:spacing w:before="100" w:beforeAutospacing="1" w:after="100" w:afterAutospacing="1" w:line="240" w:lineRule="auto"/>
    </w:pPr>
    <w:rPr>
      <w:rFonts w:eastAsia="Times New Roman" w:cs="Times New Roman"/>
      <w:lang w:eastAsia="nl-BE"/>
    </w:rPr>
  </w:style>
  <w:style w:type="character" w:styleId="Strong">
    <w:name w:val="Strong"/>
    <w:basedOn w:val="DefaultParagraphFont"/>
    <w:uiPriority w:val="22"/>
    <w:qFormat/>
    <w:rsid w:val="001A1753"/>
    <w:rPr>
      <w:b/>
      <w:bCs/>
    </w:rPr>
  </w:style>
  <w:style w:type="paragraph" w:styleId="Header">
    <w:name w:val="header"/>
    <w:basedOn w:val="Normal"/>
    <w:link w:val="HeaderChar"/>
    <w:uiPriority w:val="99"/>
    <w:unhideWhenUsed/>
    <w:rsid w:val="00BF45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4584"/>
    <w:rPr>
      <w:lang w:val="nl-BE"/>
    </w:rPr>
  </w:style>
  <w:style w:type="paragraph" w:styleId="Footer">
    <w:name w:val="footer"/>
    <w:basedOn w:val="Normal"/>
    <w:link w:val="FooterChar"/>
    <w:uiPriority w:val="99"/>
    <w:unhideWhenUsed/>
    <w:rsid w:val="00BF45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4584"/>
    <w:rPr>
      <w:lang w:val="nl-BE"/>
    </w:rPr>
  </w:style>
  <w:style w:type="character" w:customStyle="1" w:styleId="Heading1Char">
    <w:name w:val="Heading 1 Char"/>
    <w:basedOn w:val="DefaultParagraphFont"/>
    <w:link w:val="Heading1"/>
    <w:uiPriority w:val="9"/>
    <w:rsid w:val="00942015"/>
    <w:rPr>
      <w:rFonts w:ascii="Times New Roman" w:hAnsi="Times New Roman" w:cs="Times New Roman"/>
      <w:b/>
      <w:lang w:val="en-GB"/>
    </w:rPr>
  </w:style>
  <w:style w:type="character" w:customStyle="1" w:styleId="Heading2Char">
    <w:name w:val="Heading 2 Char"/>
    <w:basedOn w:val="DefaultParagraphFont"/>
    <w:link w:val="Heading2"/>
    <w:uiPriority w:val="9"/>
    <w:rsid w:val="0072471B"/>
    <w:rPr>
      <w:rFonts w:ascii="Times New Roman" w:eastAsiaTheme="majorEastAsia" w:hAnsi="Times New Roman" w:cstheme="majorBidi"/>
      <w:b/>
      <w:sz w:val="24"/>
      <w:szCs w:val="24"/>
      <w:lang w:val="en-GB"/>
    </w:rPr>
  </w:style>
  <w:style w:type="paragraph" w:styleId="NoSpacing">
    <w:name w:val="No Spacing"/>
    <w:link w:val="NoSpacingChar"/>
    <w:uiPriority w:val="1"/>
    <w:qFormat/>
    <w:rsid w:val="009A4844"/>
    <w:pPr>
      <w:spacing w:after="0" w:line="240" w:lineRule="auto"/>
    </w:pPr>
    <w:rPr>
      <w:rFonts w:ascii="Times New Roman" w:hAnsi="Times New Roman"/>
      <w:sz w:val="24"/>
      <w:lang w:val="nl-BE"/>
    </w:rPr>
  </w:style>
  <w:style w:type="character" w:styleId="Hyperlink">
    <w:name w:val="Hyperlink"/>
    <w:basedOn w:val="DefaultParagraphFont"/>
    <w:uiPriority w:val="99"/>
    <w:unhideWhenUsed/>
    <w:rsid w:val="002D14C3"/>
    <w:rPr>
      <w:color w:val="0000FF"/>
      <w:u w:val="single"/>
    </w:rPr>
  </w:style>
  <w:style w:type="character" w:styleId="FollowedHyperlink">
    <w:name w:val="FollowedHyperlink"/>
    <w:basedOn w:val="DefaultParagraphFont"/>
    <w:uiPriority w:val="99"/>
    <w:semiHidden/>
    <w:unhideWhenUsed/>
    <w:rsid w:val="002D14C3"/>
    <w:rPr>
      <w:color w:val="954F72" w:themeColor="followedHyperlink"/>
      <w:u w:val="single"/>
    </w:rPr>
  </w:style>
  <w:style w:type="character" w:customStyle="1" w:styleId="Heading3Char">
    <w:name w:val="Heading 3 Char"/>
    <w:basedOn w:val="DefaultParagraphFont"/>
    <w:link w:val="Heading3"/>
    <w:uiPriority w:val="9"/>
    <w:rsid w:val="00E920B0"/>
    <w:rPr>
      <w:rFonts w:ascii="Times New Roman" w:hAnsi="Times New Roman"/>
      <w:i/>
      <w:sz w:val="24"/>
      <w:lang w:val="en-GB"/>
    </w:rPr>
  </w:style>
  <w:style w:type="table" w:styleId="TableGrid">
    <w:name w:val="Table Grid"/>
    <w:basedOn w:val="TableNormal"/>
    <w:uiPriority w:val="39"/>
    <w:rsid w:val="00AC7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1C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C80"/>
    <w:rPr>
      <w:rFonts w:ascii="Segoe UI" w:hAnsi="Segoe UI" w:cs="Segoe UI"/>
      <w:sz w:val="18"/>
      <w:szCs w:val="18"/>
      <w:lang w:val="nl-BE"/>
    </w:rPr>
  </w:style>
  <w:style w:type="paragraph" w:styleId="CommentText">
    <w:name w:val="annotation text"/>
    <w:basedOn w:val="Normal"/>
    <w:link w:val="CommentTextChar"/>
    <w:uiPriority w:val="99"/>
    <w:unhideWhenUsed/>
    <w:rsid w:val="008F5C06"/>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8F5C06"/>
    <w:rPr>
      <w:sz w:val="20"/>
      <w:szCs w:val="20"/>
      <w:lang w:val="nl-BE"/>
    </w:rPr>
  </w:style>
  <w:style w:type="character" w:styleId="CommentReference">
    <w:name w:val="annotation reference"/>
    <w:basedOn w:val="DefaultParagraphFont"/>
    <w:uiPriority w:val="99"/>
    <w:semiHidden/>
    <w:unhideWhenUsed/>
    <w:rsid w:val="008F5C06"/>
    <w:rPr>
      <w:sz w:val="16"/>
      <w:szCs w:val="16"/>
    </w:rPr>
  </w:style>
  <w:style w:type="paragraph" w:styleId="CommentSubject">
    <w:name w:val="annotation subject"/>
    <w:basedOn w:val="CommentText"/>
    <w:next w:val="CommentText"/>
    <w:link w:val="CommentSubjectChar"/>
    <w:uiPriority w:val="99"/>
    <w:semiHidden/>
    <w:unhideWhenUsed/>
    <w:rsid w:val="00176298"/>
    <w:rPr>
      <w:rFonts w:ascii="Times New Roman" w:hAnsi="Times New Roman"/>
      <w:b/>
      <w:bCs/>
    </w:rPr>
  </w:style>
  <w:style w:type="character" w:customStyle="1" w:styleId="CommentSubjectChar">
    <w:name w:val="Comment Subject Char"/>
    <w:basedOn w:val="CommentTextChar"/>
    <w:link w:val="CommentSubject"/>
    <w:uiPriority w:val="99"/>
    <w:semiHidden/>
    <w:rsid w:val="00176298"/>
    <w:rPr>
      <w:rFonts w:ascii="Times New Roman" w:hAnsi="Times New Roman"/>
      <w:b/>
      <w:bCs/>
      <w:sz w:val="20"/>
      <w:szCs w:val="20"/>
      <w:lang w:val="nl-BE"/>
    </w:rPr>
  </w:style>
  <w:style w:type="paragraph" w:styleId="ListParagraph">
    <w:name w:val="List Paragraph"/>
    <w:basedOn w:val="Normal"/>
    <w:uiPriority w:val="34"/>
    <w:qFormat/>
    <w:rsid w:val="002E5EC4"/>
    <w:pPr>
      <w:ind w:left="720"/>
      <w:contextualSpacing/>
    </w:pPr>
  </w:style>
  <w:style w:type="character" w:customStyle="1" w:styleId="Heading4Char">
    <w:name w:val="Heading 4 Char"/>
    <w:basedOn w:val="DefaultParagraphFont"/>
    <w:link w:val="Heading4"/>
    <w:uiPriority w:val="9"/>
    <w:rsid w:val="001F3E0C"/>
    <w:rPr>
      <w:rFonts w:ascii="Times New Roman" w:hAnsi="Times New Roman" w:cs="Times New Roman"/>
      <w:lang w:val="en-GB"/>
    </w:rPr>
  </w:style>
  <w:style w:type="paragraph" w:customStyle="1" w:styleId="TableText">
    <w:name w:val="TableText"/>
    <w:basedOn w:val="Normal"/>
    <w:link w:val="TableTextCar"/>
    <w:qFormat/>
    <w:rsid w:val="00C27795"/>
    <w:pPr>
      <w:spacing w:line="240" w:lineRule="auto"/>
      <w:ind w:firstLine="0"/>
    </w:pPr>
  </w:style>
  <w:style w:type="character" w:customStyle="1" w:styleId="TableTextCar">
    <w:name w:val="TableText Car"/>
    <w:basedOn w:val="DefaultParagraphFont"/>
    <w:link w:val="TableText"/>
    <w:rsid w:val="00C27795"/>
    <w:rPr>
      <w:rFonts w:ascii="Times New Roman" w:hAnsi="Times New Roman"/>
      <w:sz w:val="24"/>
      <w:lang w:val="en-GB"/>
    </w:rPr>
  </w:style>
  <w:style w:type="paragraph" w:customStyle="1" w:styleId="Figure">
    <w:name w:val="Figure"/>
    <w:basedOn w:val="Normal"/>
    <w:link w:val="FigureCar"/>
    <w:rsid w:val="0059016D"/>
    <w:rPr>
      <w:i/>
    </w:rPr>
  </w:style>
  <w:style w:type="paragraph" w:customStyle="1" w:styleId="Table">
    <w:name w:val="Table"/>
    <w:basedOn w:val="Normal"/>
    <w:link w:val="TableCar"/>
    <w:rsid w:val="0059016D"/>
    <w:pPr>
      <w:ind w:firstLine="0"/>
    </w:pPr>
  </w:style>
  <w:style w:type="character" w:customStyle="1" w:styleId="FigureCar">
    <w:name w:val="Figure Car"/>
    <w:basedOn w:val="DefaultParagraphFont"/>
    <w:link w:val="Figure"/>
    <w:rsid w:val="0059016D"/>
    <w:rPr>
      <w:rFonts w:ascii="Times New Roman" w:hAnsi="Times New Roman"/>
      <w:i/>
      <w:sz w:val="24"/>
      <w:lang w:val="en-GB"/>
    </w:rPr>
  </w:style>
  <w:style w:type="character" w:customStyle="1" w:styleId="Heading5Char">
    <w:name w:val="Heading 5 Char"/>
    <w:aliases w:val="TableTitle Char"/>
    <w:basedOn w:val="DefaultParagraphFont"/>
    <w:link w:val="Heading5"/>
    <w:uiPriority w:val="9"/>
    <w:rsid w:val="008936AA"/>
    <w:rPr>
      <w:rFonts w:ascii="Times New Roman" w:hAnsi="Times New Roman"/>
      <w:sz w:val="24"/>
      <w:lang w:val="en-US"/>
    </w:rPr>
  </w:style>
  <w:style w:type="character" w:customStyle="1" w:styleId="TableCar">
    <w:name w:val="Table Car"/>
    <w:basedOn w:val="DefaultParagraphFont"/>
    <w:link w:val="Table"/>
    <w:rsid w:val="0059016D"/>
    <w:rPr>
      <w:rFonts w:ascii="Times New Roman" w:hAnsi="Times New Roman"/>
      <w:sz w:val="24"/>
      <w:lang w:val="en-US"/>
    </w:rPr>
  </w:style>
  <w:style w:type="character" w:customStyle="1" w:styleId="Heading6Char">
    <w:name w:val="Heading 6 Char"/>
    <w:aliases w:val="FigureTitle Char"/>
    <w:basedOn w:val="DefaultParagraphFont"/>
    <w:link w:val="Heading6"/>
    <w:uiPriority w:val="9"/>
    <w:rsid w:val="0045633C"/>
    <w:rPr>
      <w:rFonts w:ascii="Times New Roman" w:hAnsi="Times New Roman"/>
      <w:i/>
      <w:lang w:val="en-GB"/>
    </w:rPr>
  </w:style>
  <w:style w:type="paragraph" w:styleId="Revision">
    <w:name w:val="Revision"/>
    <w:hidden/>
    <w:uiPriority w:val="99"/>
    <w:semiHidden/>
    <w:rsid w:val="00227EAC"/>
    <w:pPr>
      <w:spacing w:after="0" w:line="240" w:lineRule="auto"/>
    </w:pPr>
    <w:rPr>
      <w:rFonts w:ascii="Times New Roman" w:hAnsi="Times New Roman"/>
      <w:sz w:val="24"/>
      <w:lang w:val="en-US"/>
    </w:rPr>
  </w:style>
  <w:style w:type="table" w:customStyle="1" w:styleId="Grilledutableau1">
    <w:name w:val="Grille du tableau1"/>
    <w:basedOn w:val="TableNormal"/>
    <w:next w:val="TableGrid"/>
    <w:uiPriority w:val="39"/>
    <w:rsid w:val="00E75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9A4844"/>
    <w:pPr>
      <w:spacing w:before="180" w:after="240"/>
      <w:ind w:firstLine="680"/>
    </w:pPr>
    <w:rPr>
      <w:rFonts w:eastAsiaTheme="minorHAnsi"/>
      <w:lang w:val="en-US"/>
    </w:rPr>
  </w:style>
  <w:style w:type="character" w:customStyle="1" w:styleId="BodyTextChar">
    <w:name w:val="Body Text Char"/>
    <w:basedOn w:val="DefaultParagraphFont"/>
    <w:link w:val="BodyText"/>
    <w:rsid w:val="009A4844"/>
    <w:rPr>
      <w:rFonts w:ascii="Times New Roman" w:eastAsiaTheme="minorHAnsi" w:hAnsi="Times New Roman"/>
      <w:sz w:val="24"/>
      <w:szCs w:val="24"/>
      <w:lang w:val="en-US"/>
    </w:rPr>
  </w:style>
  <w:style w:type="paragraph" w:styleId="FootnoteText">
    <w:name w:val="footnote text"/>
    <w:basedOn w:val="Normal"/>
    <w:link w:val="FootnoteTextChar"/>
    <w:uiPriority w:val="99"/>
    <w:unhideWhenUsed/>
    <w:rsid w:val="00124A9C"/>
    <w:pPr>
      <w:spacing w:after="0" w:line="240" w:lineRule="auto"/>
      <w:ind w:firstLine="709"/>
    </w:pPr>
    <w:rPr>
      <w:rFonts w:cs="Times New Roman"/>
      <w:sz w:val="20"/>
      <w:szCs w:val="20"/>
      <w:lang w:val="en-US" w:eastAsia="zh-CN"/>
    </w:rPr>
  </w:style>
  <w:style w:type="character" w:customStyle="1" w:styleId="FootnoteTextChar">
    <w:name w:val="Footnote Text Char"/>
    <w:basedOn w:val="DefaultParagraphFont"/>
    <w:link w:val="FootnoteText"/>
    <w:uiPriority w:val="99"/>
    <w:rsid w:val="00124A9C"/>
    <w:rPr>
      <w:rFonts w:ascii="Times New Roman" w:hAnsi="Times New Roman" w:cs="Times New Roman"/>
      <w:sz w:val="20"/>
      <w:szCs w:val="20"/>
      <w:lang w:val="en-US" w:eastAsia="zh-CN"/>
    </w:rPr>
  </w:style>
  <w:style w:type="character" w:styleId="FootnoteReference">
    <w:name w:val="footnote reference"/>
    <w:basedOn w:val="DefaultParagraphFont"/>
    <w:uiPriority w:val="99"/>
    <w:semiHidden/>
    <w:unhideWhenUsed/>
    <w:rsid w:val="00124A9C"/>
    <w:rPr>
      <w:vertAlign w:val="superscript"/>
    </w:rPr>
  </w:style>
  <w:style w:type="table" w:customStyle="1" w:styleId="Grilledutableau3">
    <w:name w:val="Grille du tableau3"/>
    <w:basedOn w:val="TableNormal"/>
    <w:next w:val="TableGrid"/>
    <w:uiPriority w:val="39"/>
    <w:rsid w:val="00124A9C"/>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ll">
    <w:name w:val="well"/>
    <w:basedOn w:val="DefaultParagraphFont"/>
    <w:rsid w:val="00195D97"/>
  </w:style>
  <w:style w:type="paragraph" w:customStyle="1" w:styleId="Default">
    <w:name w:val="Default"/>
    <w:rsid w:val="000B5650"/>
    <w:pPr>
      <w:autoSpaceDE w:val="0"/>
      <w:autoSpaceDN w:val="0"/>
      <w:adjustRightInd w:val="0"/>
      <w:spacing w:after="0" w:line="240" w:lineRule="auto"/>
    </w:pPr>
    <w:rPr>
      <w:rFonts w:ascii="Arial" w:hAnsi="Arial" w:cs="Arial"/>
      <w:color w:val="000000"/>
      <w:sz w:val="24"/>
      <w:szCs w:val="24"/>
      <w:lang w:val="en-AU"/>
    </w:rPr>
  </w:style>
  <w:style w:type="character" w:styleId="Emphasis">
    <w:name w:val="Emphasis"/>
    <w:basedOn w:val="DefaultParagraphFont"/>
    <w:uiPriority w:val="20"/>
    <w:qFormat/>
    <w:rsid w:val="000B5650"/>
    <w:rPr>
      <w:i/>
      <w:iCs/>
    </w:rPr>
  </w:style>
  <w:style w:type="character" w:customStyle="1" w:styleId="NoSpacingChar">
    <w:name w:val="No Spacing Char"/>
    <w:link w:val="NoSpacing"/>
    <w:uiPriority w:val="1"/>
    <w:rsid w:val="00816996"/>
    <w:rPr>
      <w:rFonts w:ascii="Times New Roman" w:hAnsi="Times New Roman"/>
      <w:sz w:val="24"/>
      <w:lang w:val="nl-BE"/>
    </w:rPr>
  </w:style>
  <w:style w:type="character" w:customStyle="1" w:styleId="nlmyear">
    <w:name w:val="nlm_year"/>
    <w:basedOn w:val="DefaultParagraphFont"/>
    <w:rsid w:val="00BC36DE"/>
  </w:style>
  <w:style w:type="character" w:customStyle="1" w:styleId="nlmarticle-title">
    <w:name w:val="nlm_article-title"/>
    <w:basedOn w:val="DefaultParagraphFont"/>
    <w:rsid w:val="00BC36DE"/>
  </w:style>
  <w:style w:type="character" w:customStyle="1" w:styleId="nlmfpage">
    <w:name w:val="nlm_fpage"/>
    <w:basedOn w:val="DefaultParagraphFont"/>
    <w:rsid w:val="00BC36DE"/>
  </w:style>
  <w:style w:type="character" w:customStyle="1" w:styleId="nlmlpage">
    <w:name w:val="nlm_lpage"/>
    <w:basedOn w:val="DefaultParagraphFont"/>
    <w:rsid w:val="00BC36DE"/>
  </w:style>
  <w:style w:type="paragraph" w:styleId="HTMLPreformatted">
    <w:name w:val="HTML Preformatted"/>
    <w:basedOn w:val="Normal"/>
    <w:link w:val="HTMLPreformattedChar"/>
    <w:uiPriority w:val="99"/>
    <w:semiHidden/>
    <w:unhideWhenUsed/>
    <w:rsid w:val="00763D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3D78"/>
    <w:rPr>
      <w:rFonts w:ascii="Consolas" w:hAnsi="Consolas"/>
      <w:sz w:val="20"/>
      <w:szCs w:val="20"/>
      <w:lang w:val="en-GB"/>
    </w:rPr>
  </w:style>
  <w:style w:type="character" w:styleId="UnresolvedMention">
    <w:name w:val="Unresolved Mention"/>
    <w:basedOn w:val="DefaultParagraphFont"/>
    <w:uiPriority w:val="99"/>
    <w:semiHidden/>
    <w:unhideWhenUsed/>
    <w:rsid w:val="00190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1645">
      <w:bodyDiv w:val="1"/>
      <w:marLeft w:val="0"/>
      <w:marRight w:val="0"/>
      <w:marTop w:val="0"/>
      <w:marBottom w:val="0"/>
      <w:divBdr>
        <w:top w:val="none" w:sz="0" w:space="0" w:color="auto"/>
        <w:left w:val="none" w:sz="0" w:space="0" w:color="auto"/>
        <w:bottom w:val="none" w:sz="0" w:space="0" w:color="auto"/>
        <w:right w:val="none" w:sz="0" w:space="0" w:color="auto"/>
      </w:divBdr>
    </w:div>
    <w:div w:id="75593579">
      <w:bodyDiv w:val="1"/>
      <w:marLeft w:val="0"/>
      <w:marRight w:val="0"/>
      <w:marTop w:val="0"/>
      <w:marBottom w:val="0"/>
      <w:divBdr>
        <w:top w:val="none" w:sz="0" w:space="0" w:color="auto"/>
        <w:left w:val="none" w:sz="0" w:space="0" w:color="auto"/>
        <w:bottom w:val="none" w:sz="0" w:space="0" w:color="auto"/>
        <w:right w:val="none" w:sz="0" w:space="0" w:color="auto"/>
      </w:divBdr>
      <w:divsChild>
        <w:div w:id="1601525767">
          <w:marLeft w:val="0"/>
          <w:marRight w:val="0"/>
          <w:marTop w:val="0"/>
          <w:marBottom w:val="0"/>
          <w:divBdr>
            <w:top w:val="none" w:sz="0" w:space="0" w:color="auto"/>
            <w:left w:val="none" w:sz="0" w:space="0" w:color="auto"/>
            <w:bottom w:val="none" w:sz="0" w:space="0" w:color="auto"/>
            <w:right w:val="none" w:sz="0" w:space="0" w:color="auto"/>
          </w:divBdr>
        </w:div>
        <w:div w:id="400099463">
          <w:marLeft w:val="0"/>
          <w:marRight w:val="0"/>
          <w:marTop w:val="0"/>
          <w:marBottom w:val="0"/>
          <w:divBdr>
            <w:top w:val="none" w:sz="0" w:space="0" w:color="auto"/>
            <w:left w:val="none" w:sz="0" w:space="0" w:color="auto"/>
            <w:bottom w:val="none" w:sz="0" w:space="0" w:color="auto"/>
            <w:right w:val="none" w:sz="0" w:space="0" w:color="auto"/>
          </w:divBdr>
        </w:div>
        <w:div w:id="975911919">
          <w:marLeft w:val="0"/>
          <w:marRight w:val="0"/>
          <w:marTop w:val="0"/>
          <w:marBottom w:val="0"/>
          <w:divBdr>
            <w:top w:val="none" w:sz="0" w:space="0" w:color="auto"/>
            <w:left w:val="none" w:sz="0" w:space="0" w:color="auto"/>
            <w:bottom w:val="none" w:sz="0" w:space="0" w:color="auto"/>
            <w:right w:val="none" w:sz="0" w:space="0" w:color="auto"/>
          </w:divBdr>
        </w:div>
        <w:div w:id="1474174680">
          <w:marLeft w:val="0"/>
          <w:marRight w:val="0"/>
          <w:marTop w:val="0"/>
          <w:marBottom w:val="0"/>
          <w:divBdr>
            <w:top w:val="none" w:sz="0" w:space="0" w:color="auto"/>
            <w:left w:val="none" w:sz="0" w:space="0" w:color="auto"/>
            <w:bottom w:val="none" w:sz="0" w:space="0" w:color="auto"/>
            <w:right w:val="none" w:sz="0" w:space="0" w:color="auto"/>
          </w:divBdr>
        </w:div>
        <w:div w:id="1443644238">
          <w:marLeft w:val="0"/>
          <w:marRight w:val="0"/>
          <w:marTop w:val="0"/>
          <w:marBottom w:val="0"/>
          <w:divBdr>
            <w:top w:val="none" w:sz="0" w:space="0" w:color="auto"/>
            <w:left w:val="none" w:sz="0" w:space="0" w:color="auto"/>
            <w:bottom w:val="none" w:sz="0" w:space="0" w:color="auto"/>
            <w:right w:val="none" w:sz="0" w:space="0" w:color="auto"/>
          </w:divBdr>
        </w:div>
        <w:div w:id="774136547">
          <w:marLeft w:val="0"/>
          <w:marRight w:val="0"/>
          <w:marTop w:val="0"/>
          <w:marBottom w:val="0"/>
          <w:divBdr>
            <w:top w:val="none" w:sz="0" w:space="0" w:color="auto"/>
            <w:left w:val="none" w:sz="0" w:space="0" w:color="auto"/>
            <w:bottom w:val="none" w:sz="0" w:space="0" w:color="auto"/>
            <w:right w:val="none" w:sz="0" w:space="0" w:color="auto"/>
          </w:divBdr>
        </w:div>
        <w:div w:id="1176774232">
          <w:marLeft w:val="0"/>
          <w:marRight w:val="0"/>
          <w:marTop w:val="0"/>
          <w:marBottom w:val="0"/>
          <w:divBdr>
            <w:top w:val="none" w:sz="0" w:space="0" w:color="auto"/>
            <w:left w:val="none" w:sz="0" w:space="0" w:color="auto"/>
            <w:bottom w:val="none" w:sz="0" w:space="0" w:color="auto"/>
            <w:right w:val="none" w:sz="0" w:space="0" w:color="auto"/>
          </w:divBdr>
        </w:div>
        <w:div w:id="205341214">
          <w:marLeft w:val="0"/>
          <w:marRight w:val="0"/>
          <w:marTop w:val="0"/>
          <w:marBottom w:val="0"/>
          <w:divBdr>
            <w:top w:val="none" w:sz="0" w:space="0" w:color="auto"/>
            <w:left w:val="none" w:sz="0" w:space="0" w:color="auto"/>
            <w:bottom w:val="none" w:sz="0" w:space="0" w:color="auto"/>
            <w:right w:val="none" w:sz="0" w:space="0" w:color="auto"/>
          </w:divBdr>
        </w:div>
        <w:div w:id="379136839">
          <w:marLeft w:val="0"/>
          <w:marRight w:val="0"/>
          <w:marTop w:val="0"/>
          <w:marBottom w:val="0"/>
          <w:divBdr>
            <w:top w:val="none" w:sz="0" w:space="0" w:color="auto"/>
            <w:left w:val="none" w:sz="0" w:space="0" w:color="auto"/>
            <w:bottom w:val="none" w:sz="0" w:space="0" w:color="auto"/>
            <w:right w:val="none" w:sz="0" w:space="0" w:color="auto"/>
          </w:divBdr>
        </w:div>
        <w:div w:id="1728383358">
          <w:marLeft w:val="0"/>
          <w:marRight w:val="0"/>
          <w:marTop w:val="0"/>
          <w:marBottom w:val="0"/>
          <w:divBdr>
            <w:top w:val="none" w:sz="0" w:space="0" w:color="auto"/>
            <w:left w:val="none" w:sz="0" w:space="0" w:color="auto"/>
            <w:bottom w:val="none" w:sz="0" w:space="0" w:color="auto"/>
            <w:right w:val="none" w:sz="0" w:space="0" w:color="auto"/>
          </w:divBdr>
        </w:div>
        <w:div w:id="755132130">
          <w:marLeft w:val="0"/>
          <w:marRight w:val="0"/>
          <w:marTop w:val="0"/>
          <w:marBottom w:val="0"/>
          <w:divBdr>
            <w:top w:val="none" w:sz="0" w:space="0" w:color="auto"/>
            <w:left w:val="none" w:sz="0" w:space="0" w:color="auto"/>
            <w:bottom w:val="none" w:sz="0" w:space="0" w:color="auto"/>
            <w:right w:val="none" w:sz="0" w:space="0" w:color="auto"/>
          </w:divBdr>
        </w:div>
        <w:div w:id="588123543">
          <w:marLeft w:val="0"/>
          <w:marRight w:val="0"/>
          <w:marTop w:val="0"/>
          <w:marBottom w:val="0"/>
          <w:divBdr>
            <w:top w:val="none" w:sz="0" w:space="0" w:color="auto"/>
            <w:left w:val="none" w:sz="0" w:space="0" w:color="auto"/>
            <w:bottom w:val="none" w:sz="0" w:space="0" w:color="auto"/>
            <w:right w:val="none" w:sz="0" w:space="0" w:color="auto"/>
          </w:divBdr>
        </w:div>
        <w:div w:id="1979457356">
          <w:marLeft w:val="0"/>
          <w:marRight w:val="0"/>
          <w:marTop w:val="0"/>
          <w:marBottom w:val="0"/>
          <w:divBdr>
            <w:top w:val="none" w:sz="0" w:space="0" w:color="auto"/>
            <w:left w:val="none" w:sz="0" w:space="0" w:color="auto"/>
            <w:bottom w:val="none" w:sz="0" w:space="0" w:color="auto"/>
            <w:right w:val="none" w:sz="0" w:space="0" w:color="auto"/>
          </w:divBdr>
        </w:div>
        <w:div w:id="1019356613">
          <w:marLeft w:val="0"/>
          <w:marRight w:val="0"/>
          <w:marTop w:val="0"/>
          <w:marBottom w:val="0"/>
          <w:divBdr>
            <w:top w:val="none" w:sz="0" w:space="0" w:color="auto"/>
            <w:left w:val="none" w:sz="0" w:space="0" w:color="auto"/>
            <w:bottom w:val="none" w:sz="0" w:space="0" w:color="auto"/>
            <w:right w:val="none" w:sz="0" w:space="0" w:color="auto"/>
          </w:divBdr>
        </w:div>
        <w:div w:id="132413760">
          <w:marLeft w:val="0"/>
          <w:marRight w:val="0"/>
          <w:marTop w:val="0"/>
          <w:marBottom w:val="0"/>
          <w:divBdr>
            <w:top w:val="none" w:sz="0" w:space="0" w:color="auto"/>
            <w:left w:val="none" w:sz="0" w:space="0" w:color="auto"/>
            <w:bottom w:val="none" w:sz="0" w:space="0" w:color="auto"/>
            <w:right w:val="none" w:sz="0" w:space="0" w:color="auto"/>
          </w:divBdr>
        </w:div>
        <w:div w:id="836195333">
          <w:marLeft w:val="0"/>
          <w:marRight w:val="0"/>
          <w:marTop w:val="0"/>
          <w:marBottom w:val="0"/>
          <w:divBdr>
            <w:top w:val="none" w:sz="0" w:space="0" w:color="auto"/>
            <w:left w:val="none" w:sz="0" w:space="0" w:color="auto"/>
            <w:bottom w:val="none" w:sz="0" w:space="0" w:color="auto"/>
            <w:right w:val="none" w:sz="0" w:space="0" w:color="auto"/>
          </w:divBdr>
        </w:div>
        <w:div w:id="1620143905">
          <w:marLeft w:val="0"/>
          <w:marRight w:val="0"/>
          <w:marTop w:val="0"/>
          <w:marBottom w:val="0"/>
          <w:divBdr>
            <w:top w:val="none" w:sz="0" w:space="0" w:color="auto"/>
            <w:left w:val="none" w:sz="0" w:space="0" w:color="auto"/>
            <w:bottom w:val="none" w:sz="0" w:space="0" w:color="auto"/>
            <w:right w:val="none" w:sz="0" w:space="0" w:color="auto"/>
          </w:divBdr>
        </w:div>
        <w:div w:id="9066626">
          <w:marLeft w:val="0"/>
          <w:marRight w:val="0"/>
          <w:marTop w:val="0"/>
          <w:marBottom w:val="0"/>
          <w:divBdr>
            <w:top w:val="none" w:sz="0" w:space="0" w:color="auto"/>
            <w:left w:val="none" w:sz="0" w:space="0" w:color="auto"/>
            <w:bottom w:val="none" w:sz="0" w:space="0" w:color="auto"/>
            <w:right w:val="none" w:sz="0" w:space="0" w:color="auto"/>
          </w:divBdr>
        </w:div>
        <w:div w:id="250705174">
          <w:marLeft w:val="0"/>
          <w:marRight w:val="0"/>
          <w:marTop w:val="0"/>
          <w:marBottom w:val="0"/>
          <w:divBdr>
            <w:top w:val="none" w:sz="0" w:space="0" w:color="auto"/>
            <w:left w:val="none" w:sz="0" w:space="0" w:color="auto"/>
            <w:bottom w:val="none" w:sz="0" w:space="0" w:color="auto"/>
            <w:right w:val="none" w:sz="0" w:space="0" w:color="auto"/>
          </w:divBdr>
        </w:div>
        <w:div w:id="4788478">
          <w:marLeft w:val="0"/>
          <w:marRight w:val="0"/>
          <w:marTop w:val="0"/>
          <w:marBottom w:val="0"/>
          <w:divBdr>
            <w:top w:val="none" w:sz="0" w:space="0" w:color="auto"/>
            <w:left w:val="none" w:sz="0" w:space="0" w:color="auto"/>
            <w:bottom w:val="none" w:sz="0" w:space="0" w:color="auto"/>
            <w:right w:val="none" w:sz="0" w:space="0" w:color="auto"/>
          </w:divBdr>
        </w:div>
        <w:div w:id="2128352094">
          <w:marLeft w:val="0"/>
          <w:marRight w:val="0"/>
          <w:marTop w:val="0"/>
          <w:marBottom w:val="0"/>
          <w:divBdr>
            <w:top w:val="none" w:sz="0" w:space="0" w:color="auto"/>
            <w:left w:val="none" w:sz="0" w:space="0" w:color="auto"/>
            <w:bottom w:val="none" w:sz="0" w:space="0" w:color="auto"/>
            <w:right w:val="none" w:sz="0" w:space="0" w:color="auto"/>
          </w:divBdr>
        </w:div>
        <w:div w:id="14116842">
          <w:marLeft w:val="0"/>
          <w:marRight w:val="0"/>
          <w:marTop w:val="0"/>
          <w:marBottom w:val="0"/>
          <w:divBdr>
            <w:top w:val="none" w:sz="0" w:space="0" w:color="auto"/>
            <w:left w:val="none" w:sz="0" w:space="0" w:color="auto"/>
            <w:bottom w:val="none" w:sz="0" w:space="0" w:color="auto"/>
            <w:right w:val="none" w:sz="0" w:space="0" w:color="auto"/>
          </w:divBdr>
        </w:div>
        <w:div w:id="471101304">
          <w:marLeft w:val="0"/>
          <w:marRight w:val="0"/>
          <w:marTop w:val="0"/>
          <w:marBottom w:val="0"/>
          <w:divBdr>
            <w:top w:val="none" w:sz="0" w:space="0" w:color="auto"/>
            <w:left w:val="none" w:sz="0" w:space="0" w:color="auto"/>
            <w:bottom w:val="none" w:sz="0" w:space="0" w:color="auto"/>
            <w:right w:val="none" w:sz="0" w:space="0" w:color="auto"/>
          </w:divBdr>
        </w:div>
        <w:div w:id="44644070">
          <w:marLeft w:val="0"/>
          <w:marRight w:val="0"/>
          <w:marTop w:val="0"/>
          <w:marBottom w:val="0"/>
          <w:divBdr>
            <w:top w:val="none" w:sz="0" w:space="0" w:color="auto"/>
            <w:left w:val="none" w:sz="0" w:space="0" w:color="auto"/>
            <w:bottom w:val="none" w:sz="0" w:space="0" w:color="auto"/>
            <w:right w:val="none" w:sz="0" w:space="0" w:color="auto"/>
          </w:divBdr>
        </w:div>
        <w:div w:id="534587835">
          <w:marLeft w:val="0"/>
          <w:marRight w:val="0"/>
          <w:marTop w:val="0"/>
          <w:marBottom w:val="0"/>
          <w:divBdr>
            <w:top w:val="none" w:sz="0" w:space="0" w:color="auto"/>
            <w:left w:val="none" w:sz="0" w:space="0" w:color="auto"/>
            <w:bottom w:val="none" w:sz="0" w:space="0" w:color="auto"/>
            <w:right w:val="none" w:sz="0" w:space="0" w:color="auto"/>
          </w:divBdr>
        </w:div>
        <w:div w:id="36898724">
          <w:marLeft w:val="0"/>
          <w:marRight w:val="0"/>
          <w:marTop w:val="0"/>
          <w:marBottom w:val="0"/>
          <w:divBdr>
            <w:top w:val="none" w:sz="0" w:space="0" w:color="auto"/>
            <w:left w:val="none" w:sz="0" w:space="0" w:color="auto"/>
            <w:bottom w:val="none" w:sz="0" w:space="0" w:color="auto"/>
            <w:right w:val="none" w:sz="0" w:space="0" w:color="auto"/>
          </w:divBdr>
        </w:div>
        <w:div w:id="947277882">
          <w:marLeft w:val="0"/>
          <w:marRight w:val="0"/>
          <w:marTop w:val="0"/>
          <w:marBottom w:val="0"/>
          <w:divBdr>
            <w:top w:val="none" w:sz="0" w:space="0" w:color="auto"/>
            <w:left w:val="none" w:sz="0" w:space="0" w:color="auto"/>
            <w:bottom w:val="none" w:sz="0" w:space="0" w:color="auto"/>
            <w:right w:val="none" w:sz="0" w:space="0" w:color="auto"/>
          </w:divBdr>
        </w:div>
        <w:div w:id="1508057538">
          <w:marLeft w:val="0"/>
          <w:marRight w:val="0"/>
          <w:marTop w:val="0"/>
          <w:marBottom w:val="0"/>
          <w:divBdr>
            <w:top w:val="none" w:sz="0" w:space="0" w:color="auto"/>
            <w:left w:val="none" w:sz="0" w:space="0" w:color="auto"/>
            <w:bottom w:val="none" w:sz="0" w:space="0" w:color="auto"/>
            <w:right w:val="none" w:sz="0" w:space="0" w:color="auto"/>
          </w:divBdr>
        </w:div>
        <w:div w:id="373506549">
          <w:marLeft w:val="0"/>
          <w:marRight w:val="0"/>
          <w:marTop w:val="0"/>
          <w:marBottom w:val="0"/>
          <w:divBdr>
            <w:top w:val="none" w:sz="0" w:space="0" w:color="auto"/>
            <w:left w:val="none" w:sz="0" w:space="0" w:color="auto"/>
            <w:bottom w:val="none" w:sz="0" w:space="0" w:color="auto"/>
            <w:right w:val="none" w:sz="0" w:space="0" w:color="auto"/>
          </w:divBdr>
        </w:div>
        <w:div w:id="1912303154">
          <w:marLeft w:val="0"/>
          <w:marRight w:val="0"/>
          <w:marTop w:val="0"/>
          <w:marBottom w:val="0"/>
          <w:divBdr>
            <w:top w:val="none" w:sz="0" w:space="0" w:color="auto"/>
            <w:left w:val="none" w:sz="0" w:space="0" w:color="auto"/>
            <w:bottom w:val="none" w:sz="0" w:space="0" w:color="auto"/>
            <w:right w:val="none" w:sz="0" w:space="0" w:color="auto"/>
          </w:divBdr>
        </w:div>
        <w:div w:id="335351042">
          <w:marLeft w:val="0"/>
          <w:marRight w:val="0"/>
          <w:marTop w:val="0"/>
          <w:marBottom w:val="0"/>
          <w:divBdr>
            <w:top w:val="none" w:sz="0" w:space="0" w:color="auto"/>
            <w:left w:val="none" w:sz="0" w:space="0" w:color="auto"/>
            <w:bottom w:val="none" w:sz="0" w:space="0" w:color="auto"/>
            <w:right w:val="none" w:sz="0" w:space="0" w:color="auto"/>
          </w:divBdr>
        </w:div>
        <w:div w:id="363362833">
          <w:marLeft w:val="0"/>
          <w:marRight w:val="0"/>
          <w:marTop w:val="0"/>
          <w:marBottom w:val="0"/>
          <w:divBdr>
            <w:top w:val="none" w:sz="0" w:space="0" w:color="auto"/>
            <w:left w:val="none" w:sz="0" w:space="0" w:color="auto"/>
            <w:bottom w:val="none" w:sz="0" w:space="0" w:color="auto"/>
            <w:right w:val="none" w:sz="0" w:space="0" w:color="auto"/>
          </w:divBdr>
        </w:div>
        <w:div w:id="293296391">
          <w:marLeft w:val="0"/>
          <w:marRight w:val="0"/>
          <w:marTop w:val="0"/>
          <w:marBottom w:val="0"/>
          <w:divBdr>
            <w:top w:val="none" w:sz="0" w:space="0" w:color="auto"/>
            <w:left w:val="none" w:sz="0" w:space="0" w:color="auto"/>
            <w:bottom w:val="none" w:sz="0" w:space="0" w:color="auto"/>
            <w:right w:val="none" w:sz="0" w:space="0" w:color="auto"/>
          </w:divBdr>
        </w:div>
        <w:div w:id="2084256891">
          <w:marLeft w:val="0"/>
          <w:marRight w:val="0"/>
          <w:marTop w:val="0"/>
          <w:marBottom w:val="0"/>
          <w:divBdr>
            <w:top w:val="none" w:sz="0" w:space="0" w:color="auto"/>
            <w:left w:val="none" w:sz="0" w:space="0" w:color="auto"/>
            <w:bottom w:val="none" w:sz="0" w:space="0" w:color="auto"/>
            <w:right w:val="none" w:sz="0" w:space="0" w:color="auto"/>
          </w:divBdr>
        </w:div>
        <w:div w:id="1738287943">
          <w:marLeft w:val="0"/>
          <w:marRight w:val="0"/>
          <w:marTop w:val="0"/>
          <w:marBottom w:val="0"/>
          <w:divBdr>
            <w:top w:val="none" w:sz="0" w:space="0" w:color="auto"/>
            <w:left w:val="none" w:sz="0" w:space="0" w:color="auto"/>
            <w:bottom w:val="none" w:sz="0" w:space="0" w:color="auto"/>
            <w:right w:val="none" w:sz="0" w:space="0" w:color="auto"/>
          </w:divBdr>
        </w:div>
        <w:div w:id="1654142968">
          <w:marLeft w:val="0"/>
          <w:marRight w:val="0"/>
          <w:marTop w:val="0"/>
          <w:marBottom w:val="0"/>
          <w:divBdr>
            <w:top w:val="none" w:sz="0" w:space="0" w:color="auto"/>
            <w:left w:val="none" w:sz="0" w:space="0" w:color="auto"/>
            <w:bottom w:val="none" w:sz="0" w:space="0" w:color="auto"/>
            <w:right w:val="none" w:sz="0" w:space="0" w:color="auto"/>
          </w:divBdr>
        </w:div>
        <w:div w:id="829446041">
          <w:marLeft w:val="0"/>
          <w:marRight w:val="0"/>
          <w:marTop w:val="0"/>
          <w:marBottom w:val="0"/>
          <w:divBdr>
            <w:top w:val="none" w:sz="0" w:space="0" w:color="auto"/>
            <w:left w:val="none" w:sz="0" w:space="0" w:color="auto"/>
            <w:bottom w:val="none" w:sz="0" w:space="0" w:color="auto"/>
            <w:right w:val="none" w:sz="0" w:space="0" w:color="auto"/>
          </w:divBdr>
        </w:div>
        <w:div w:id="911155422">
          <w:marLeft w:val="0"/>
          <w:marRight w:val="0"/>
          <w:marTop w:val="0"/>
          <w:marBottom w:val="0"/>
          <w:divBdr>
            <w:top w:val="none" w:sz="0" w:space="0" w:color="auto"/>
            <w:left w:val="none" w:sz="0" w:space="0" w:color="auto"/>
            <w:bottom w:val="none" w:sz="0" w:space="0" w:color="auto"/>
            <w:right w:val="none" w:sz="0" w:space="0" w:color="auto"/>
          </w:divBdr>
        </w:div>
        <w:div w:id="2051757865">
          <w:marLeft w:val="0"/>
          <w:marRight w:val="0"/>
          <w:marTop w:val="0"/>
          <w:marBottom w:val="0"/>
          <w:divBdr>
            <w:top w:val="none" w:sz="0" w:space="0" w:color="auto"/>
            <w:left w:val="none" w:sz="0" w:space="0" w:color="auto"/>
            <w:bottom w:val="none" w:sz="0" w:space="0" w:color="auto"/>
            <w:right w:val="none" w:sz="0" w:space="0" w:color="auto"/>
          </w:divBdr>
        </w:div>
        <w:div w:id="1604193659">
          <w:marLeft w:val="0"/>
          <w:marRight w:val="0"/>
          <w:marTop w:val="0"/>
          <w:marBottom w:val="0"/>
          <w:divBdr>
            <w:top w:val="none" w:sz="0" w:space="0" w:color="auto"/>
            <w:left w:val="none" w:sz="0" w:space="0" w:color="auto"/>
            <w:bottom w:val="none" w:sz="0" w:space="0" w:color="auto"/>
            <w:right w:val="none" w:sz="0" w:space="0" w:color="auto"/>
          </w:divBdr>
        </w:div>
        <w:div w:id="1024133005">
          <w:marLeft w:val="0"/>
          <w:marRight w:val="0"/>
          <w:marTop w:val="0"/>
          <w:marBottom w:val="0"/>
          <w:divBdr>
            <w:top w:val="none" w:sz="0" w:space="0" w:color="auto"/>
            <w:left w:val="none" w:sz="0" w:space="0" w:color="auto"/>
            <w:bottom w:val="none" w:sz="0" w:space="0" w:color="auto"/>
            <w:right w:val="none" w:sz="0" w:space="0" w:color="auto"/>
          </w:divBdr>
        </w:div>
        <w:div w:id="752094065">
          <w:marLeft w:val="0"/>
          <w:marRight w:val="0"/>
          <w:marTop w:val="0"/>
          <w:marBottom w:val="0"/>
          <w:divBdr>
            <w:top w:val="none" w:sz="0" w:space="0" w:color="auto"/>
            <w:left w:val="none" w:sz="0" w:space="0" w:color="auto"/>
            <w:bottom w:val="none" w:sz="0" w:space="0" w:color="auto"/>
            <w:right w:val="none" w:sz="0" w:space="0" w:color="auto"/>
          </w:divBdr>
        </w:div>
        <w:div w:id="1958871732">
          <w:marLeft w:val="0"/>
          <w:marRight w:val="0"/>
          <w:marTop w:val="0"/>
          <w:marBottom w:val="0"/>
          <w:divBdr>
            <w:top w:val="none" w:sz="0" w:space="0" w:color="auto"/>
            <w:left w:val="none" w:sz="0" w:space="0" w:color="auto"/>
            <w:bottom w:val="none" w:sz="0" w:space="0" w:color="auto"/>
            <w:right w:val="none" w:sz="0" w:space="0" w:color="auto"/>
          </w:divBdr>
        </w:div>
        <w:div w:id="758719061">
          <w:marLeft w:val="0"/>
          <w:marRight w:val="0"/>
          <w:marTop w:val="0"/>
          <w:marBottom w:val="0"/>
          <w:divBdr>
            <w:top w:val="none" w:sz="0" w:space="0" w:color="auto"/>
            <w:left w:val="none" w:sz="0" w:space="0" w:color="auto"/>
            <w:bottom w:val="none" w:sz="0" w:space="0" w:color="auto"/>
            <w:right w:val="none" w:sz="0" w:space="0" w:color="auto"/>
          </w:divBdr>
        </w:div>
        <w:div w:id="436482213">
          <w:marLeft w:val="0"/>
          <w:marRight w:val="0"/>
          <w:marTop w:val="0"/>
          <w:marBottom w:val="0"/>
          <w:divBdr>
            <w:top w:val="none" w:sz="0" w:space="0" w:color="auto"/>
            <w:left w:val="none" w:sz="0" w:space="0" w:color="auto"/>
            <w:bottom w:val="none" w:sz="0" w:space="0" w:color="auto"/>
            <w:right w:val="none" w:sz="0" w:space="0" w:color="auto"/>
          </w:divBdr>
        </w:div>
        <w:div w:id="883980391">
          <w:marLeft w:val="0"/>
          <w:marRight w:val="0"/>
          <w:marTop w:val="0"/>
          <w:marBottom w:val="0"/>
          <w:divBdr>
            <w:top w:val="none" w:sz="0" w:space="0" w:color="auto"/>
            <w:left w:val="none" w:sz="0" w:space="0" w:color="auto"/>
            <w:bottom w:val="none" w:sz="0" w:space="0" w:color="auto"/>
            <w:right w:val="none" w:sz="0" w:space="0" w:color="auto"/>
          </w:divBdr>
        </w:div>
        <w:div w:id="834960128">
          <w:marLeft w:val="0"/>
          <w:marRight w:val="0"/>
          <w:marTop w:val="0"/>
          <w:marBottom w:val="0"/>
          <w:divBdr>
            <w:top w:val="none" w:sz="0" w:space="0" w:color="auto"/>
            <w:left w:val="none" w:sz="0" w:space="0" w:color="auto"/>
            <w:bottom w:val="none" w:sz="0" w:space="0" w:color="auto"/>
            <w:right w:val="none" w:sz="0" w:space="0" w:color="auto"/>
          </w:divBdr>
        </w:div>
        <w:div w:id="1668367031">
          <w:marLeft w:val="0"/>
          <w:marRight w:val="0"/>
          <w:marTop w:val="0"/>
          <w:marBottom w:val="0"/>
          <w:divBdr>
            <w:top w:val="none" w:sz="0" w:space="0" w:color="auto"/>
            <w:left w:val="none" w:sz="0" w:space="0" w:color="auto"/>
            <w:bottom w:val="none" w:sz="0" w:space="0" w:color="auto"/>
            <w:right w:val="none" w:sz="0" w:space="0" w:color="auto"/>
          </w:divBdr>
        </w:div>
        <w:div w:id="2055304976">
          <w:marLeft w:val="0"/>
          <w:marRight w:val="0"/>
          <w:marTop w:val="0"/>
          <w:marBottom w:val="0"/>
          <w:divBdr>
            <w:top w:val="none" w:sz="0" w:space="0" w:color="auto"/>
            <w:left w:val="none" w:sz="0" w:space="0" w:color="auto"/>
            <w:bottom w:val="none" w:sz="0" w:space="0" w:color="auto"/>
            <w:right w:val="none" w:sz="0" w:space="0" w:color="auto"/>
          </w:divBdr>
        </w:div>
        <w:div w:id="1591348901">
          <w:marLeft w:val="0"/>
          <w:marRight w:val="0"/>
          <w:marTop w:val="0"/>
          <w:marBottom w:val="0"/>
          <w:divBdr>
            <w:top w:val="none" w:sz="0" w:space="0" w:color="auto"/>
            <w:left w:val="none" w:sz="0" w:space="0" w:color="auto"/>
            <w:bottom w:val="none" w:sz="0" w:space="0" w:color="auto"/>
            <w:right w:val="none" w:sz="0" w:space="0" w:color="auto"/>
          </w:divBdr>
        </w:div>
        <w:div w:id="1521816173">
          <w:marLeft w:val="0"/>
          <w:marRight w:val="0"/>
          <w:marTop w:val="0"/>
          <w:marBottom w:val="0"/>
          <w:divBdr>
            <w:top w:val="none" w:sz="0" w:space="0" w:color="auto"/>
            <w:left w:val="none" w:sz="0" w:space="0" w:color="auto"/>
            <w:bottom w:val="none" w:sz="0" w:space="0" w:color="auto"/>
            <w:right w:val="none" w:sz="0" w:space="0" w:color="auto"/>
          </w:divBdr>
        </w:div>
        <w:div w:id="2038189941">
          <w:marLeft w:val="0"/>
          <w:marRight w:val="0"/>
          <w:marTop w:val="0"/>
          <w:marBottom w:val="0"/>
          <w:divBdr>
            <w:top w:val="none" w:sz="0" w:space="0" w:color="auto"/>
            <w:left w:val="none" w:sz="0" w:space="0" w:color="auto"/>
            <w:bottom w:val="none" w:sz="0" w:space="0" w:color="auto"/>
            <w:right w:val="none" w:sz="0" w:space="0" w:color="auto"/>
          </w:divBdr>
        </w:div>
        <w:div w:id="1567103715">
          <w:marLeft w:val="0"/>
          <w:marRight w:val="0"/>
          <w:marTop w:val="0"/>
          <w:marBottom w:val="0"/>
          <w:divBdr>
            <w:top w:val="none" w:sz="0" w:space="0" w:color="auto"/>
            <w:left w:val="none" w:sz="0" w:space="0" w:color="auto"/>
            <w:bottom w:val="none" w:sz="0" w:space="0" w:color="auto"/>
            <w:right w:val="none" w:sz="0" w:space="0" w:color="auto"/>
          </w:divBdr>
        </w:div>
        <w:div w:id="2106610280">
          <w:marLeft w:val="0"/>
          <w:marRight w:val="0"/>
          <w:marTop w:val="0"/>
          <w:marBottom w:val="0"/>
          <w:divBdr>
            <w:top w:val="none" w:sz="0" w:space="0" w:color="auto"/>
            <w:left w:val="none" w:sz="0" w:space="0" w:color="auto"/>
            <w:bottom w:val="none" w:sz="0" w:space="0" w:color="auto"/>
            <w:right w:val="none" w:sz="0" w:space="0" w:color="auto"/>
          </w:divBdr>
        </w:div>
        <w:div w:id="1987081819">
          <w:marLeft w:val="0"/>
          <w:marRight w:val="0"/>
          <w:marTop w:val="0"/>
          <w:marBottom w:val="0"/>
          <w:divBdr>
            <w:top w:val="none" w:sz="0" w:space="0" w:color="auto"/>
            <w:left w:val="none" w:sz="0" w:space="0" w:color="auto"/>
            <w:bottom w:val="none" w:sz="0" w:space="0" w:color="auto"/>
            <w:right w:val="none" w:sz="0" w:space="0" w:color="auto"/>
          </w:divBdr>
        </w:div>
        <w:div w:id="465322107">
          <w:marLeft w:val="0"/>
          <w:marRight w:val="0"/>
          <w:marTop w:val="0"/>
          <w:marBottom w:val="0"/>
          <w:divBdr>
            <w:top w:val="none" w:sz="0" w:space="0" w:color="auto"/>
            <w:left w:val="none" w:sz="0" w:space="0" w:color="auto"/>
            <w:bottom w:val="none" w:sz="0" w:space="0" w:color="auto"/>
            <w:right w:val="none" w:sz="0" w:space="0" w:color="auto"/>
          </w:divBdr>
        </w:div>
        <w:div w:id="1181122373">
          <w:marLeft w:val="0"/>
          <w:marRight w:val="0"/>
          <w:marTop w:val="0"/>
          <w:marBottom w:val="0"/>
          <w:divBdr>
            <w:top w:val="none" w:sz="0" w:space="0" w:color="auto"/>
            <w:left w:val="none" w:sz="0" w:space="0" w:color="auto"/>
            <w:bottom w:val="none" w:sz="0" w:space="0" w:color="auto"/>
            <w:right w:val="none" w:sz="0" w:space="0" w:color="auto"/>
          </w:divBdr>
        </w:div>
        <w:div w:id="486752105">
          <w:marLeft w:val="0"/>
          <w:marRight w:val="0"/>
          <w:marTop w:val="0"/>
          <w:marBottom w:val="0"/>
          <w:divBdr>
            <w:top w:val="none" w:sz="0" w:space="0" w:color="auto"/>
            <w:left w:val="none" w:sz="0" w:space="0" w:color="auto"/>
            <w:bottom w:val="none" w:sz="0" w:space="0" w:color="auto"/>
            <w:right w:val="none" w:sz="0" w:space="0" w:color="auto"/>
          </w:divBdr>
        </w:div>
        <w:div w:id="937446184">
          <w:marLeft w:val="0"/>
          <w:marRight w:val="0"/>
          <w:marTop w:val="0"/>
          <w:marBottom w:val="0"/>
          <w:divBdr>
            <w:top w:val="none" w:sz="0" w:space="0" w:color="auto"/>
            <w:left w:val="none" w:sz="0" w:space="0" w:color="auto"/>
            <w:bottom w:val="none" w:sz="0" w:space="0" w:color="auto"/>
            <w:right w:val="none" w:sz="0" w:space="0" w:color="auto"/>
          </w:divBdr>
        </w:div>
        <w:div w:id="1725180222">
          <w:marLeft w:val="0"/>
          <w:marRight w:val="0"/>
          <w:marTop w:val="0"/>
          <w:marBottom w:val="0"/>
          <w:divBdr>
            <w:top w:val="none" w:sz="0" w:space="0" w:color="auto"/>
            <w:left w:val="none" w:sz="0" w:space="0" w:color="auto"/>
            <w:bottom w:val="none" w:sz="0" w:space="0" w:color="auto"/>
            <w:right w:val="none" w:sz="0" w:space="0" w:color="auto"/>
          </w:divBdr>
        </w:div>
        <w:div w:id="1328709159">
          <w:marLeft w:val="0"/>
          <w:marRight w:val="0"/>
          <w:marTop w:val="0"/>
          <w:marBottom w:val="0"/>
          <w:divBdr>
            <w:top w:val="none" w:sz="0" w:space="0" w:color="auto"/>
            <w:left w:val="none" w:sz="0" w:space="0" w:color="auto"/>
            <w:bottom w:val="none" w:sz="0" w:space="0" w:color="auto"/>
            <w:right w:val="none" w:sz="0" w:space="0" w:color="auto"/>
          </w:divBdr>
        </w:div>
        <w:div w:id="1049186089">
          <w:marLeft w:val="0"/>
          <w:marRight w:val="0"/>
          <w:marTop w:val="0"/>
          <w:marBottom w:val="0"/>
          <w:divBdr>
            <w:top w:val="none" w:sz="0" w:space="0" w:color="auto"/>
            <w:left w:val="none" w:sz="0" w:space="0" w:color="auto"/>
            <w:bottom w:val="none" w:sz="0" w:space="0" w:color="auto"/>
            <w:right w:val="none" w:sz="0" w:space="0" w:color="auto"/>
          </w:divBdr>
        </w:div>
        <w:div w:id="2046364857">
          <w:marLeft w:val="0"/>
          <w:marRight w:val="0"/>
          <w:marTop w:val="0"/>
          <w:marBottom w:val="0"/>
          <w:divBdr>
            <w:top w:val="none" w:sz="0" w:space="0" w:color="auto"/>
            <w:left w:val="none" w:sz="0" w:space="0" w:color="auto"/>
            <w:bottom w:val="none" w:sz="0" w:space="0" w:color="auto"/>
            <w:right w:val="none" w:sz="0" w:space="0" w:color="auto"/>
          </w:divBdr>
        </w:div>
        <w:div w:id="605622138">
          <w:marLeft w:val="0"/>
          <w:marRight w:val="0"/>
          <w:marTop w:val="0"/>
          <w:marBottom w:val="0"/>
          <w:divBdr>
            <w:top w:val="none" w:sz="0" w:space="0" w:color="auto"/>
            <w:left w:val="none" w:sz="0" w:space="0" w:color="auto"/>
            <w:bottom w:val="none" w:sz="0" w:space="0" w:color="auto"/>
            <w:right w:val="none" w:sz="0" w:space="0" w:color="auto"/>
          </w:divBdr>
        </w:div>
        <w:div w:id="1375735502">
          <w:marLeft w:val="0"/>
          <w:marRight w:val="0"/>
          <w:marTop w:val="0"/>
          <w:marBottom w:val="0"/>
          <w:divBdr>
            <w:top w:val="none" w:sz="0" w:space="0" w:color="auto"/>
            <w:left w:val="none" w:sz="0" w:space="0" w:color="auto"/>
            <w:bottom w:val="none" w:sz="0" w:space="0" w:color="auto"/>
            <w:right w:val="none" w:sz="0" w:space="0" w:color="auto"/>
          </w:divBdr>
        </w:div>
        <w:div w:id="24018078">
          <w:marLeft w:val="0"/>
          <w:marRight w:val="0"/>
          <w:marTop w:val="0"/>
          <w:marBottom w:val="0"/>
          <w:divBdr>
            <w:top w:val="none" w:sz="0" w:space="0" w:color="auto"/>
            <w:left w:val="none" w:sz="0" w:space="0" w:color="auto"/>
            <w:bottom w:val="none" w:sz="0" w:space="0" w:color="auto"/>
            <w:right w:val="none" w:sz="0" w:space="0" w:color="auto"/>
          </w:divBdr>
        </w:div>
        <w:div w:id="1664121696">
          <w:marLeft w:val="0"/>
          <w:marRight w:val="0"/>
          <w:marTop w:val="0"/>
          <w:marBottom w:val="0"/>
          <w:divBdr>
            <w:top w:val="none" w:sz="0" w:space="0" w:color="auto"/>
            <w:left w:val="none" w:sz="0" w:space="0" w:color="auto"/>
            <w:bottom w:val="none" w:sz="0" w:space="0" w:color="auto"/>
            <w:right w:val="none" w:sz="0" w:space="0" w:color="auto"/>
          </w:divBdr>
        </w:div>
        <w:div w:id="1373730029">
          <w:marLeft w:val="0"/>
          <w:marRight w:val="0"/>
          <w:marTop w:val="0"/>
          <w:marBottom w:val="0"/>
          <w:divBdr>
            <w:top w:val="none" w:sz="0" w:space="0" w:color="auto"/>
            <w:left w:val="none" w:sz="0" w:space="0" w:color="auto"/>
            <w:bottom w:val="none" w:sz="0" w:space="0" w:color="auto"/>
            <w:right w:val="none" w:sz="0" w:space="0" w:color="auto"/>
          </w:divBdr>
        </w:div>
        <w:div w:id="1243366829">
          <w:marLeft w:val="0"/>
          <w:marRight w:val="0"/>
          <w:marTop w:val="0"/>
          <w:marBottom w:val="0"/>
          <w:divBdr>
            <w:top w:val="none" w:sz="0" w:space="0" w:color="auto"/>
            <w:left w:val="none" w:sz="0" w:space="0" w:color="auto"/>
            <w:bottom w:val="none" w:sz="0" w:space="0" w:color="auto"/>
            <w:right w:val="none" w:sz="0" w:space="0" w:color="auto"/>
          </w:divBdr>
        </w:div>
        <w:div w:id="742415652">
          <w:marLeft w:val="0"/>
          <w:marRight w:val="0"/>
          <w:marTop w:val="0"/>
          <w:marBottom w:val="0"/>
          <w:divBdr>
            <w:top w:val="none" w:sz="0" w:space="0" w:color="auto"/>
            <w:left w:val="none" w:sz="0" w:space="0" w:color="auto"/>
            <w:bottom w:val="none" w:sz="0" w:space="0" w:color="auto"/>
            <w:right w:val="none" w:sz="0" w:space="0" w:color="auto"/>
          </w:divBdr>
        </w:div>
        <w:div w:id="1258832233">
          <w:marLeft w:val="0"/>
          <w:marRight w:val="0"/>
          <w:marTop w:val="0"/>
          <w:marBottom w:val="0"/>
          <w:divBdr>
            <w:top w:val="none" w:sz="0" w:space="0" w:color="auto"/>
            <w:left w:val="none" w:sz="0" w:space="0" w:color="auto"/>
            <w:bottom w:val="none" w:sz="0" w:space="0" w:color="auto"/>
            <w:right w:val="none" w:sz="0" w:space="0" w:color="auto"/>
          </w:divBdr>
        </w:div>
        <w:div w:id="1671525243">
          <w:marLeft w:val="0"/>
          <w:marRight w:val="0"/>
          <w:marTop w:val="0"/>
          <w:marBottom w:val="0"/>
          <w:divBdr>
            <w:top w:val="none" w:sz="0" w:space="0" w:color="auto"/>
            <w:left w:val="none" w:sz="0" w:space="0" w:color="auto"/>
            <w:bottom w:val="none" w:sz="0" w:space="0" w:color="auto"/>
            <w:right w:val="none" w:sz="0" w:space="0" w:color="auto"/>
          </w:divBdr>
        </w:div>
        <w:div w:id="1523204591">
          <w:marLeft w:val="0"/>
          <w:marRight w:val="0"/>
          <w:marTop w:val="0"/>
          <w:marBottom w:val="0"/>
          <w:divBdr>
            <w:top w:val="none" w:sz="0" w:space="0" w:color="auto"/>
            <w:left w:val="none" w:sz="0" w:space="0" w:color="auto"/>
            <w:bottom w:val="none" w:sz="0" w:space="0" w:color="auto"/>
            <w:right w:val="none" w:sz="0" w:space="0" w:color="auto"/>
          </w:divBdr>
        </w:div>
        <w:div w:id="238252831">
          <w:marLeft w:val="0"/>
          <w:marRight w:val="0"/>
          <w:marTop w:val="0"/>
          <w:marBottom w:val="0"/>
          <w:divBdr>
            <w:top w:val="none" w:sz="0" w:space="0" w:color="auto"/>
            <w:left w:val="none" w:sz="0" w:space="0" w:color="auto"/>
            <w:bottom w:val="none" w:sz="0" w:space="0" w:color="auto"/>
            <w:right w:val="none" w:sz="0" w:space="0" w:color="auto"/>
          </w:divBdr>
        </w:div>
        <w:div w:id="687099008">
          <w:marLeft w:val="0"/>
          <w:marRight w:val="0"/>
          <w:marTop w:val="0"/>
          <w:marBottom w:val="0"/>
          <w:divBdr>
            <w:top w:val="none" w:sz="0" w:space="0" w:color="auto"/>
            <w:left w:val="none" w:sz="0" w:space="0" w:color="auto"/>
            <w:bottom w:val="none" w:sz="0" w:space="0" w:color="auto"/>
            <w:right w:val="none" w:sz="0" w:space="0" w:color="auto"/>
          </w:divBdr>
        </w:div>
        <w:div w:id="1768042168">
          <w:marLeft w:val="0"/>
          <w:marRight w:val="0"/>
          <w:marTop w:val="0"/>
          <w:marBottom w:val="0"/>
          <w:divBdr>
            <w:top w:val="none" w:sz="0" w:space="0" w:color="auto"/>
            <w:left w:val="none" w:sz="0" w:space="0" w:color="auto"/>
            <w:bottom w:val="none" w:sz="0" w:space="0" w:color="auto"/>
            <w:right w:val="none" w:sz="0" w:space="0" w:color="auto"/>
          </w:divBdr>
        </w:div>
        <w:div w:id="1803965630">
          <w:marLeft w:val="0"/>
          <w:marRight w:val="0"/>
          <w:marTop w:val="0"/>
          <w:marBottom w:val="0"/>
          <w:divBdr>
            <w:top w:val="none" w:sz="0" w:space="0" w:color="auto"/>
            <w:left w:val="none" w:sz="0" w:space="0" w:color="auto"/>
            <w:bottom w:val="none" w:sz="0" w:space="0" w:color="auto"/>
            <w:right w:val="none" w:sz="0" w:space="0" w:color="auto"/>
          </w:divBdr>
        </w:div>
        <w:div w:id="383994297">
          <w:marLeft w:val="0"/>
          <w:marRight w:val="0"/>
          <w:marTop w:val="0"/>
          <w:marBottom w:val="0"/>
          <w:divBdr>
            <w:top w:val="none" w:sz="0" w:space="0" w:color="auto"/>
            <w:left w:val="none" w:sz="0" w:space="0" w:color="auto"/>
            <w:bottom w:val="none" w:sz="0" w:space="0" w:color="auto"/>
            <w:right w:val="none" w:sz="0" w:space="0" w:color="auto"/>
          </w:divBdr>
        </w:div>
        <w:div w:id="1707563818">
          <w:marLeft w:val="0"/>
          <w:marRight w:val="0"/>
          <w:marTop w:val="0"/>
          <w:marBottom w:val="0"/>
          <w:divBdr>
            <w:top w:val="none" w:sz="0" w:space="0" w:color="auto"/>
            <w:left w:val="none" w:sz="0" w:space="0" w:color="auto"/>
            <w:bottom w:val="none" w:sz="0" w:space="0" w:color="auto"/>
            <w:right w:val="none" w:sz="0" w:space="0" w:color="auto"/>
          </w:divBdr>
        </w:div>
        <w:div w:id="1846748680">
          <w:marLeft w:val="0"/>
          <w:marRight w:val="0"/>
          <w:marTop w:val="0"/>
          <w:marBottom w:val="0"/>
          <w:divBdr>
            <w:top w:val="none" w:sz="0" w:space="0" w:color="auto"/>
            <w:left w:val="none" w:sz="0" w:space="0" w:color="auto"/>
            <w:bottom w:val="none" w:sz="0" w:space="0" w:color="auto"/>
            <w:right w:val="none" w:sz="0" w:space="0" w:color="auto"/>
          </w:divBdr>
        </w:div>
        <w:div w:id="438917309">
          <w:marLeft w:val="0"/>
          <w:marRight w:val="0"/>
          <w:marTop w:val="0"/>
          <w:marBottom w:val="0"/>
          <w:divBdr>
            <w:top w:val="none" w:sz="0" w:space="0" w:color="auto"/>
            <w:left w:val="none" w:sz="0" w:space="0" w:color="auto"/>
            <w:bottom w:val="none" w:sz="0" w:space="0" w:color="auto"/>
            <w:right w:val="none" w:sz="0" w:space="0" w:color="auto"/>
          </w:divBdr>
        </w:div>
        <w:div w:id="1593977655">
          <w:marLeft w:val="0"/>
          <w:marRight w:val="0"/>
          <w:marTop w:val="0"/>
          <w:marBottom w:val="0"/>
          <w:divBdr>
            <w:top w:val="none" w:sz="0" w:space="0" w:color="auto"/>
            <w:left w:val="none" w:sz="0" w:space="0" w:color="auto"/>
            <w:bottom w:val="none" w:sz="0" w:space="0" w:color="auto"/>
            <w:right w:val="none" w:sz="0" w:space="0" w:color="auto"/>
          </w:divBdr>
        </w:div>
        <w:div w:id="41175649">
          <w:marLeft w:val="0"/>
          <w:marRight w:val="0"/>
          <w:marTop w:val="0"/>
          <w:marBottom w:val="0"/>
          <w:divBdr>
            <w:top w:val="none" w:sz="0" w:space="0" w:color="auto"/>
            <w:left w:val="none" w:sz="0" w:space="0" w:color="auto"/>
            <w:bottom w:val="none" w:sz="0" w:space="0" w:color="auto"/>
            <w:right w:val="none" w:sz="0" w:space="0" w:color="auto"/>
          </w:divBdr>
        </w:div>
        <w:div w:id="294792835">
          <w:marLeft w:val="0"/>
          <w:marRight w:val="0"/>
          <w:marTop w:val="0"/>
          <w:marBottom w:val="0"/>
          <w:divBdr>
            <w:top w:val="none" w:sz="0" w:space="0" w:color="auto"/>
            <w:left w:val="none" w:sz="0" w:space="0" w:color="auto"/>
            <w:bottom w:val="none" w:sz="0" w:space="0" w:color="auto"/>
            <w:right w:val="none" w:sz="0" w:space="0" w:color="auto"/>
          </w:divBdr>
        </w:div>
        <w:div w:id="1945380693">
          <w:marLeft w:val="0"/>
          <w:marRight w:val="0"/>
          <w:marTop w:val="0"/>
          <w:marBottom w:val="0"/>
          <w:divBdr>
            <w:top w:val="none" w:sz="0" w:space="0" w:color="auto"/>
            <w:left w:val="none" w:sz="0" w:space="0" w:color="auto"/>
            <w:bottom w:val="none" w:sz="0" w:space="0" w:color="auto"/>
            <w:right w:val="none" w:sz="0" w:space="0" w:color="auto"/>
          </w:divBdr>
        </w:div>
        <w:div w:id="1833061085">
          <w:marLeft w:val="0"/>
          <w:marRight w:val="0"/>
          <w:marTop w:val="0"/>
          <w:marBottom w:val="0"/>
          <w:divBdr>
            <w:top w:val="none" w:sz="0" w:space="0" w:color="auto"/>
            <w:left w:val="none" w:sz="0" w:space="0" w:color="auto"/>
            <w:bottom w:val="none" w:sz="0" w:space="0" w:color="auto"/>
            <w:right w:val="none" w:sz="0" w:space="0" w:color="auto"/>
          </w:divBdr>
        </w:div>
        <w:div w:id="392780521">
          <w:marLeft w:val="0"/>
          <w:marRight w:val="0"/>
          <w:marTop w:val="0"/>
          <w:marBottom w:val="0"/>
          <w:divBdr>
            <w:top w:val="none" w:sz="0" w:space="0" w:color="auto"/>
            <w:left w:val="none" w:sz="0" w:space="0" w:color="auto"/>
            <w:bottom w:val="none" w:sz="0" w:space="0" w:color="auto"/>
            <w:right w:val="none" w:sz="0" w:space="0" w:color="auto"/>
          </w:divBdr>
        </w:div>
        <w:div w:id="874120478">
          <w:marLeft w:val="0"/>
          <w:marRight w:val="0"/>
          <w:marTop w:val="0"/>
          <w:marBottom w:val="0"/>
          <w:divBdr>
            <w:top w:val="none" w:sz="0" w:space="0" w:color="auto"/>
            <w:left w:val="none" w:sz="0" w:space="0" w:color="auto"/>
            <w:bottom w:val="none" w:sz="0" w:space="0" w:color="auto"/>
            <w:right w:val="none" w:sz="0" w:space="0" w:color="auto"/>
          </w:divBdr>
        </w:div>
        <w:div w:id="1350833447">
          <w:marLeft w:val="0"/>
          <w:marRight w:val="0"/>
          <w:marTop w:val="0"/>
          <w:marBottom w:val="0"/>
          <w:divBdr>
            <w:top w:val="none" w:sz="0" w:space="0" w:color="auto"/>
            <w:left w:val="none" w:sz="0" w:space="0" w:color="auto"/>
            <w:bottom w:val="none" w:sz="0" w:space="0" w:color="auto"/>
            <w:right w:val="none" w:sz="0" w:space="0" w:color="auto"/>
          </w:divBdr>
        </w:div>
        <w:div w:id="266354030">
          <w:marLeft w:val="0"/>
          <w:marRight w:val="0"/>
          <w:marTop w:val="0"/>
          <w:marBottom w:val="0"/>
          <w:divBdr>
            <w:top w:val="none" w:sz="0" w:space="0" w:color="auto"/>
            <w:left w:val="none" w:sz="0" w:space="0" w:color="auto"/>
            <w:bottom w:val="none" w:sz="0" w:space="0" w:color="auto"/>
            <w:right w:val="none" w:sz="0" w:space="0" w:color="auto"/>
          </w:divBdr>
        </w:div>
        <w:div w:id="1279679840">
          <w:marLeft w:val="0"/>
          <w:marRight w:val="0"/>
          <w:marTop w:val="0"/>
          <w:marBottom w:val="0"/>
          <w:divBdr>
            <w:top w:val="none" w:sz="0" w:space="0" w:color="auto"/>
            <w:left w:val="none" w:sz="0" w:space="0" w:color="auto"/>
            <w:bottom w:val="none" w:sz="0" w:space="0" w:color="auto"/>
            <w:right w:val="none" w:sz="0" w:space="0" w:color="auto"/>
          </w:divBdr>
        </w:div>
        <w:div w:id="1430354147">
          <w:marLeft w:val="0"/>
          <w:marRight w:val="0"/>
          <w:marTop w:val="0"/>
          <w:marBottom w:val="0"/>
          <w:divBdr>
            <w:top w:val="none" w:sz="0" w:space="0" w:color="auto"/>
            <w:left w:val="none" w:sz="0" w:space="0" w:color="auto"/>
            <w:bottom w:val="none" w:sz="0" w:space="0" w:color="auto"/>
            <w:right w:val="none" w:sz="0" w:space="0" w:color="auto"/>
          </w:divBdr>
        </w:div>
        <w:div w:id="974873722">
          <w:marLeft w:val="0"/>
          <w:marRight w:val="0"/>
          <w:marTop w:val="0"/>
          <w:marBottom w:val="0"/>
          <w:divBdr>
            <w:top w:val="none" w:sz="0" w:space="0" w:color="auto"/>
            <w:left w:val="none" w:sz="0" w:space="0" w:color="auto"/>
            <w:bottom w:val="none" w:sz="0" w:space="0" w:color="auto"/>
            <w:right w:val="none" w:sz="0" w:space="0" w:color="auto"/>
          </w:divBdr>
        </w:div>
        <w:div w:id="1132212596">
          <w:marLeft w:val="0"/>
          <w:marRight w:val="0"/>
          <w:marTop w:val="0"/>
          <w:marBottom w:val="0"/>
          <w:divBdr>
            <w:top w:val="none" w:sz="0" w:space="0" w:color="auto"/>
            <w:left w:val="none" w:sz="0" w:space="0" w:color="auto"/>
            <w:bottom w:val="none" w:sz="0" w:space="0" w:color="auto"/>
            <w:right w:val="none" w:sz="0" w:space="0" w:color="auto"/>
          </w:divBdr>
        </w:div>
        <w:div w:id="936326905">
          <w:marLeft w:val="0"/>
          <w:marRight w:val="0"/>
          <w:marTop w:val="0"/>
          <w:marBottom w:val="0"/>
          <w:divBdr>
            <w:top w:val="none" w:sz="0" w:space="0" w:color="auto"/>
            <w:left w:val="none" w:sz="0" w:space="0" w:color="auto"/>
            <w:bottom w:val="none" w:sz="0" w:space="0" w:color="auto"/>
            <w:right w:val="none" w:sz="0" w:space="0" w:color="auto"/>
          </w:divBdr>
        </w:div>
        <w:div w:id="14428799">
          <w:marLeft w:val="0"/>
          <w:marRight w:val="0"/>
          <w:marTop w:val="0"/>
          <w:marBottom w:val="0"/>
          <w:divBdr>
            <w:top w:val="none" w:sz="0" w:space="0" w:color="auto"/>
            <w:left w:val="none" w:sz="0" w:space="0" w:color="auto"/>
            <w:bottom w:val="none" w:sz="0" w:space="0" w:color="auto"/>
            <w:right w:val="none" w:sz="0" w:space="0" w:color="auto"/>
          </w:divBdr>
        </w:div>
        <w:div w:id="1397167316">
          <w:marLeft w:val="0"/>
          <w:marRight w:val="0"/>
          <w:marTop w:val="0"/>
          <w:marBottom w:val="0"/>
          <w:divBdr>
            <w:top w:val="none" w:sz="0" w:space="0" w:color="auto"/>
            <w:left w:val="none" w:sz="0" w:space="0" w:color="auto"/>
            <w:bottom w:val="none" w:sz="0" w:space="0" w:color="auto"/>
            <w:right w:val="none" w:sz="0" w:space="0" w:color="auto"/>
          </w:divBdr>
        </w:div>
        <w:div w:id="352463019">
          <w:marLeft w:val="0"/>
          <w:marRight w:val="0"/>
          <w:marTop w:val="0"/>
          <w:marBottom w:val="0"/>
          <w:divBdr>
            <w:top w:val="none" w:sz="0" w:space="0" w:color="auto"/>
            <w:left w:val="none" w:sz="0" w:space="0" w:color="auto"/>
            <w:bottom w:val="none" w:sz="0" w:space="0" w:color="auto"/>
            <w:right w:val="none" w:sz="0" w:space="0" w:color="auto"/>
          </w:divBdr>
        </w:div>
        <w:div w:id="814838467">
          <w:marLeft w:val="0"/>
          <w:marRight w:val="0"/>
          <w:marTop w:val="0"/>
          <w:marBottom w:val="0"/>
          <w:divBdr>
            <w:top w:val="none" w:sz="0" w:space="0" w:color="auto"/>
            <w:left w:val="none" w:sz="0" w:space="0" w:color="auto"/>
            <w:bottom w:val="none" w:sz="0" w:space="0" w:color="auto"/>
            <w:right w:val="none" w:sz="0" w:space="0" w:color="auto"/>
          </w:divBdr>
        </w:div>
        <w:div w:id="1602881925">
          <w:marLeft w:val="0"/>
          <w:marRight w:val="0"/>
          <w:marTop w:val="0"/>
          <w:marBottom w:val="0"/>
          <w:divBdr>
            <w:top w:val="none" w:sz="0" w:space="0" w:color="auto"/>
            <w:left w:val="none" w:sz="0" w:space="0" w:color="auto"/>
            <w:bottom w:val="none" w:sz="0" w:space="0" w:color="auto"/>
            <w:right w:val="none" w:sz="0" w:space="0" w:color="auto"/>
          </w:divBdr>
        </w:div>
        <w:div w:id="835464393">
          <w:marLeft w:val="0"/>
          <w:marRight w:val="0"/>
          <w:marTop w:val="0"/>
          <w:marBottom w:val="0"/>
          <w:divBdr>
            <w:top w:val="none" w:sz="0" w:space="0" w:color="auto"/>
            <w:left w:val="none" w:sz="0" w:space="0" w:color="auto"/>
            <w:bottom w:val="none" w:sz="0" w:space="0" w:color="auto"/>
            <w:right w:val="none" w:sz="0" w:space="0" w:color="auto"/>
          </w:divBdr>
        </w:div>
        <w:div w:id="836306420">
          <w:marLeft w:val="0"/>
          <w:marRight w:val="0"/>
          <w:marTop w:val="0"/>
          <w:marBottom w:val="0"/>
          <w:divBdr>
            <w:top w:val="none" w:sz="0" w:space="0" w:color="auto"/>
            <w:left w:val="none" w:sz="0" w:space="0" w:color="auto"/>
            <w:bottom w:val="none" w:sz="0" w:space="0" w:color="auto"/>
            <w:right w:val="none" w:sz="0" w:space="0" w:color="auto"/>
          </w:divBdr>
        </w:div>
        <w:div w:id="1873686939">
          <w:marLeft w:val="0"/>
          <w:marRight w:val="0"/>
          <w:marTop w:val="0"/>
          <w:marBottom w:val="0"/>
          <w:divBdr>
            <w:top w:val="none" w:sz="0" w:space="0" w:color="auto"/>
            <w:left w:val="none" w:sz="0" w:space="0" w:color="auto"/>
            <w:bottom w:val="none" w:sz="0" w:space="0" w:color="auto"/>
            <w:right w:val="none" w:sz="0" w:space="0" w:color="auto"/>
          </w:divBdr>
        </w:div>
        <w:div w:id="481973400">
          <w:marLeft w:val="0"/>
          <w:marRight w:val="0"/>
          <w:marTop w:val="0"/>
          <w:marBottom w:val="0"/>
          <w:divBdr>
            <w:top w:val="none" w:sz="0" w:space="0" w:color="auto"/>
            <w:left w:val="none" w:sz="0" w:space="0" w:color="auto"/>
            <w:bottom w:val="none" w:sz="0" w:space="0" w:color="auto"/>
            <w:right w:val="none" w:sz="0" w:space="0" w:color="auto"/>
          </w:divBdr>
        </w:div>
        <w:div w:id="1831407652">
          <w:marLeft w:val="0"/>
          <w:marRight w:val="0"/>
          <w:marTop w:val="0"/>
          <w:marBottom w:val="0"/>
          <w:divBdr>
            <w:top w:val="none" w:sz="0" w:space="0" w:color="auto"/>
            <w:left w:val="none" w:sz="0" w:space="0" w:color="auto"/>
            <w:bottom w:val="none" w:sz="0" w:space="0" w:color="auto"/>
            <w:right w:val="none" w:sz="0" w:space="0" w:color="auto"/>
          </w:divBdr>
        </w:div>
        <w:div w:id="1327442867">
          <w:marLeft w:val="0"/>
          <w:marRight w:val="0"/>
          <w:marTop w:val="0"/>
          <w:marBottom w:val="0"/>
          <w:divBdr>
            <w:top w:val="none" w:sz="0" w:space="0" w:color="auto"/>
            <w:left w:val="none" w:sz="0" w:space="0" w:color="auto"/>
            <w:bottom w:val="none" w:sz="0" w:space="0" w:color="auto"/>
            <w:right w:val="none" w:sz="0" w:space="0" w:color="auto"/>
          </w:divBdr>
        </w:div>
        <w:div w:id="1969627386">
          <w:marLeft w:val="0"/>
          <w:marRight w:val="0"/>
          <w:marTop w:val="0"/>
          <w:marBottom w:val="0"/>
          <w:divBdr>
            <w:top w:val="none" w:sz="0" w:space="0" w:color="auto"/>
            <w:left w:val="none" w:sz="0" w:space="0" w:color="auto"/>
            <w:bottom w:val="none" w:sz="0" w:space="0" w:color="auto"/>
            <w:right w:val="none" w:sz="0" w:space="0" w:color="auto"/>
          </w:divBdr>
        </w:div>
        <w:div w:id="613220477">
          <w:marLeft w:val="0"/>
          <w:marRight w:val="0"/>
          <w:marTop w:val="0"/>
          <w:marBottom w:val="0"/>
          <w:divBdr>
            <w:top w:val="none" w:sz="0" w:space="0" w:color="auto"/>
            <w:left w:val="none" w:sz="0" w:space="0" w:color="auto"/>
            <w:bottom w:val="none" w:sz="0" w:space="0" w:color="auto"/>
            <w:right w:val="none" w:sz="0" w:space="0" w:color="auto"/>
          </w:divBdr>
        </w:div>
        <w:div w:id="1185174978">
          <w:marLeft w:val="0"/>
          <w:marRight w:val="0"/>
          <w:marTop w:val="0"/>
          <w:marBottom w:val="0"/>
          <w:divBdr>
            <w:top w:val="none" w:sz="0" w:space="0" w:color="auto"/>
            <w:left w:val="none" w:sz="0" w:space="0" w:color="auto"/>
            <w:bottom w:val="none" w:sz="0" w:space="0" w:color="auto"/>
            <w:right w:val="none" w:sz="0" w:space="0" w:color="auto"/>
          </w:divBdr>
        </w:div>
        <w:div w:id="612829987">
          <w:marLeft w:val="0"/>
          <w:marRight w:val="0"/>
          <w:marTop w:val="0"/>
          <w:marBottom w:val="0"/>
          <w:divBdr>
            <w:top w:val="none" w:sz="0" w:space="0" w:color="auto"/>
            <w:left w:val="none" w:sz="0" w:space="0" w:color="auto"/>
            <w:bottom w:val="none" w:sz="0" w:space="0" w:color="auto"/>
            <w:right w:val="none" w:sz="0" w:space="0" w:color="auto"/>
          </w:divBdr>
        </w:div>
        <w:div w:id="971594147">
          <w:marLeft w:val="0"/>
          <w:marRight w:val="0"/>
          <w:marTop w:val="0"/>
          <w:marBottom w:val="0"/>
          <w:divBdr>
            <w:top w:val="none" w:sz="0" w:space="0" w:color="auto"/>
            <w:left w:val="none" w:sz="0" w:space="0" w:color="auto"/>
            <w:bottom w:val="none" w:sz="0" w:space="0" w:color="auto"/>
            <w:right w:val="none" w:sz="0" w:space="0" w:color="auto"/>
          </w:divBdr>
        </w:div>
        <w:div w:id="1875380745">
          <w:marLeft w:val="0"/>
          <w:marRight w:val="0"/>
          <w:marTop w:val="0"/>
          <w:marBottom w:val="0"/>
          <w:divBdr>
            <w:top w:val="none" w:sz="0" w:space="0" w:color="auto"/>
            <w:left w:val="none" w:sz="0" w:space="0" w:color="auto"/>
            <w:bottom w:val="none" w:sz="0" w:space="0" w:color="auto"/>
            <w:right w:val="none" w:sz="0" w:space="0" w:color="auto"/>
          </w:divBdr>
        </w:div>
        <w:div w:id="1994603488">
          <w:marLeft w:val="0"/>
          <w:marRight w:val="0"/>
          <w:marTop w:val="0"/>
          <w:marBottom w:val="0"/>
          <w:divBdr>
            <w:top w:val="none" w:sz="0" w:space="0" w:color="auto"/>
            <w:left w:val="none" w:sz="0" w:space="0" w:color="auto"/>
            <w:bottom w:val="none" w:sz="0" w:space="0" w:color="auto"/>
            <w:right w:val="none" w:sz="0" w:space="0" w:color="auto"/>
          </w:divBdr>
        </w:div>
        <w:div w:id="390348586">
          <w:marLeft w:val="0"/>
          <w:marRight w:val="0"/>
          <w:marTop w:val="0"/>
          <w:marBottom w:val="0"/>
          <w:divBdr>
            <w:top w:val="none" w:sz="0" w:space="0" w:color="auto"/>
            <w:left w:val="none" w:sz="0" w:space="0" w:color="auto"/>
            <w:bottom w:val="none" w:sz="0" w:space="0" w:color="auto"/>
            <w:right w:val="none" w:sz="0" w:space="0" w:color="auto"/>
          </w:divBdr>
        </w:div>
        <w:div w:id="1358383018">
          <w:marLeft w:val="0"/>
          <w:marRight w:val="0"/>
          <w:marTop w:val="0"/>
          <w:marBottom w:val="0"/>
          <w:divBdr>
            <w:top w:val="none" w:sz="0" w:space="0" w:color="auto"/>
            <w:left w:val="none" w:sz="0" w:space="0" w:color="auto"/>
            <w:bottom w:val="none" w:sz="0" w:space="0" w:color="auto"/>
            <w:right w:val="none" w:sz="0" w:space="0" w:color="auto"/>
          </w:divBdr>
        </w:div>
        <w:div w:id="1473866510">
          <w:marLeft w:val="0"/>
          <w:marRight w:val="0"/>
          <w:marTop w:val="0"/>
          <w:marBottom w:val="0"/>
          <w:divBdr>
            <w:top w:val="none" w:sz="0" w:space="0" w:color="auto"/>
            <w:left w:val="none" w:sz="0" w:space="0" w:color="auto"/>
            <w:bottom w:val="none" w:sz="0" w:space="0" w:color="auto"/>
            <w:right w:val="none" w:sz="0" w:space="0" w:color="auto"/>
          </w:divBdr>
        </w:div>
        <w:div w:id="336537350">
          <w:marLeft w:val="0"/>
          <w:marRight w:val="0"/>
          <w:marTop w:val="0"/>
          <w:marBottom w:val="0"/>
          <w:divBdr>
            <w:top w:val="none" w:sz="0" w:space="0" w:color="auto"/>
            <w:left w:val="none" w:sz="0" w:space="0" w:color="auto"/>
            <w:bottom w:val="none" w:sz="0" w:space="0" w:color="auto"/>
            <w:right w:val="none" w:sz="0" w:space="0" w:color="auto"/>
          </w:divBdr>
        </w:div>
        <w:div w:id="513493233">
          <w:marLeft w:val="0"/>
          <w:marRight w:val="0"/>
          <w:marTop w:val="0"/>
          <w:marBottom w:val="0"/>
          <w:divBdr>
            <w:top w:val="none" w:sz="0" w:space="0" w:color="auto"/>
            <w:left w:val="none" w:sz="0" w:space="0" w:color="auto"/>
            <w:bottom w:val="none" w:sz="0" w:space="0" w:color="auto"/>
            <w:right w:val="none" w:sz="0" w:space="0" w:color="auto"/>
          </w:divBdr>
        </w:div>
        <w:div w:id="1716195170">
          <w:marLeft w:val="0"/>
          <w:marRight w:val="0"/>
          <w:marTop w:val="0"/>
          <w:marBottom w:val="0"/>
          <w:divBdr>
            <w:top w:val="none" w:sz="0" w:space="0" w:color="auto"/>
            <w:left w:val="none" w:sz="0" w:space="0" w:color="auto"/>
            <w:bottom w:val="none" w:sz="0" w:space="0" w:color="auto"/>
            <w:right w:val="none" w:sz="0" w:space="0" w:color="auto"/>
          </w:divBdr>
        </w:div>
        <w:div w:id="786047741">
          <w:marLeft w:val="0"/>
          <w:marRight w:val="0"/>
          <w:marTop w:val="0"/>
          <w:marBottom w:val="0"/>
          <w:divBdr>
            <w:top w:val="none" w:sz="0" w:space="0" w:color="auto"/>
            <w:left w:val="none" w:sz="0" w:space="0" w:color="auto"/>
            <w:bottom w:val="none" w:sz="0" w:space="0" w:color="auto"/>
            <w:right w:val="none" w:sz="0" w:space="0" w:color="auto"/>
          </w:divBdr>
        </w:div>
        <w:div w:id="1619532447">
          <w:marLeft w:val="0"/>
          <w:marRight w:val="0"/>
          <w:marTop w:val="0"/>
          <w:marBottom w:val="0"/>
          <w:divBdr>
            <w:top w:val="none" w:sz="0" w:space="0" w:color="auto"/>
            <w:left w:val="none" w:sz="0" w:space="0" w:color="auto"/>
            <w:bottom w:val="none" w:sz="0" w:space="0" w:color="auto"/>
            <w:right w:val="none" w:sz="0" w:space="0" w:color="auto"/>
          </w:divBdr>
        </w:div>
        <w:div w:id="1682702676">
          <w:marLeft w:val="0"/>
          <w:marRight w:val="0"/>
          <w:marTop w:val="0"/>
          <w:marBottom w:val="0"/>
          <w:divBdr>
            <w:top w:val="none" w:sz="0" w:space="0" w:color="auto"/>
            <w:left w:val="none" w:sz="0" w:space="0" w:color="auto"/>
            <w:bottom w:val="none" w:sz="0" w:space="0" w:color="auto"/>
            <w:right w:val="none" w:sz="0" w:space="0" w:color="auto"/>
          </w:divBdr>
        </w:div>
        <w:div w:id="115951242">
          <w:marLeft w:val="0"/>
          <w:marRight w:val="0"/>
          <w:marTop w:val="0"/>
          <w:marBottom w:val="0"/>
          <w:divBdr>
            <w:top w:val="none" w:sz="0" w:space="0" w:color="auto"/>
            <w:left w:val="none" w:sz="0" w:space="0" w:color="auto"/>
            <w:bottom w:val="none" w:sz="0" w:space="0" w:color="auto"/>
            <w:right w:val="none" w:sz="0" w:space="0" w:color="auto"/>
          </w:divBdr>
        </w:div>
        <w:div w:id="1145195197">
          <w:marLeft w:val="0"/>
          <w:marRight w:val="0"/>
          <w:marTop w:val="0"/>
          <w:marBottom w:val="0"/>
          <w:divBdr>
            <w:top w:val="none" w:sz="0" w:space="0" w:color="auto"/>
            <w:left w:val="none" w:sz="0" w:space="0" w:color="auto"/>
            <w:bottom w:val="none" w:sz="0" w:space="0" w:color="auto"/>
            <w:right w:val="none" w:sz="0" w:space="0" w:color="auto"/>
          </w:divBdr>
        </w:div>
        <w:div w:id="1547794860">
          <w:marLeft w:val="0"/>
          <w:marRight w:val="0"/>
          <w:marTop w:val="0"/>
          <w:marBottom w:val="0"/>
          <w:divBdr>
            <w:top w:val="none" w:sz="0" w:space="0" w:color="auto"/>
            <w:left w:val="none" w:sz="0" w:space="0" w:color="auto"/>
            <w:bottom w:val="none" w:sz="0" w:space="0" w:color="auto"/>
            <w:right w:val="none" w:sz="0" w:space="0" w:color="auto"/>
          </w:divBdr>
        </w:div>
        <w:div w:id="1649359320">
          <w:marLeft w:val="0"/>
          <w:marRight w:val="0"/>
          <w:marTop w:val="0"/>
          <w:marBottom w:val="0"/>
          <w:divBdr>
            <w:top w:val="none" w:sz="0" w:space="0" w:color="auto"/>
            <w:left w:val="none" w:sz="0" w:space="0" w:color="auto"/>
            <w:bottom w:val="none" w:sz="0" w:space="0" w:color="auto"/>
            <w:right w:val="none" w:sz="0" w:space="0" w:color="auto"/>
          </w:divBdr>
        </w:div>
        <w:div w:id="1031104321">
          <w:marLeft w:val="0"/>
          <w:marRight w:val="0"/>
          <w:marTop w:val="0"/>
          <w:marBottom w:val="0"/>
          <w:divBdr>
            <w:top w:val="none" w:sz="0" w:space="0" w:color="auto"/>
            <w:left w:val="none" w:sz="0" w:space="0" w:color="auto"/>
            <w:bottom w:val="none" w:sz="0" w:space="0" w:color="auto"/>
            <w:right w:val="none" w:sz="0" w:space="0" w:color="auto"/>
          </w:divBdr>
        </w:div>
        <w:div w:id="1347903336">
          <w:marLeft w:val="0"/>
          <w:marRight w:val="0"/>
          <w:marTop w:val="0"/>
          <w:marBottom w:val="0"/>
          <w:divBdr>
            <w:top w:val="none" w:sz="0" w:space="0" w:color="auto"/>
            <w:left w:val="none" w:sz="0" w:space="0" w:color="auto"/>
            <w:bottom w:val="none" w:sz="0" w:space="0" w:color="auto"/>
            <w:right w:val="none" w:sz="0" w:space="0" w:color="auto"/>
          </w:divBdr>
        </w:div>
        <w:div w:id="1326279371">
          <w:marLeft w:val="0"/>
          <w:marRight w:val="0"/>
          <w:marTop w:val="0"/>
          <w:marBottom w:val="0"/>
          <w:divBdr>
            <w:top w:val="none" w:sz="0" w:space="0" w:color="auto"/>
            <w:left w:val="none" w:sz="0" w:space="0" w:color="auto"/>
            <w:bottom w:val="none" w:sz="0" w:space="0" w:color="auto"/>
            <w:right w:val="none" w:sz="0" w:space="0" w:color="auto"/>
          </w:divBdr>
        </w:div>
        <w:div w:id="541405146">
          <w:marLeft w:val="0"/>
          <w:marRight w:val="0"/>
          <w:marTop w:val="0"/>
          <w:marBottom w:val="0"/>
          <w:divBdr>
            <w:top w:val="none" w:sz="0" w:space="0" w:color="auto"/>
            <w:left w:val="none" w:sz="0" w:space="0" w:color="auto"/>
            <w:bottom w:val="none" w:sz="0" w:space="0" w:color="auto"/>
            <w:right w:val="none" w:sz="0" w:space="0" w:color="auto"/>
          </w:divBdr>
        </w:div>
        <w:div w:id="1590045155">
          <w:marLeft w:val="0"/>
          <w:marRight w:val="0"/>
          <w:marTop w:val="0"/>
          <w:marBottom w:val="0"/>
          <w:divBdr>
            <w:top w:val="none" w:sz="0" w:space="0" w:color="auto"/>
            <w:left w:val="none" w:sz="0" w:space="0" w:color="auto"/>
            <w:bottom w:val="none" w:sz="0" w:space="0" w:color="auto"/>
            <w:right w:val="none" w:sz="0" w:space="0" w:color="auto"/>
          </w:divBdr>
        </w:div>
        <w:div w:id="2039312402">
          <w:marLeft w:val="0"/>
          <w:marRight w:val="0"/>
          <w:marTop w:val="0"/>
          <w:marBottom w:val="0"/>
          <w:divBdr>
            <w:top w:val="none" w:sz="0" w:space="0" w:color="auto"/>
            <w:left w:val="none" w:sz="0" w:space="0" w:color="auto"/>
            <w:bottom w:val="none" w:sz="0" w:space="0" w:color="auto"/>
            <w:right w:val="none" w:sz="0" w:space="0" w:color="auto"/>
          </w:divBdr>
        </w:div>
        <w:div w:id="301543257">
          <w:marLeft w:val="0"/>
          <w:marRight w:val="0"/>
          <w:marTop w:val="0"/>
          <w:marBottom w:val="0"/>
          <w:divBdr>
            <w:top w:val="none" w:sz="0" w:space="0" w:color="auto"/>
            <w:left w:val="none" w:sz="0" w:space="0" w:color="auto"/>
            <w:bottom w:val="none" w:sz="0" w:space="0" w:color="auto"/>
            <w:right w:val="none" w:sz="0" w:space="0" w:color="auto"/>
          </w:divBdr>
        </w:div>
        <w:div w:id="2119323866">
          <w:marLeft w:val="0"/>
          <w:marRight w:val="0"/>
          <w:marTop w:val="0"/>
          <w:marBottom w:val="0"/>
          <w:divBdr>
            <w:top w:val="none" w:sz="0" w:space="0" w:color="auto"/>
            <w:left w:val="none" w:sz="0" w:space="0" w:color="auto"/>
            <w:bottom w:val="none" w:sz="0" w:space="0" w:color="auto"/>
            <w:right w:val="none" w:sz="0" w:space="0" w:color="auto"/>
          </w:divBdr>
        </w:div>
        <w:div w:id="1622225060">
          <w:marLeft w:val="0"/>
          <w:marRight w:val="0"/>
          <w:marTop w:val="0"/>
          <w:marBottom w:val="0"/>
          <w:divBdr>
            <w:top w:val="none" w:sz="0" w:space="0" w:color="auto"/>
            <w:left w:val="none" w:sz="0" w:space="0" w:color="auto"/>
            <w:bottom w:val="none" w:sz="0" w:space="0" w:color="auto"/>
            <w:right w:val="none" w:sz="0" w:space="0" w:color="auto"/>
          </w:divBdr>
        </w:div>
        <w:div w:id="143086708">
          <w:marLeft w:val="0"/>
          <w:marRight w:val="0"/>
          <w:marTop w:val="0"/>
          <w:marBottom w:val="0"/>
          <w:divBdr>
            <w:top w:val="none" w:sz="0" w:space="0" w:color="auto"/>
            <w:left w:val="none" w:sz="0" w:space="0" w:color="auto"/>
            <w:bottom w:val="none" w:sz="0" w:space="0" w:color="auto"/>
            <w:right w:val="none" w:sz="0" w:space="0" w:color="auto"/>
          </w:divBdr>
        </w:div>
        <w:div w:id="205601318">
          <w:marLeft w:val="0"/>
          <w:marRight w:val="0"/>
          <w:marTop w:val="0"/>
          <w:marBottom w:val="0"/>
          <w:divBdr>
            <w:top w:val="none" w:sz="0" w:space="0" w:color="auto"/>
            <w:left w:val="none" w:sz="0" w:space="0" w:color="auto"/>
            <w:bottom w:val="none" w:sz="0" w:space="0" w:color="auto"/>
            <w:right w:val="none" w:sz="0" w:space="0" w:color="auto"/>
          </w:divBdr>
        </w:div>
        <w:div w:id="1654024690">
          <w:marLeft w:val="0"/>
          <w:marRight w:val="0"/>
          <w:marTop w:val="0"/>
          <w:marBottom w:val="0"/>
          <w:divBdr>
            <w:top w:val="none" w:sz="0" w:space="0" w:color="auto"/>
            <w:left w:val="none" w:sz="0" w:space="0" w:color="auto"/>
            <w:bottom w:val="none" w:sz="0" w:space="0" w:color="auto"/>
            <w:right w:val="none" w:sz="0" w:space="0" w:color="auto"/>
          </w:divBdr>
        </w:div>
        <w:div w:id="169368023">
          <w:marLeft w:val="0"/>
          <w:marRight w:val="0"/>
          <w:marTop w:val="0"/>
          <w:marBottom w:val="0"/>
          <w:divBdr>
            <w:top w:val="none" w:sz="0" w:space="0" w:color="auto"/>
            <w:left w:val="none" w:sz="0" w:space="0" w:color="auto"/>
            <w:bottom w:val="none" w:sz="0" w:space="0" w:color="auto"/>
            <w:right w:val="none" w:sz="0" w:space="0" w:color="auto"/>
          </w:divBdr>
        </w:div>
        <w:div w:id="1055351925">
          <w:marLeft w:val="0"/>
          <w:marRight w:val="0"/>
          <w:marTop w:val="0"/>
          <w:marBottom w:val="0"/>
          <w:divBdr>
            <w:top w:val="none" w:sz="0" w:space="0" w:color="auto"/>
            <w:left w:val="none" w:sz="0" w:space="0" w:color="auto"/>
            <w:bottom w:val="none" w:sz="0" w:space="0" w:color="auto"/>
            <w:right w:val="none" w:sz="0" w:space="0" w:color="auto"/>
          </w:divBdr>
        </w:div>
        <w:div w:id="151482229">
          <w:marLeft w:val="0"/>
          <w:marRight w:val="0"/>
          <w:marTop w:val="0"/>
          <w:marBottom w:val="0"/>
          <w:divBdr>
            <w:top w:val="none" w:sz="0" w:space="0" w:color="auto"/>
            <w:left w:val="none" w:sz="0" w:space="0" w:color="auto"/>
            <w:bottom w:val="none" w:sz="0" w:space="0" w:color="auto"/>
            <w:right w:val="none" w:sz="0" w:space="0" w:color="auto"/>
          </w:divBdr>
        </w:div>
        <w:div w:id="393042238">
          <w:marLeft w:val="0"/>
          <w:marRight w:val="0"/>
          <w:marTop w:val="0"/>
          <w:marBottom w:val="0"/>
          <w:divBdr>
            <w:top w:val="none" w:sz="0" w:space="0" w:color="auto"/>
            <w:left w:val="none" w:sz="0" w:space="0" w:color="auto"/>
            <w:bottom w:val="none" w:sz="0" w:space="0" w:color="auto"/>
            <w:right w:val="none" w:sz="0" w:space="0" w:color="auto"/>
          </w:divBdr>
        </w:div>
        <w:div w:id="1144196877">
          <w:marLeft w:val="0"/>
          <w:marRight w:val="0"/>
          <w:marTop w:val="0"/>
          <w:marBottom w:val="0"/>
          <w:divBdr>
            <w:top w:val="none" w:sz="0" w:space="0" w:color="auto"/>
            <w:left w:val="none" w:sz="0" w:space="0" w:color="auto"/>
            <w:bottom w:val="none" w:sz="0" w:space="0" w:color="auto"/>
            <w:right w:val="none" w:sz="0" w:space="0" w:color="auto"/>
          </w:divBdr>
        </w:div>
        <w:div w:id="1613048125">
          <w:marLeft w:val="0"/>
          <w:marRight w:val="0"/>
          <w:marTop w:val="0"/>
          <w:marBottom w:val="0"/>
          <w:divBdr>
            <w:top w:val="none" w:sz="0" w:space="0" w:color="auto"/>
            <w:left w:val="none" w:sz="0" w:space="0" w:color="auto"/>
            <w:bottom w:val="none" w:sz="0" w:space="0" w:color="auto"/>
            <w:right w:val="none" w:sz="0" w:space="0" w:color="auto"/>
          </w:divBdr>
        </w:div>
        <w:div w:id="390931726">
          <w:marLeft w:val="0"/>
          <w:marRight w:val="0"/>
          <w:marTop w:val="0"/>
          <w:marBottom w:val="0"/>
          <w:divBdr>
            <w:top w:val="none" w:sz="0" w:space="0" w:color="auto"/>
            <w:left w:val="none" w:sz="0" w:space="0" w:color="auto"/>
            <w:bottom w:val="none" w:sz="0" w:space="0" w:color="auto"/>
            <w:right w:val="none" w:sz="0" w:space="0" w:color="auto"/>
          </w:divBdr>
        </w:div>
        <w:div w:id="292517480">
          <w:marLeft w:val="0"/>
          <w:marRight w:val="0"/>
          <w:marTop w:val="0"/>
          <w:marBottom w:val="0"/>
          <w:divBdr>
            <w:top w:val="none" w:sz="0" w:space="0" w:color="auto"/>
            <w:left w:val="none" w:sz="0" w:space="0" w:color="auto"/>
            <w:bottom w:val="none" w:sz="0" w:space="0" w:color="auto"/>
            <w:right w:val="none" w:sz="0" w:space="0" w:color="auto"/>
          </w:divBdr>
        </w:div>
        <w:div w:id="806705410">
          <w:marLeft w:val="0"/>
          <w:marRight w:val="0"/>
          <w:marTop w:val="0"/>
          <w:marBottom w:val="0"/>
          <w:divBdr>
            <w:top w:val="none" w:sz="0" w:space="0" w:color="auto"/>
            <w:left w:val="none" w:sz="0" w:space="0" w:color="auto"/>
            <w:bottom w:val="none" w:sz="0" w:space="0" w:color="auto"/>
            <w:right w:val="none" w:sz="0" w:space="0" w:color="auto"/>
          </w:divBdr>
        </w:div>
        <w:div w:id="859978344">
          <w:marLeft w:val="0"/>
          <w:marRight w:val="0"/>
          <w:marTop w:val="0"/>
          <w:marBottom w:val="0"/>
          <w:divBdr>
            <w:top w:val="none" w:sz="0" w:space="0" w:color="auto"/>
            <w:left w:val="none" w:sz="0" w:space="0" w:color="auto"/>
            <w:bottom w:val="none" w:sz="0" w:space="0" w:color="auto"/>
            <w:right w:val="none" w:sz="0" w:space="0" w:color="auto"/>
          </w:divBdr>
        </w:div>
        <w:div w:id="884366648">
          <w:marLeft w:val="0"/>
          <w:marRight w:val="0"/>
          <w:marTop w:val="0"/>
          <w:marBottom w:val="0"/>
          <w:divBdr>
            <w:top w:val="none" w:sz="0" w:space="0" w:color="auto"/>
            <w:left w:val="none" w:sz="0" w:space="0" w:color="auto"/>
            <w:bottom w:val="none" w:sz="0" w:space="0" w:color="auto"/>
            <w:right w:val="none" w:sz="0" w:space="0" w:color="auto"/>
          </w:divBdr>
        </w:div>
        <w:div w:id="1136603844">
          <w:marLeft w:val="0"/>
          <w:marRight w:val="0"/>
          <w:marTop w:val="0"/>
          <w:marBottom w:val="0"/>
          <w:divBdr>
            <w:top w:val="none" w:sz="0" w:space="0" w:color="auto"/>
            <w:left w:val="none" w:sz="0" w:space="0" w:color="auto"/>
            <w:bottom w:val="none" w:sz="0" w:space="0" w:color="auto"/>
            <w:right w:val="none" w:sz="0" w:space="0" w:color="auto"/>
          </w:divBdr>
        </w:div>
        <w:div w:id="397675432">
          <w:marLeft w:val="0"/>
          <w:marRight w:val="0"/>
          <w:marTop w:val="0"/>
          <w:marBottom w:val="0"/>
          <w:divBdr>
            <w:top w:val="none" w:sz="0" w:space="0" w:color="auto"/>
            <w:left w:val="none" w:sz="0" w:space="0" w:color="auto"/>
            <w:bottom w:val="none" w:sz="0" w:space="0" w:color="auto"/>
            <w:right w:val="none" w:sz="0" w:space="0" w:color="auto"/>
          </w:divBdr>
        </w:div>
        <w:div w:id="768768798">
          <w:marLeft w:val="0"/>
          <w:marRight w:val="0"/>
          <w:marTop w:val="0"/>
          <w:marBottom w:val="0"/>
          <w:divBdr>
            <w:top w:val="none" w:sz="0" w:space="0" w:color="auto"/>
            <w:left w:val="none" w:sz="0" w:space="0" w:color="auto"/>
            <w:bottom w:val="none" w:sz="0" w:space="0" w:color="auto"/>
            <w:right w:val="none" w:sz="0" w:space="0" w:color="auto"/>
          </w:divBdr>
        </w:div>
        <w:div w:id="1278371374">
          <w:marLeft w:val="0"/>
          <w:marRight w:val="0"/>
          <w:marTop w:val="0"/>
          <w:marBottom w:val="0"/>
          <w:divBdr>
            <w:top w:val="none" w:sz="0" w:space="0" w:color="auto"/>
            <w:left w:val="none" w:sz="0" w:space="0" w:color="auto"/>
            <w:bottom w:val="none" w:sz="0" w:space="0" w:color="auto"/>
            <w:right w:val="none" w:sz="0" w:space="0" w:color="auto"/>
          </w:divBdr>
        </w:div>
        <w:div w:id="219825323">
          <w:marLeft w:val="0"/>
          <w:marRight w:val="0"/>
          <w:marTop w:val="0"/>
          <w:marBottom w:val="0"/>
          <w:divBdr>
            <w:top w:val="none" w:sz="0" w:space="0" w:color="auto"/>
            <w:left w:val="none" w:sz="0" w:space="0" w:color="auto"/>
            <w:bottom w:val="none" w:sz="0" w:space="0" w:color="auto"/>
            <w:right w:val="none" w:sz="0" w:space="0" w:color="auto"/>
          </w:divBdr>
        </w:div>
        <w:div w:id="2140799740">
          <w:marLeft w:val="0"/>
          <w:marRight w:val="0"/>
          <w:marTop w:val="0"/>
          <w:marBottom w:val="0"/>
          <w:divBdr>
            <w:top w:val="none" w:sz="0" w:space="0" w:color="auto"/>
            <w:left w:val="none" w:sz="0" w:space="0" w:color="auto"/>
            <w:bottom w:val="none" w:sz="0" w:space="0" w:color="auto"/>
            <w:right w:val="none" w:sz="0" w:space="0" w:color="auto"/>
          </w:divBdr>
        </w:div>
        <w:div w:id="2075857247">
          <w:marLeft w:val="0"/>
          <w:marRight w:val="0"/>
          <w:marTop w:val="0"/>
          <w:marBottom w:val="0"/>
          <w:divBdr>
            <w:top w:val="none" w:sz="0" w:space="0" w:color="auto"/>
            <w:left w:val="none" w:sz="0" w:space="0" w:color="auto"/>
            <w:bottom w:val="none" w:sz="0" w:space="0" w:color="auto"/>
            <w:right w:val="none" w:sz="0" w:space="0" w:color="auto"/>
          </w:divBdr>
        </w:div>
        <w:div w:id="2080128674">
          <w:marLeft w:val="0"/>
          <w:marRight w:val="0"/>
          <w:marTop w:val="0"/>
          <w:marBottom w:val="0"/>
          <w:divBdr>
            <w:top w:val="none" w:sz="0" w:space="0" w:color="auto"/>
            <w:left w:val="none" w:sz="0" w:space="0" w:color="auto"/>
            <w:bottom w:val="none" w:sz="0" w:space="0" w:color="auto"/>
            <w:right w:val="none" w:sz="0" w:space="0" w:color="auto"/>
          </w:divBdr>
        </w:div>
        <w:div w:id="1706131240">
          <w:marLeft w:val="0"/>
          <w:marRight w:val="0"/>
          <w:marTop w:val="0"/>
          <w:marBottom w:val="0"/>
          <w:divBdr>
            <w:top w:val="none" w:sz="0" w:space="0" w:color="auto"/>
            <w:left w:val="none" w:sz="0" w:space="0" w:color="auto"/>
            <w:bottom w:val="none" w:sz="0" w:space="0" w:color="auto"/>
            <w:right w:val="none" w:sz="0" w:space="0" w:color="auto"/>
          </w:divBdr>
        </w:div>
        <w:div w:id="1344821059">
          <w:marLeft w:val="0"/>
          <w:marRight w:val="0"/>
          <w:marTop w:val="0"/>
          <w:marBottom w:val="0"/>
          <w:divBdr>
            <w:top w:val="none" w:sz="0" w:space="0" w:color="auto"/>
            <w:left w:val="none" w:sz="0" w:space="0" w:color="auto"/>
            <w:bottom w:val="none" w:sz="0" w:space="0" w:color="auto"/>
            <w:right w:val="none" w:sz="0" w:space="0" w:color="auto"/>
          </w:divBdr>
        </w:div>
        <w:div w:id="1302542834">
          <w:marLeft w:val="0"/>
          <w:marRight w:val="0"/>
          <w:marTop w:val="0"/>
          <w:marBottom w:val="0"/>
          <w:divBdr>
            <w:top w:val="none" w:sz="0" w:space="0" w:color="auto"/>
            <w:left w:val="none" w:sz="0" w:space="0" w:color="auto"/>
            <w:bottom w:val="none" w:sz="0" w:space="0" w:color="auto"/>
            <w:right w:val="none" w:sz="0" w:space="0" w:color="auto"/>
          </w:divBdr>
        </w:div>
        <w:div w:id="391386856">
          <w:marLeft w:val="0"/>
          <w:marRight w:val="0"/>
          <w:marTop w:val="0"/>
          <w:marBottom w:val="0"/>
          <w:divBdr>
            <w:top w:val="none" w:sz="0" w:space="0" w:color="auto"/>
            <w:left w:val="none" w:sz="0" w:space="0" w:color="auto"/>
            <w:bottom w:val="none" w:sz="0" w:space="0" w:color="auto"/>
            <w:right w:val="none" w:sz="0" w:space="0" w:color="auto"/>
          </w:divBdr>
        </w:div>
        <w:div w:id="1366756050">
          <w:marLeft w:val="0"/>
          <w:marRight w:val="0"/>
          <w:marTop w:val="0"/>
          <w:marBottom w:val="0"/>
          <w:divBdr>
            <w:top w:val="none" w:sz="0" w:space="0" w:color="auto"/>
            <w:left w:val="none" w:sz="0" w:space="0" w:color="auto"/>
            <w:bottom w:val="none" w:sz="0" w:space="0" w:color="auto"/>
            <w:right w:val="none" w:sz="0" w:space="0" w:color="auto"/>
          </w:divBdr>
        </w:div>
        <w:div w:id="581371709">
          <w:marLeft w:val="0"/>
          <w:marRight w:val="0"/>
          <w:marTop w:val="0"/>
          <w:marBottom w:val="0"/>
          <w:divBdr>
            <w:top w:val="none" w:sz="0" w:space="0" w:color="auto"/>
            <w:left w:val="none" w:sz="0" w:space="0" w:color="auto"/>
            <w:bottom w:val="none" w:sz="0" w:space="0" w:color="auto"/>
            <w:right w:val="none" w:sz="0" w:space="0" w:color="auto"/>
          </w:divBdr>
        </w:div>
        <w:div w:id="846793790">
          <w:marLeft w:val="0"/>
          <w:marRight w:val="0"/>
          <w:marTop w:val="0"/>
          <w:marBottom w:val="0"/>
          <w:divBdr>
            <w:top w:val="none" w:sz="0" w:space="0" w:color="auto"/>
            <w:left w:val="none" w:sz="0" w:space="0" w:color="auto"/>
            <w:bottom w:val="none" w:sz="0" w:space="0" w:color="auto"/>
            <w:right w:val="none" w:sz="0" w:space="0" w:color="auto"/>
          </w:divBdr>
        </w:div>
        <w:div w:id="898173164">
          <w:marLeft w:val="0"/>
          <w:marRight w:val="0"/>
          <w:marTop w:val="0"/>
          <w:marBottom w:val="0"/>
          <w:divBdr>
            <w:top w:val="none" w:sz="0" w:space="0" w:color="auto"/>
            <w:left w:val="none" w:sz="0" w:space="0" w:color="auto"/>
            <w:bottom w:val="none" w:sz="0" w:space="0" w:color="auto"/>
            <w:right w:val="none" w:sz="0" w:space="0" w:color="auto"/>
          </w:divBdr>
        </w:div>
        <w:div w:id="1035665686">
          <w:marLeft w:val="0"/>
          <w:marRight w:val="0"/>
          <w:marTop w:val="0"/>
          <w:marBottom w:val="0"/>
          <w:divBdr>
            <w:top w:val="none" w:sz="0" w:space="0" w:color="auto"/>
            <w:left w:val="none" w:sz="0" w:space="0" w:color="auto"/>
            <w:bottom w:val="none" w:sz="0" w:space="0" w:color="auto"/>
            <w:right w:val="none" w:sz="0" w:space="0" w:color="auto"/>
          </w:divBdr>
        </w:div>
        <w:div w:id="878203562">
          <w:marLeft w:val="0"/>
          <w:marRight w:val="0"/>
          <w:marTop w:val="0"/>
          <w:marBottom w:val="0"/>
          <w:divBdr>
            <w:top w:val="none" w:sz="0" w:space="0" w:color="auto"/>
            <w:left w:val="none" w:sz="0" w:space="0" w:color="auto"/>
            <w:bottom w:val="none" w:sz="0" w:space="0" w:color="auto"/>
            <w:right w:val="none" w:sz="0" w:space="0" w:color="auto"/>
          </w:divBdr>
        </w:div>
        <w:div w:id="1532261535">
          <w:marLeft w:val="0"/>
          <w:marRight w:val="0"/>
          <w:marTop w:val="0"/>
          <w:marBottom w:val="0"/>
          <w:divBdr>
            <w:top w:val="none" w:sz="0" w:space="0" w:color="auto"/>
            <w:left w:val="none" w:sz="0" w:space="0" w:color="auto"/>
            <w:bottom w:val="none" w:sz="0" w:space="0" w:color="auto"/>
            <w:right w:val="none" w:sz="0" w:space="0" w:color="auto"/>
          </w:divBdr>
        </w:div>
        <w:div w:id="521556778">
          <w:marLeft w:val="0"/>
          <w:marRight w:val="0"/>
          <w:marTop w:val="0"/>
          <w:marBottom w:val="0"/>
          <w:divBdr>
            <w:top w:val="none" w:sz="0" w:space="0" w:color="auto"/>
            <w:left w:val="none" w:sz="0" w:space="0" w:color="auto"/>
            <w:bottom w:val="none" w:sz="0" w:space="0" w:color="auto"/>
            <w:right w:val="none" w:sz="0" w:space="0" w:color="auto"/>
          </w:divBdr>
        </w:div>
        <w:div w:id="503741604">
          <w:marLeft w:val="0"/>
          <w:marRight w:val="0"/>
          <w:marTop w:val="0"/>
          <w:marBottom w:val="0"/>
          <w:divBdr>
            <w:top w:val="none" w:sz="0" w:space="0" w:color="auto"/>
            <w:left w:val="none" w:sz="0" w:space="0" w:color="auto"/>
            <w:bottom w:val="none" w:sz="0" w:space="0" w:color="auto"/>
            <w:right w:val="none" w:sz="0" w:space="0" w:color="auto"/>
          </w:divBdr>
        </w:div>
        <w:div w:id="977540437">
          <w:marLeft w:val="0"/>
          <w:marRight w:val="0"/>
          <w:marTop w:val="0"/>
          <w:marBottom w:val="0"/>
          <w:divBdr>
            <w:top w:val="none" w:sz="0" w:space="0" w:color="auto"/>
            <w:left w:val="none" w:sz="0" w:space="0" w:color="auto"/>
            <w:bottom w:val="none" w:sz="0" w:space="0" w:color="auto"/>
            <w:right w:val="none" w:sz="0" w:space="0" w:color="auto"/>
          </w:divBdr>
        </w:div>
        <w:div w:id="1549756283">
          <w:marLeft w:val="0"/>
          <w:marRight w:val="0"/>
          <w:marTop w:val="0"/>
          <w:marBottom w:val="0"/>
          <w:divBdr>
            <w:top w:val="none" w:sz="0" w:space="0" w:color="auto"/>
            <w:left w:val="none" w:sz="0" w:space="0" w:color="auto"/>
            <w:bottom w:val="none" w:sz="0" w:space="0" w:color="auto"/>
            <w:right w:val="none" w:sz="0" w:space="0" w:color="auto"/>
          </w:divBdr>
        </w:div>
        <w:div w:id="1877084101">
          <w:marLeft w:val="0"/>
          <w:marRight w:val="0"/>
          <w:marTop w:val="0"/>
          <w:marBottom w:val="0"/>
          <w:divBdr>
            <w:top w:val="none" w:sz="0" w:space="0" w:color="auto"/>
            <w:left w:val="none" w:sz="0" w:space="0" w:color="auto"/>
            <w:bottom w:val="none" w:sz="0" w:space="0" w:color="auto"/>
            <w:right w:val="none" w:sz="0" w:space="0" w:color="auto"/>
          </w:divBdr>
        </w:div>
        <w:div w:id="404761622">
          <w:marLeft w:val="0"/>
          <w:marRight w:val="0"/>
          <w:marTop w:val="0"/>
          <w:marBottom w:val="0"/>
          <w:divBdr>
            <w:top w:val="none" w:sz="0" w:space="0" w:color="auto"/>
            <w:left w:val="none" w:sz="0" w:space="0" w:color="auto"/>
            <w:bottom w:val="none" w:sz="0" w:space="0" w:color="auto"/>
            <w:right w:val="none" w:sz="0" w:space="0" w:color="auto"/>
          </w:divBdr>
        </w:div>
        <w:div w:id="1807158557">
          <w:marLeft w:val="0"/>
          <w:marRight w:val="0"/>
          <w:marTop w:val="0"/>
          <w:marBottom w:val="0"/>
          <w:divBdr>
            <w:top w:val="none" w:sz="0" w:space="0" w:color="auto"/>
            <w:left w:val="none" w:sz="0" w:space="0" w:color="auto"/>
            <w:bottom w:val="none" w:sz="0" w:space="0" w:color="auto"/>
            <w:right w:val="none" w:sz="0" w:space="0" w:color="auto"/>
          </w:divBdr>
        </w:div>
        <w:div w:id="373120342">
          <w:marLeft w:val="0"/>
          <w:marRight w:val="0"/>
          <w:marTop w:val="0"/>
          <w:marBottom w:val="0"/>
          <w:divBdr>
            <w:top w:val="none" w:sz="0" w:space="0" w:color="auto"/>
            <w:left w:val="none" w:sz="0" w:space="0" w:color="auto"/>
            <w:bottom w:val="none" w:sz="0" w:space="0" w:color="auto"/>
            <w:right w:val="none" w:sz="0" w:space="0" w:color="auto"/>
          </w:divBdr>
        </w:div>
        <w:div w:id="1573588661">
          <w:marLeft w:val="0"/>
          <w:marRight w:val="0"/>
          <w:marTop w:val="0"/>
          <w:marBottom w:val="0"/>
          <w:divBdr>
            <w:top w:val="none" w:sz="0" w:space="0" w:color="auto"/>
            <w:left w:val="none" w:sz="0" w:space="0" w:color="auto"/>
            <w:bottom w:val="none" w:sz="0" w:space="0" w:color="auto"/>
            <w:right w:val="none" w:sz="0" w:space="0" w:color="auto"/>
          </w:divBdr>
        </w:div>
        <w:div w:id="1226604407">
          <w:marLeft w:val="0"/>
          <w:marRight w:val="0"/>
          <w:marTop w:val="0"/>
          <w:marBottom w:val="0"/>
          <w:divBdr>
            <w:top w:val="none" w:sz="0" w:space="0" w:color="auto"/>
            <w:left w:val="none" w:sz="0" w:space="0" w:color="auto"/>
            <w:bottom w:val="none" w:sz="0" w:space="0" w:color="auto"/>
            <w:right w:val="none" w:sz="0" w:space="0" w:color="auto"/>
          </w:divBdr>
        </w:div>
        <w:div w:id="508910385">
          <w:marLeft w:val="0"/>
          <w:marRight w:val="0"/>
          <w:marTop w:val="0"/>
          <w:marBottom w:val="0"/>
          <w:divBdr>
            <w:top w:val="none" w:sz="0" w:space="0" w:color="auto"/>
            <w:left w:val="none" w:sz="0" w:space="0" w:color="auto"/>
            <w:bottom w:val="none" w:sz="0" w:space="0" w:color="auto"/>
            <w:right w:val="none" w:sz="0" w:space="0" w:color="auto"/>
          </w:divBdr>
        </w:div>
        <w:div w:id="485320328">
          <w:marLeft w:val="0"/>
          <w:marRight w:val="0"/>
          <w:marTop w:val="0"/>
          <w:marBottom w:val="0"/>
          <w:divBdr>
            <w:top w:val="none" w:sz="0" w:space="0" w:color="auto"/>
            <w:left w:val="none" w:sz="0" w:space="0" w:color="auto"/>
            <w:bottom w:val="none" w:sz="0" w:space="0" w:color="auto"/>
            <w:right w:val="none" w:sz="0" w:space="0" w:color="auto"/>
          </w:divBdr>
        </w:div>
        <w:div w:id="99758942">
          <w:marLeft w:val="0"/>
          <w:marRight w:val="0"/>
          <w:marTop w:val="0"/>
          <w:marBottom w:val="0"/>
          <w:divBdr>
            <w:top w:val="none" w:sz="0" w:space="0" w:color="auto"/>
            <w:left w:val="none" w:sz="0" w:space="0" w:color="auto"/>
            <w:bottom w:val="none" w:sz="0" w:space="0" w:color="auto"/>
            <w:right w:val="none" w:sz="0" w:space="0" w:color="auto"/>
          </w:divBdr>
        </w:div>
        <w:div w:id="1013192317">
          <w:marLeft w:val="0"/>
          <w:marRight w:val="0"/>
          <w:marTop w:val="0"/>
          <w:marBottom w:val="0"/>
          <w:divBdr>
            <w:top w:val="none" w:sz="0" w:space="0" w:color="auto"/>
            <w:left w:val="none" w:sz="0" w:space="0" w:color="auto"/>
            <w:bottom w:val="none" w:sz="0" w:space="0" w:color="auto"/>
            <w:right w:val="none" w:sz="0" w:space="0" w:color="auto"/>
          </w:divBdr>
        </w:div>
        <w:div w:id="899248898">
          <w:marLeft w:val="0"/>
          <w:marRight w:val="0"/>
          <w:marTop w:val="0"/>
          <w:marBottom w:val="0"/>
          <w:divBdr>
            <w:top w:val="none" w:sz="0" w:space="0" w:color="auto"/>
            <w:left w:val="none" w:sz="0" w:space="0" w:color="auto"/>
            <w:bottom w:val="none" w:sz="0" w:space="0" w:color="auto"/>
            <w:right w:val="none" w:sz="0" w:space="0" w:color="auto"/>
          </w:divBdr>
        </w:div>
        <w:div w:id="1084257416">
          <w:marLeft w:val="0"/>
          <w:marRight w:val="0"/>
          <w:marTop w:val="0"/>
          <w:marBottom w:val="0"/>
          <w:divBdr>
            <w:top w:val="none" w:sz="0" w:space="0" w:color="auto"/>
            <w:left w:val="none" w:sz="0" w:space="0" w:color="auto"/>
            <w:bottom w:val="none" w:sz="0" w:space="0" w:color="auto"/>
            <w:right w:val="none" w:sz="0" w:space="0" w:color="auto"/>
          </w:divBdr>
        </w:div>
        <w:div w:id="869220672">
          <w:marLeft w:val="0"/>
          <w:marRight w:val="0"/>
          <w:marTop w:val="0"/>
          <w:marBottom w:val="0"/>
          <w:divBdr>
            <w:top w:val="none" w:sz="0" w:space="0" w:color="auto"/>
            <w:left w:val="none" w:sz="0" w:space="0" w:color="auto"/>
            <w:bottom w:val="none" w:sz="0" w:space="0" w:color="auto"/>
            <w:right w:val="none" w:sz="0" w:space="0" w:color="auto"/>
          </w:divBdr>
        </w:div>
        <w:div w:id="1322586747">
          <w:marLeft w:val="0"/>
          <w:marRight w:val="0"/>
          <w:marTop w:val="0"/>
          <w:marBottom w:val="0"/>
          <w:divBdr>
            <w:top w:val="none" w:sz="0" w:space="0" w:color="auto"/>
            <w:left w:val="none" w:sz="0" w:space="0" w:color="auto"/>
            <w:bottom w:val="none" w:sz="0" w:space="0" w:color="auto"/>
            <w:right w:val="none" w:sz="0" w:space="0" w:color="auto"/>
          </w:divBdr>
        </w:div>
        <w:div w:id="283123387">
          <w:marLeft w:val="0"/>
          <w:marRight w:val="0"/>
          <w:marTop w:val="0"/>
          <w:marBottom w:val="0"/>
          <w:divBdr>
            <w:top w:val="none" w:sz="0" w:space="0" w:color="auto"/>
            <w:left w:val="none" w:sz="0" w:space="0" w:color="auto"/>
            <w:bottom w:val="none" w:sz="0" w:space="0" w:color="auto"/>
            <w:right w:val="none" w:sz="0" w:space="0" w:color="auto"/>
          </w:divBdr>
        </w:div>
        <w:div w:id="35472942">
          <w:marLeft w:val="0"/>
          <w:marRight w:val="0"/>
          <w:marTop w:val="0"/>
          <w:marBottom w:val="0"/>
          <w:divBdr>
            <w:top w:val="none" w:sz="0" w:space="0" w:color="auto"/>
            <w:left w:val="none" w:sz="0" w:space="0" w:color="auto"/>
            <w:bottom w:val="none" w:sz="0" w:space="0" w:color="auto"/>
            <w:right w:val="none" w:sz="0" w:space="0" w:color="auto"/>
          </w:divBdr>
        </w:div>
        <w:div w:id="1807696674">
          <w:marLeft w:val="0"/>
          <w:marRight w:val="0"/>
          <w:marTop w:val="0"/>
          <w:marBottom w:val="0"/>
          <w:divBdr>
            <w:top w:val="none" w:sz="0" w:space="0" w:color="auto"/>
            <w:left w:val="none" w:sz="0" w:space="0" w:color="auto"/>
            <w:bottom w:val="none" w:sz="0" w:space="0" w:color="auto"/>
            <w:right w:val="none" w:sz="0" w:space="0" w:color="auto"/>
          </w:divBdr>
        </w:div>
        <w:div w:id="377509803">
          <w:marLeft w:val="0"/>
          <w:marRight w:val="0"/>
          <w:marTop w:val="0"/>
          <w:marBottom w:val="0"/>
          <w:divBdr>
            <w:top w:val="none" w:sz="0" w:space="0" w:color="auto"/>
            <w:left w:val="none" w:sz="0" w:space="0" w:color="auto"/>
            <w:bottom w:val="none" w:sz="0" w:space="0" w:color="auto"/>
            <w:right w:val="none" w:sz="0" w:space="0" w:color="auto"/>
          </w:divBdr>
        </w:div>
        <w:div w:id="1432971943">
          <w:marLeft w:val="0"/>
          <w:marRight w:val="0"/>
          <w:marTop w:val="0"/>
          <w:marBottom w:val="0"/>
          <w:divBdr>
            <w:top w:val="none" w:sz="0" w:space="0" w:color="auto"/>
            <w:left w:val="none" w:sz="0" w:space="0" w:color="auto"/>
            <w:bottom w:val="none" w:sz="0" w:space="0" w:color="auto"/>
            <w:right w:val="none" w:sz="0" w:space="0" w:color="auto"/>
          </w:divBdr>
        </w:div>
        <w:div w:id="703404126">
          <w:marLeft w:val="0"/>
          <w:marRight w:val="0"/>
          <w:marTop w:val="0"/>
          <w:marBottom w:val="0"/>
          <w:divBdr>
            <w:top w:val="none" w:sz="0" w:space="0" w:color="auto"/>
            <w:left w:val="none" w:sz="0" w:space="0" w:color="auto"/>
            <w:bottom w:val="none" w:sz="0" w:space="0" w:color="auto"/>
            <w:right w:val="none" w:sz="0" w:space="0" w:color="auto"/>
          </w:divBdr>
        </w:div>
        <w:div w:id="1827088277">
          <w:marLeft w:val="0"/>
          <w:marRight w:val="0"/>
          <w:marTop w:val="0"/>
          <w:marBottom w:val="0"/>
          <w:divBdr>
            <w:top w:val="none" w:sz="0" w:space="0" w:color="auto"/>
            <w:left w:val="none" w:sz="0" w:space="0" w:color="auto"/>
            <w:bottom w:val="none" w:sz="0" w:space="0" w:color="auto"/>
            <w:right w:val="none" w:sz="0" w:space="0" w:color="auto"/>
          </w:divBdr>
        </w:div>
        <w:div w:id="337657689">
          <w:marLeft w:val="0"/>
          <w:marRight w:val="0"/>
          <w:marTop w:val="0"/>
          <w:marBottom w:val="0"/>
          <w:divBdr>
            <w:top w:val="none" w:sz="0" w:space="0" w:color="auto"/>
            <w:left w:val="none" w:sz="0" w:space="0" w:color="auto"/>
            <w:bottom w:val="none" w:sz="0" w:space="0" w:color="auto"/>
            <w:right w:val="none" w:sz="0" w:space="0" w:color="auto"/>
          </w:divBdr>
        </w:div>
        <w:div w:id="1721704770">
          <w:marLeft w:val="0"/>
          <w:marRight w:val="0"/>
          <w:marTop w:val="0"/>
          <w:marBottom w:val="0"/>
          <w:divBdr>
            <w:top w:val="none" w:sz="0" w:space="0" w:color="auto"/>
            <w:left w:val="none" w:sz="0" w:space="0" w:color="auto"/>
            <w:bottom w:val="none" w:sz="0" w:space="0" w:color="auto"/>
            <w:right w:val="none" w:sz="0" w:space="0" w:color="auto"/>
          </w:divBdr>
        </w:div>
        <w:div w:id="1791825857">
          <w:marLeft w:val="0"/>
          <w:marRight w:val="0"/>
          <w:marTop w:val="0"/>
          <w:marBottom w:val="0"/>
          <w:divBdr>
            <w:top w:val="none" w:sz="0" w:space="0" w:color="auto"/>
            <w:left w:val="none" w:sz="0" w:space="0" w:color="auto"/>
            <w:bottom w:val="none" w:sz="0" w:space="0" w:color="auto"/>
            <w:right w:val="none" w:sz="0" w:space="0" w:color="auto"/>
          </w:divBdr>
        </w:div>
        <w:div w:id="1178695261">
          <w:marLeft w:val="0"/>
          <w:marRight w:val="0"/>
          <w:marTop w:val="0"/>
          <w:marBottom w:val="0"/>
          <w:divBdr>
            <w:top w:val="none" w:sz="0" w:space="0" w:color="auto"/>
            <w:left w:val="none" w:sz="0" w:space="0" w:color="auto"/>
            <w:bottom w:val="none" w:sz="0" w:space="0" w:color="auto"/>
            <w:right w:val="none" w:sz="0" w:space="0" w:color="auto"/>
          </w:divBdr>
        </w:div>
        <w:div w:id="1889681963">
          <w:marLeft w:val="0"/>
          <w:marRight w:val="0"/>
          <w:marTop w:val="0"/>
          <w:marBottom w:val="0"/>
          <w:divBdr>
            <w:top w:val="none" w:sz="0" w:space="0" w:color="auto"/>
            <w:left w:val="none" w:sz="0" w:space="0" w:color="auto"/>
            <w:bottom w:val="none" w:sz="0" w:space="0" w:color="auto"/>
            <w:right w:val="none" w:sz="0" w:space="0" w:color="auto"/>
          </w:divBdr>
        </w:div>
        <w:div w:id="2005163309">
          <w:marLeft w:val="0"/>
          <w:marRight w:val="0"/>
          <w:marTop w:val="0"/>
          <w:marBottom w:val="0"/>
          <w:divBdr>
            <w:top w:val="none" w:sz="0" w:space="0" w:color="auto"/>
            <w:left w:val="none" w:sz="0" w:space="0" w:color="auto"/>
            <w:bottom w:val="none" w:sz="0" w:space="0" w:color="auto"/>
            <w:right w:val="none" w:sz="0" w:space="0" w:color="auto"/>
          </w:divBdr>
        </w:div>
        <w:div w:id="501510447">
          <w:marLeft w:val="0"/>
          <w:marRight w:val="0"/>
          <w:marTop w:val="0"/>
          <w:marBottom w:val="0"/>
          <w:divBdr>
            <w:top w:val="none" w:sz="0" w:space="0" w:color="auto"/>
            <w:left w:val="none" w:sz="0" w:space="0" w:color="auto"/>
            <w:bottom w:val="none" w:sz="0" w:space="0" w:color="auto"/>
            <w:right w:val="none" w:sz="0" w:space="0" w:color="auto"/>
          </w:divBdr>
        </w:div>
        <w:div w:id="1416319018">
          <w:marLeft w:val="0"/>
          <w:marRight w:val="0"/>
          <w:marTop w:val="0"/>
          <w:marBottom w:val="0"/>
          <w:divBdr>
            <w:top w:val="none" w:sz="0" w:space="0" w:color="auto"/>
            <w:left w:val="none" w:sz="0" w:space="0" w:color="auto"/>
            <w:bottom w:val="none" w:sz="0" w:space="0" w:color="auto"/>
            <w:right w:val="none" w:sz="0" w:space="0" w:color="auto"/>
          </w:divBdr>
        </w:div>
        <w:div w:id="1916940200">
          <w:marLeft w:val="0"/>
          <w:marRight w:val="0"/>
          <w:marTop w:val="0"/>
          <w:marBottom w:val="0"/>
          <w:divBdr>
            <w:top w:val="none" w:sz="0" w:space="0" w:color="auto"/>
            <w:left w:val="none" w:sz="0" w:space="0" w:color="auto"/>
            <w:bottom w:val="none" w:sz="0" w:space="0" w:color="auto"/>
            <w:right w:val="none" w:sz="0" w:space="0" w:color="auto"/>
          </w:divBdr>
        </w:div>
        <w:div w:id="1635720624">
          <w:marLeft w:val="0"/>
          <w:marRight w:val="0"/>
          <w:marTop w:val="0"/>
          <w:marBottom w:val="0"/>
          <w:divBdr>
            <w:top w:val="none" w:sz="0" w:space="0" w:color="auto"/>
            <w:left w:val="none" w:sz="0" w:space="0" w:color="auto"/>
            <w:bottom w:val="none" w:sz="0" w:space="0" w:color="auto"/>
            <w:right w:val="none" w:sz="0" w:space="0" w:color="auto"/>
          </w:divBdr>
        </w:div>
        <w:div w:id="1739203569">
          <w:marLeft w:val="0"/>
          <w:marRight w:val="0"/>
          <w:marTop w:val="0"/>
          <w:marBottom w:val="0"/>
          <w:divBdr>
            <w:top w:val="none" w:sz="0" w:space="0" w:color="auto"/>
            <w:left w:val="none" w:sz="0" w:space="0" w:color="auto"/>
            <w:bottom w:val="none" w:sz="0" w:space="0" w:color="auto"/>
            <w:right w:val="none" w:sz="0" w:space="0" w:color="auto"/>
          </w:divBdr>
        </w:div>
        <w:div w:id="1505048265">
          <w:marLeft w:val="0"/>
          <w:marRight w:val="0"/>
          <w:marTop w:val="0"/>
          <w:marBottom w:val="0"/>
          <w:divBdr>
            <w:top w:val="none" w:sz="0" w:space="0" w:color="auto"/>
            <w:left w:val="none" w:sz="0" w:space="0" w:color="auto"/>
            <w:bottom w:val="none" w:sz="0" w:space="0" w:color="auto"/>
            <w:right w:val="none" w:sz="0" w:space="0" w:color="auto"/>
          </w:divBdr>
        </w:div>
        <w:div w:id="1517964270">
          <w:marLeft w:val="0"/>
          <w:marRight w:val="0"/>
          <w:marTop w:val="0"/>
          <w:marBottom w:val="0"/>
          <w:divBdr>
            <w:top w:val="none" w:sz="0" w:space="0" w:color="auto"/>
            <w:left w:val="none" w:sz="0" w:space="0" w:color="auto"/>
            <w:bottom w:val="none" w:sz="0" w:space="0" w:color="auto"/>
            <w:right w:val="none" w:sz="0" w:space="0" w:color="auto"/>
          </w:divBdr>
        </w:div>
        <w:div w:id="2026903960">
          <w:marLeft w:val="0"/>
          <w:marRight w:val="0"/>
          <w:marTop w:val="0"/>
          <w:marBottom w:val="0"/>
          <w:divBdr>
            <w:top w:val="none" w:sz="0" w:space="0" w:color="auto"/>
            <w:left w:val="none" w:sz="0" w:space="0" w:color="auto"/>
            <w:bottom w:val="none" w:sz="0" w:space="0" w:color="auto"/>
            <w:right w:val="none" w:sz="0" w:space="0" w:color="auto"/>
          </w:divBdr>
        </w:div>
        <w:div w:id="1882087390">
          <w:marLeft w:val="0"/>
          <w:marRight w:val="0"/>
          <w:marTop w:val="0"/>
          <w:marBottom w:val="0"/>
          <w:divBdr>
            <w:top w:val="none" w:sz="0" w:space="0" w:color="auto"/>
            <w:left w:val="none" w:sz="0" w:space="0" w:color="auto"/>
            <w:bottom w:val="none" w:sz="0" w:space="0" w:color="auto"/>
            <w:right w:val="none" w:sz="0" w:space="0" w:color="auto"/>
          </w:divBdr>
        </w:div>
        <w:div w:id="1739551905">
          <w:marLeft w:val="0"/>
          <w:marRight w:val="0"/>
          <w:marTop w:val="0"/>
          <w:marBottom w:val="0"/>
          <w:divBdr>
            <w:top w:val="none" w:sz="0" w:space="0" w:color="auto"/>
            <w:left w:val="none" w:sz="0" w:space="0" w:color="auto"/>
            <w:bottom w:val="none" w:sz="0" w:space="0" w:color="auto"/>
            <w:right w:val="none" w:sz="0" w:space="0" w:color="auto"/>
          </w:divBdr>
        </w:div>
        <w:div w:id="1833327429">
          <w:marLeft w:val="0"/>
          <w:marRight w:val="0"/>
          <w:marTop w:val="0"/>
          <w:marBottom w:val="0"/>
          <w:divBdr>
            <w:top w:val="none" w:sz="0" w:space="0" w:color="auto"/>
            <w:left w:val="none" w:sz="0" w:space="0" w:color="auto"/>
            <w:bottom w:val="none" w:sz="0" w:space="0" w:color="auto"/>
            <w:right w:val="none" w:sz="0" w:space="0" w:color="auto"/>
          </w:divBdr>
        </w:div>
        <w:div w:id="265507635">
          <w:marLeft w:val="0"/>
          <w:marRight w:val="0"/>
          <w:marTop w:val="0"/>
          <w:marBottom w:val="0"/>
          <w:divBdr>
            <w:top w:val="none" w:sz="0" w:space="0" w:color="auto"/>
            <w:left w:val="none" w:sz="0" w:space="0" w:color="auto"/>
            <w:bottom w:val="none" w:sz="0" w:space="0" w:color="auto"/>
            <w:right w:val="none" w:sz="0" w:space="0" w:color="auto"/>
          </w:divBdr>
        </w:div>
        <w:div w:id="1565528050">
          <w:marLeft w:val="0"/>
          <w:marRight w:val="0"/>
          <w:marTop w:val="0"/>
          <w:marBottom w:val="0"/>
          <w:divBdr>
            <w:top w:val="none" w:sz="0" w:space="0" w:color="auto"/>
            <w:left w:val="none" w:sz="0" w:space="0" w:color="auto"/>
            <w:bottom w:val="none" w:sz="0" w:space="0" w:color="auto"/>
            <w:right w:val="none" w:sz="0" w:space="0" w:color="auto"/>
          </w:divBdr>
        </w:div>
        <w:div w:id="1096290162">
          <w:marLeft w:val="0"/>
          <w:marRight w:val="0"/>
          <w:marTop w:val="0"/>
          <w:marBottom w:val="0"/>
          <w:divBdr>
            <w:top w:val="none" w:sz="0" w:space="0" w:color="auto"/>
            <w:left w:val="none" w:sz="0" w:space="0" w:color="auto"/>
            <w:bottom w:val="none" w:sz="0" w:space="0" w:color="auto"/>
            <w:right w:val="none" w:sz="0" w:space="0" w:color="auto"/>
          </w:divBdr>
        </w:div>
        <w:div w:id="401374090">
          <w:marLeft w:val="0"/>
          <w:marRight w:val="0"/>
          <w:marTop w:val="0"/>
          <w:marBottom w:val="0"/>
          <w:divBdr>
            <w:top w:val="none" w:sz="0" w:space="0" w:color="auto"/>
            <w:left w:val="none" w:sz="0" w:space="0" w:color="auto"/>
            <w:bottom w:val="none" w:sz="0" w:space="0" w:color="auto"/>
            <w:right w:val="none" w:sz="0" w:space="0" w:color="auto"/>
          </w:divBdr>
        </w:div>
        <w:div w:id="281032612">
          <w:marLeft w:val="0"/>
          <w:marRight w:val="0"/>
          <w:marTop w:val="0"/>
          <w:marBottom w:val="0"/>
          <w:divBdr>
            <w:top w:val="none" w:sz="0" w:space="0" w:color="auto"/>
            <w:left w:val="none" w:sz="0" w:space="0" w:color="auto"/>
            <w:bottom w:val="none" w:sz="0" w:space="0" w:color="auto"/>
            <w:right w:val="none" w:sz="0" w:space="0" w:color="auto"/>
          </w:divBdr>
        </w:div>
        <w:div w:id="550963172">
          <w:marLeft w:val="0"/>
          <w:marRight w:val="0"/>
          <w:marTop w:val="0"/>
          <w:marBottom w:val="0"/>
          <w:divBdr>
            <w:top w:val="none" w:sz="0" w:space="0" w:color="auto"/>
            <w:left w:val="none" w:sz="0" w:space="0" w:color="auto"/>
            <w:bottom w:val="none" w:sz="0" w:space="0" w:color="auto"/>
            <w:right w:val="none" w:sz="0" w:space="0" w:color="auto"/>
          </w:divBdr>
        </w:div>
        <w:div w:id="1063722995">
          <w:marLeft w:val="0"/>
          <w:marRight w:val="0"/>
          <w:marTop w:val="0"/>
          <w:marBottom w:val="0"/>
          <w:divBdr>
            <w:top w:val="none" w:sz="0" w:space="0" w:color="auto"/>
            <w:left w:val="none" w:sz="0" w:space="0" w:color="auto"/>
            <w:bottom w:val="none" w:sz="0" w:space="0" w:color="auto"/>
            <w:right w:val="none" w:sz="0" w:space="0" w:color="auto"/>
          </w:divBdr>
        </w:div>
        <w:div w:id="936594045">
          <w:marLeft w:val="0"/>
          <w:marRight w:val="0"/>
          <w:marTop w:val="0"/>
          <w:marBottom w:val="0"/>
          <w:divBdr>
            <w:top w:val="none" w:sz="0" w:space="0" w:color="auto"/>
            <w:left w:val="none" w:sz="0" w:space="0" w:color="auto"/>
            <w:bottom w:val="none" w:sz="0" w:space="0" w:color="auto"/>
            <w:right w:val="none" w:sz="0" w:space="0" w:color="auto"/>
          </w:divBdr>
        </w:div>
        <w:div w:id="842938003">
          <w:marLeft w:val="0"/>
          <w:marRight w:val="0"/>
          <w:marTop w:val="0"/>
          <w:marBottom w:val="0"/>
          <w:divBdr>
            <w:top w:val="none" w:sz="0" w:space="0" w:color="auto"/>
            <w:left w:val="none" w:sz="0" w:space="0" w:color="auto"/>
            <w:bottom w:val="none" w:sz="0" w:space="0" w:color="auto"/>
            <w:right w:val="none" w:sz="0" w:space="0" w:color="auto"/>
          </w:divBdr>
        </w:div>
        <w:div w:id="1253592032">
          <w:marLeft w:val="0"/>
          <w:marRight w:val="0"/>
          <w:marTop w:val="0"/>
          <w:marBottom w:val="0"/>
          <w:divBdr>
            <w:top w:val="none" w:sz="0" w:space="0" w:color="auto"/>
            <w:left w:val="none" w:sz="0" w:space="0" w:color="auto"/>
            <w:bottom w:val="none" w:sz="0" w:space="0" w:color="auto"/>
            <w:right w:val="none" w:sz="0" w:space="0" w:color="auto"/>
          </w:divBdr>
        </w:div>
        <w:div w:id="2042633022">
          <w:marLeft w:val="0"/>
          <w:marRight w:val="0"/>
          <w:marTop w:val="0"/>
          <w:marBottom w:val="0"/>
          <w:divBdr>
            <w:top w:val="none" w:sz="0" w:space="0" w:color="auto"/>
            <w:left w:val="none" w:sz="0" w:space="0" w:color="auto"/>
            <w:bottom w:val="none" w:sz="0" w:space="0" w:color="auto"/>
            <w:right w:val="none" w:sz="0" w:space="0" w:color="auto"/>
          </w:divBdr>
        </w:div>
        <w:div w:id="488716424">
          <w:marLeft w:val="0"/>
          <w:marRight w:val="0"/>
          <w:marTop w:val="0"/>
          <w:marBottom w:val="0"/>
          <w:divBdr>
            <w:top w:val="none" w:sz="0" w:space="0" w:color="auto"/>
            <w:left w:val="none" w:sz="0" w:space="0" w:color="auto"/>
            <w:bottom w:val="none" w:sz="0" w:space="0" w:color="auto"/>
            <w:right w:val="none" w:sz="0" w:space="0" w:color="auto"/>
          </w:divBdr>
        </w:div>
        <w:div w:id="1568104787">
          <w:marLeft w:val="0"/>
          <w:marRight w:val="0"/>
          <w:marTop w:val="0"/>
          <w:marBottom w:val="0"/>
          <w:divBdr>
            <w:top w:val="none" w:sz="0" w:space="0" w:color="auto"/>
            <w:left w:val="none" w:sz="0" w:space="0" w:color="auto"/>
            <w:bottom w:val="none" w:sz="0" w:space="0" w:color="auto"/>
            <w:right w:val="none" w:sz="0" w:space="0" w:color="auto"/>
          </w:divBdr>
        </w:div>
        <w:div w:id="1318191856">
          <w:marLeft w:val="0"/>
          <w:marRight w:val="0"/>
          <w:marTop w:val="0"/>
          <w:marBottom w:val="0"/>
          <w:divBdr>
            <w:top w:val="none" w:sz="0" w:space="0" w:color="auto"/>
            <w:left w:val="none" w:sz="0" w:space="0" w:color="auto"/>
            <w:bottom w:val="none" w:sz="0" w:space="0" w:color="auto"/>
            <w:right w:val="none" w:sz="0" w:space="0" w:color="auto"/>
          </w:divBdr>
        </w:div>
        <w:div w:id="823936470">
          <w:marLeft w:val="0"/>
          <w:marRight w:val="0"/>
          <w:marTop w:val="0"/>
          <w:marBottom w:val="0"/>
          <w:divBdr>
            <w:top w:val="none" w:sz="0" w:space="0" w:color="auto"/>
            <w:left w:val="none" w:sz="0" w:space="0" w:color="auto"/>
            <w:bottom w:val="none" w:sz="0" w:space="0" w:color="auto"/>
            <w:right w:val="none" w:sz="0" w:space="0" w:color="auto"/>
          </w:divBdr>
        </w:div>
        <w:div w:id="835999833">
          <w:marLeft w:val="0"/>
          <w:marRight w:val="0"/>
          <w:marTop w:val="0"/>
          <w:marBottom w:val="0"/>
          <w:divBdr>
            <w:top w:val="none" w:sz="0" w:space="0" w:color="auto"/>
            <w:left w:val="none" w:sz="0" w:space="0" w:color="auto"/>
            <w:bottom w:val="none" w:sz="0" w:space="0" w:color="auto"/>
            <w:right w:val="none" w:sz="0" w:space="0" w:color="auto"/>
          </w:divBdr>
        </w:div>
        <w:div w:id="1616254852">
          <w:marLeft w:val="0"/>
          <w:marRight w:val="0"/>
          <w:marTop w:val="0"/>
          <w:marBottom w:val="0"/>
          <w:divBdr>
            <w:top w:val="none" w:sz="0" w:space="0" w:color="auto"/>
            <w:left w:val="none" w:sz="0" w:space="0" w:color="auto"/>
            <w:bottom w:val="none" w:sz="0" w:space="0" w:color="auto"/>
            <w:right w:val="none" w:sz="0" w:space="0" w:color="auto"/>
          </w:divBdr>
        </w:div>
        <w:div w:id="762603891">
          <w:marLeft w:val="0"/>
          <w:marRight w:val="0"/>
          <w:marTop w:val="0"/>
          <w:marBottom w:val="0"/>
          <w:divBdr>
            <w:top w:val="none" w:sz="0" w:space="0" w:color="auto"/>
            <w:left w:val="none" w:sz="0" w:space="0" w:color="auto"/>
            <w:bottom w:val="none" w:sz="0" w:space="0" w:color="auto"/>
            <w:right w:val="none" w:sz="0" w:space="0" w:color="auto"/>
          </w:divBdr>
        </w:div>
        <w:div w:id="357044769">
          <w:marLeft w:val="0"/>
          <w:marRight w:val="0"/>
          <w:marTop w:val="0"/>
          <w:marBottom w:val="0"/>
          <w:divBdr>
            <w:top w:val="none" w:sz="0" w:space="0" w:color="auto"/>
            <w:left w:val="none" w:sz="0" w:space="0" w:color="auto"/>
            <w:bottom w:val="none" w:sz="0" w:space="0" w:color="auto"/>
            <w:right w:val="none" w:sz="0" w:space="0" w:color="auto"/>
          </w:divBdr>
        </w:div>
        <w:div w:id="461190595">
          <w:marLeft w:val="0"/>
          <w:marRight w:val="0"/>
          <w:marTop w:val="0"/>
          <w:marBottom w:val="0"/>
          <w:divBdr>
            <w:top w:val="none" w:sz="0" w:space="0" w:color="auto"/>
            <w:left w:val="none" w:sz="0" w:space="0" w:color="auto"/>
            <w:bottom w:val="none" w:sz="0" w:space="0" w:color="auto"/>
            <w:right w:val="none" w:sz="0" w:space="0" w:color="auto"/>
          </w:divBdr>
        </w:div>
        <w:div w:id="573010224">
          <w:marLeft w:val="0"/>
          <w:marRight w:val="0"/>
          <w:marTop w:val="0"/>
          <w:marBottom w:val="0"/>
          <w:divBdr>
            <w:top w:val="none" w:sz="0" w:space="0" w:color="auto"/>
            <w:left w:val="none" w:sz="0" w:space="0" w:color="auto"/>
            <w:bottom w:val="none" w:sz="0" w:space="0" w:color="auto"/>
            <w:right w:val="none" w:sz="0" w:space="0" w:color="auto"/>
          </w:divBdr>
        </w:div>
        <w:div w:id="1736510344">
          <w:marLeft w:val="0"/>
          <w:marRight w:val="0"/>
          <w:marTop w:val="0"/>
          <w:marBottom w:val="0"/>
          <w:divBdr>
            <w:top w:val="none" w:sz="0" w:space="0" w:color="auto"/>
            <w:left w:val="none" w:sz="0" w:space="0" w:color="auto"/>
            <w:bottom w:val="none" w:sz="0" w:space="0" w:color="auto"/>
            <w:right w:val="none" w:sz="0" w:space="0" w:color="auto"/>
          </w:divBdr>
        </w:div>
        <w:div w:id="1704011703">
          <w:marLeft w:val="0"/>
          <w:marRight w:val="0"/>
          <w:marTop w:val="0"/>
          <w:marBottom w:val="0"/>
          <w:divBdr>
            <w:top w:val="none" w:sz="0" w:space="0" w:color="auto"/>
            <w:left w:val="none" w:sz="0" w:space="0" w:color="auto"/>
            <w:bottom w:val="none" w:sz="0" w:space="0" w:color="auto"/>
            <w:right w:val="none" w:sz="0" w:space="0" w:color="auto"/>
          </w:divBdr>
        </w:div>
        <w:div w:id="996688800">
          <w:marLeft w:val="0"/>
          <w:marRight w:val="0"/>
          <w:marTop w:val="0"/>
          <w:marBottom w:val="0"/>
          <w:divBdr>
            <w:top w:val="none" w:sz="0" w:space="0" w:color="auto"/>
            <w:left w:val="none" w:sz="0" w:space="0" w:color="auto"/>
            <w:bottom w:val="none" w:sz="0" w:space="0" w:color="auto"/>
            <w:right w:val="none" w:sz="0" w:space="0" w:color="auto"/>
          </w:divBdr>
        </w:div>
        <w:div w:id="1760902906">
          <w:marLeft w:val="0"/>
          <w:marRight w:val="0"/>
          <w:marTop w:val="0"/>
          <w:marBottom w:val="0"/>
          <w:divBdr>
            <w:top w:val="none" w:sz="0" w:space="0" w:color="auto"/>
            <w:left w:val="none" w:sz="0" w:space="0" w:color="auto"/>
            <w:bottom w:val="none" w:sz="0" w:space="0" w:color="auto"/>
            <w:right w:val="none" w:sz="0" w:space="0" w:color="auto"/>
          </w:divBdr>
        </w:div>
        <w:div w:id="591478616">
          <w:marLeft w:val="0"/>
          <w:marRight w:val="0"/>
          <w:marTop w:val="0"/>
          <w:marBottom w:val="0"/>
          <w:divBdr>
            <w:top w:val="none" w:sz="0" w:space="0" w:color="auto"/>
            <w:left w:val="none" w:sz="0" w:space="0" w:color="auto"/>
            <w:bottom w:val="none" w:sz="0" w:space="0" w:color="auto"/>
            <w:right w:val="none" w:sz="0" w:space="0" w:color="auto"/>
          </w:divBdr>
        </w:div>
        <w:div w:id="638456898">
          <w:marLeft w:val="0"/>
          <w:marRight w:val="0"/>
          <w:marTop w:val="0"/>
          <w:marBottom w:val="0"/>
          <w:divBdr>
            <w:top w:val="none" w:sz="0" w:space="0" w:color="auto"/>
            <w:left w:val="none" w:sz="0" w:space="0" w:color="auto"/>
            <w:bottom w:val="none" w:sz="0" w:space="0" w:color="auto"/>
            <w:right w:val="none" w:sz="0" w:space="0" w:color="auto"/>
          </w:divBdr>
        </w:div>
        <w:div w:id="948854467">
          <w:marLeft w:val="0"/>
          <w:marRight w:val="0"/>
          <w:marTop w:val="0"/>
          <w:marBottom w:val="0"/>
          <w:divBdr>
            <w:top w:val="none" w:sz="0" w:space="0" w:color="auto"/>
            <w:left w:val="none" w:sz="0" w:space="0" w:color="auto"/>
            <w:bottom w:val="none" w:sz="0" w:space="0" w:color="auto"/>
            <w:right w:val="none" w:sz="0" w:space="0" w:color="auto"/>
          </w:divBdr>
        </w:div>
        <w:div w:id="1887912130">
          <w:marLeft w:val="0"/>
          <w:marRight w:val="0"/>
          <w:marTop w:val="0"/>
          <w:marBottom w:val="0"/>
          <w:divBdr>
            <w:top w:val="none" w:sz="0" w:space="0" w:color="auto"/>
            <w:left w:val="none" w:sz="0" w:space="0" w:color="auto"/>
            <w:bottom w:val="none" w:sz="0" w:space="0" w:color="auto"/>
            <w:right w:val="none" w:sz="0" w:space="0" w:color="auto"/>
          </w:divBdr>
        </w:div>
        <w:div w:id="2036537627">
          <w:marLeft w:val="0"/>
          <w:marRight w:val="0"/>
          <w:marTop w:val="0"/>
          <w:marBottom w:val="0"/>
          <w:divBdr>
            <w:top w:val="none" w:sz="0" w:space="0" w:color="auto"/>
            <w:left w:val="none" w:sz="0" w:space="0" w:color="auto"/>
            <w:bottom w:val="none" w:sz="0" w:space="0" w:color="auto"/>
            <w:right w:val="none" w:sz="0" w:space="0" w:color="auto"/>
          </w:divBdr>
        </w:div>
        <w:div w:id="967275825">
          <w:marLeft w:val="0"/>
          <w:marRight w:val="0"/>
          <w:marTop w:val="0"/>
          <w:marBottom w:val="0"/>
          <w:divBdr>
            <w:top w:val="none" w:sz="0" w:space="0" w:color="auto"/>
            <w:left w:val="none" w:sz="0" w:space="0" w:color="auto"/>
            <w:bottom w:val="none" w:sz="0" w:space="0" w:color="auto"/>
            <w:right w:val="none" w:sz="0" w:space="0" w:color="auto"/>
          </w:divBdr>
        </w:div>
        <w:div w:id="1898083578">
          <w:marLeft w:val="0"/>
          <w:marRight w:val="0"/>
          <w:marTop w:val="0"/>
          <w:marBottom w:val="0"/>
          <w:divBdr>
            <w:top w:val="none" w:sz="0" w:space="0" w:color="auto"/>
            <w:left w:val="none" w:sz="0" w:space="0" w:color="auto"/>
            <w:bottom w:val="none" w:sz="0" w:space="0" w:color="auto"/>
            <w:right w:val="none" w:sz="0" w:space="0" w:color="auto"/>
          </w:divBdr>
        </w:div>
        <w:div w:id="1412503198">
          <w:marLeft w:val="0"/>
          <w:marRight w:val="0"/>
          <w:marTop w:val="0"/>
          <w:marBottom w:val="0"/>
          <w:divBdr>
            <w:top w:val="none" w:sz="0" w:space="0" w:color="auto"/>
            <w:left w:val="none" w:sz="0" w:space="0" w:color="auto"/>
            <w:bottom w:val="none" w:sz="0" w:space="0" w:color="auto"/>
            <w:right w:val="none" w:sz="0" w:space="0" w:color="auto"/>
          </w:divBdr>
        </w:div>
        <w:div w:id="704675228">
          <w:marLeft w:val="0"/>
          <w:marRight w:val="0"/>
          <w:marTop w:val="0"/>
          <w:marBottom w:val="0"/>
          <w:divBdr>
            <w:top w:val="none" w:sz="0" w:space="0" w:color="auto"/>
            <w:left w:val="none" w:sz="0" w:space="0" w:color="auto"/>
            <w:bottom w:val="none" w:sz="0" w:space="0" w:color="auto"/>
            <w:right w:val="none" w:sz="0" w:space="0" w:color="auto"/>
          </w:divBdr>
        </w:div>
        <w:div w:id="151720411">
          <w:marLeft w:val="0"/>
          <w:marRight w:val="0"/>
          <w:marTop w:val="0"/>
          <w:marBottom w:val="0"/>
          <w:divBdr>
            <w:top w:val="none" w:sz="0" w:space="0" w:color="auto"/>
            <w:left w:val="none" w:sz="0" w:space="0" w:color="auto"/>
            <w:bottom w:val="none" w:sz="0" w:space="0" w:color="auto"/>
            <w:right w:val="none" w:sz="0" w:space="0" w:color="auto"/>
          </w:divBdr>
        </w:div>
        <w:div w:id="367032193">
          <w:marLeft w:val="0"/>
          <w:marRight w:val="0"/>
          <w:marTop w:val="0"/>
          <w:marBottom w:val="0"/>
          <w:divBdr>
            <w:top w:val="none" w:sz="0" w:space="0" w:color="auto"/>
            <w:left w:val="none" w:sz="0" w:space="0" w:color="auto"/>
            <w:bottom w:val="none" w:sz="0" w:space="0" w:color="auto"/>
            <w:right w:val="none" w:sz="0" w:space="0" w:color="auto"/>
          </w:divBdr>
        </w:div>
        <w:div w:id="974917495">
          <w:marLeft w:val="0"/>
          <w:marRight w:val="0"/>
          <w:marTop w:val="0"/>
          <w:marBottom w:val="0"/>
          <w:divBdr>
            <w:top w:val="none" w:sz="0" w:space="0" w:color="auto"/>
            <w:left w:val="none" w:sz="0" w:space="0" w:color="auto"/>
            <w:bottom w:val="none" w:sz="0" w:space="0" w:color="auto"/>
            <w:right w:val="none" w:sz="0" w:space="0" w:color="auto"/>
          </w:divBdr>
        </w:div>
        <w:div w:id="1469712185">
          <w:marLeft w:val="0"/>
          <w:marRight w:val="0"/>
          <w:marTop w:val="0"/>
          <w:marBottom w:val="0"/>
          <w:divBdr>
            <w:top w:val="none" w:sz="0" w:space="0" w:color="auto"/>
            <w:left w:val="none" w:sz="0" w:space="0" w:color="auto"/>
            <w:bottom w:val="none" w:sz="0" w:space="0" w:color="auto"/>
            <w:right w:val="none" w:sz="0" w:space="0" w:color="auto"/>
          </w:divBdr>
        </w:div>
        <w:div w:id="630868668">
          <w:marLeft w:val="0"/>
          <w:marRight w:val="0"/>
          <w:marTop w:val="0"/>
          <w:marBottom w:val="0"/>
          <w:divBdr>
            <w:top w:val="none" w:sz="0" w:space="0" w:color="auto"/>
            <w:left w:val="none" w:sz="0" w:space="0" w:color="auto"/>
            <w:bottom w:val="none" w:sz="0" w:space="0" w:color="auto"/>
            <w:right w:val="none" w:sz="0" w:space="0" w:color="auto"/>
          </w:divBdr>
        </w:div>
        <w:div w:id="698623547">
          <w:marLeft w:val="0"/>
          <w:marRight w:val="0"/>
          <w:marTop w:val="0"/>
          <w:marBottom w:val="0"/>
          <w:divBdr>
            <w:top w:val="none" w:sz="0" w:space="0" w:color="auto"/>
            <w:left w:val="none" w:sz="0" w:space="0" w:color="auto"/>
            <w:bottom w:val="none" w:sz="0" w:space="0" w:color="auto"/>
            <w:right w:val="none" w:sz="0" w:space="0" w:color="auto"/>
          </w:divBdr>
        </w:div>
        <w:div w:id="1050499152">
          <w:marLeft w:val="0"/>
          <w:marRight w:val="0"/>
          <w:marTop w:val="0"/>
          <w:marBottom w:val="0"/>
          <w:divBdr>
            <w:top w:val="none" w:sz="0" w:space="0" w:color="auto"/>
            <w:left w:val="none" w:sz="0" w:space="0" w:color="auto"/>
            <w:bottom w:val="none" w:sz="0" w:space="0" w:color="auto"/>
            <w:right w:val="none" w:sz="0" w:space="0" w:color="auto"/>
          </w:divBdr>
        </w:div>
        <w:div w:id="637033516">
          <w:marLeft w:val="0"/>
          <w:marRight w:val="0"/>
          <w:marTop w:val="0"/>
          <w:marBottom w:val="0"/>
          <w:divBdr>
            <w:top w:val="none" w:sz="0" w:space="0" w:color="auto"/>
            <w:left w:val="none" w:sz="0" w:space="0" w:color="auto"/>
            <w:bottom w:val="none" w:sz="0" w:space="0" w:color="auto"/>
            <w:right w:val="none" w:sz="0" w:space="0" w:color="auto"/>
          </w:divBdr>
        </w:div>
      </w:divsChild>
    </w:div>
    <w:div w:id="101875436">
      <w:bodyDiv w:val="1"/>
      <w:marLeft w:val="360"/>
      <w:marRight w:val="360"/>
      <w:marTop w:val="360"/>
      <w:marBottom w:val="360"/>
      <w:divBdr>
        <w:top w:val="none" w:sz="0" w:space="0" w:color="auto"/>
        <w:left w:val="none" w:sz="0" w:space="0" w:color="auto"/>
        <w:bottom w:val="none" w:sz="0" w:space="0" w:color="auto"/>
        <w:right w:val="none" w:sz="0" w:space="0" w:color="auto"/>
      </w:divBdr>
    </w:div>
    <w:div w:id="110902045">
      <w:bodyDiv w:val="1"/>
      <w:marLeft w:val="360"/>
      <w:marRight w:val="360"/>
      <w:marTop w:val="360"/>
      <w:marBottom w:val="360"/>
      <w:divBdr>
        <w:top w:val="none" w:sz="0" w:space="0" w:color="auto"/>
        <w:left w:val="none" w:sz="0" w:space="0" w:color="auto"/>
        <w:bottom w:val="none" w:sz="0" w:space="0" w:color="auto"/>
        <w:right w:val="none" w:sz="0" w:space="0" w:color="auto"/>
      </w:divBdr>
    </w:div>
    <w:div w:id="142937597">
      <w:bodyDiv w:val="1"/>
      <w:marLeft w:val="360"/>
      <w:marRight w:val="360"/>
      <w:marTop w:val="360"/>
      <w:marBottom w:val="360"/>
      <w:divBdr>
        <w:top w:val="none" w:sz="0" w:space="0" w:color="auto"/>
        <w:left w:val="none" w:sz="0" w:space="0" w:color="auto"/>
        <w:bottom w:val="none" w:sz="0" w:space="0" w:color="auto"/>
        <w:right w:val="none" w:sz="0" w:space="0" w:color="auto"/>
      </w:divBdr>
    </w:div>
    <w:div w:id="160391634">
      <w:bodyDiv w:val="1"/>
      <w:marLeft w:val="0"/>
      <w:marRight w:val="0"/>
      <w:marTop w:val="0"/>
      <w:marBottom w:val="0"/>
      <w:divBdr>
        <w:top w:val="none" w:sz="0" w:space="0" w:color="auto"/>
        <w:left w:val="none" w:sz="0" w:space="0" w:color="auto"/>
        <w:bottom w:val="none" w:sz="0" w:space="0" w:color="auto"/>
        <w:right w:val="none" w:sz="0" w:space="0" w:color="auto"/>
      </w:divBdr>
    </w:div>
    <w:div w:id="161287231">
      <w:bodyDiv w:val="1"/>
      <w:marLeft w:val="0"/>
      <w:marRight w:val="0"/>
      <w:marTop w:val="0"/>
      <w:marBottom w:val="0"/>
      <w:divBdr>
        <w:top w:val="none" w:sz="0" w:space="0" w:color="auto"/>
        <w:left w:val="none" w:sz="0" w:space="0" w:color="auto"/>
        <w:bottom w:val="none" w:sz="0" w:space="0" w:color="auto"/>
        <w:right w:val="none" w:sz="0" w:space="0" w:color="auto"/>
      </w:divBdr>
    </w:div>
    <w:div w:id="191040814">
      <w:bodyDiv w:val="1"/>
      <w:marLeft w:val="360"/>
      <w:marRight w:val="360"/>
      <w:marTop w:val="360"/>
      <w:marBottom w:val="360"/>
      <w:divBdr>
        <w:top w:val="none" w:sz="0" w:space="0" w:color="auto"/>
        <w:left w:val="none" w:sz="0" w:space="0" w:color="auto"/>
        <w:bottom w:val="none" w:sz="0" w:space="0" w:color="auto"/>
        <w:right w:val="none" w:sz="0" w:space="0" w:color="auto"/>
      </w:divBdr>
    </w:div>
    <w:div w:id="246308317">
      <w:bodyDiv w:val="1"/>
      <w:marLeft w:val="360"/>
      <w:marRight w:val="360"/>
      <w:marTop w:val="360"/>
      <w:marBottom w:val="360"/>
      <w:divBdr>
        <w:top w:val="none" w:sz="0" w:space="0" w:color="auto"/>
        <w:left w:val="none" w:sz="0" w:space="0" w:color="auto"/>
        <w:bottom w:val="none" w:sz="0" w:space="0" w:color="auto"/>
        <w:right w:val="none" w:sz="0" w:space="0" w:color="auto"/>
      </w:divBdr>
    </w:div>
    <w:div w:id="266037177">
      <w:bodyDiv w:val="1"/>
      <w:marLeft w:val="0"/>
      <w:marRight w:val="0"/>
      <w:marTop w:val="0"/>
      <w:marBottom w:val="0"/>
      <w:divBdr>
        <w:top w:val="none" w:sz="0" w:space="0" w:color="auto"/>
        <w:left w:val="none" w:sz="0" w:space="0" w:color="auto"/>
        <w:bottom w:val="none" w:sz="0" w:space="0" w:color="auto"/>
        <w:right w:val="none" w:sz="0" w:space="0" w:color="auto"/>
      </w:divBdr>
    </w:div>
    <w:div w:id="324092897">
      <w:bodyDiv w:val="1"/>
      <w:marLeft w:val="0"/>
      <w:marRight w:val="0"/>
      <w:marTop w:val="0"/>
      <w:marBottom w:val="0"/>
      <w:divBdr>
        <w:top w:val="none" w:sz="0" w:space="0" w:color="auto"/>
        <w:left w:val="none" w:sz="0" w:space="0" w:color="auto"/>
        <w:bottom w:val="none" w:sz="0" w:space="0" w:color="auto"/>
        <w:right w:val="none" w:sz="0" w:space="0" w:color="auto"/>
      </w:divBdr>
    </w:div>
    <w:div w:id="343945359">
      <w:bodyDiv w:val="1"/>
      <w:marLeft w:val="0"/>
      <w:marRight w:val="0"/>
      <w:marTop w:val="0"/>
      <w:marBottom w:val="0"/>
      <w:divBdr>
        <w:top w:val="none" w:sz="0" w:space="0" w:color="auto"/>
        <w:left w:val="none" w:sz="0" w:space="0" w:color="auto"/>
        <w:bottom w:val="none" w:sz="0" w:space="0" w:color="auto"/>
        <w:right w:val="none" w:sz="0" w:space="0" w:color="auto"/>
      </w:divBdr>
    </w:div>
    <w:div w:id="346516801">
      <w:bodyDiv w:val="1"/>
      <w:marLeft w:val="0"/>
      <w:marRight w:val="0"/>
      <w:marTop w:val="0"/>
      <w:marBottom w:val="0"/>
      <w:divBdr>
        <w:top w:val="none" w:sz="0" w:space="0" w:color="auto"/>
        <w:left w:val="none" w:sz="0" w:space="0" w:color="auto"/>
        <w:bottom w:val="none" w:sz="0" w:space="0" w:color="auto"/>
        <w:right w:val="none" w:sz="0" w:space="0" w:color="auto"/>
      </w:divBdr>
    </w:div>
    <w:div w:id="375012797">
      <w:bodyDiv w:val="1"/>
      <w:marLeft w:val="0"/>
      <w:marRight w:val="0"/>
      <w:marTop w:val="0"/>
      <w:marBottom w:val="0"/>
      <w:divBdr>
        <w:top w:val="none" w:sz="0" w:space="0" w:color="auto"/>
        <w:left w:val="none" w:sz="0" w:space="0" w:color="auto"/>
        <w:bottom w:val="none" w:sz="0" w:space="0" w:color="auto"/>
        <w:right w:val="none" w:sz="0" w:space="0" w:color="auto"/>
      </w:divBdr>
      <w:divsChild>
        <w:div w:id="10495060">
          <w:marLeft w:val="0"/>
          <w:marRight w:val="0"/>
          <w:marTop w:val="0"/>
          <w:marBottom w:val="0"/>
          <w:divBdr>
            <w:top w:val="none" w:sz="0" w:space="0" w:color="auto"/>
            <w:left w:val="none" w:sz="0" w:space="0" w:color="auto"/>
            <w:bottom w:val="none" w:sz="0" w:space="0" w:color="auto"/>
            <w:right w:val="none" w:sz="0" w:space="0" w:color="auto"/>
          </w:divBdr>
        </w:div>
        <w:div w:id="36391372">
          <w:marLeft w:val="0"/>
          <w:marRight w:val="0"/>
          <w:marTop w:val="0"/>
          <w:marBottom w:val="0"/>
          <w:divBdr>
            <w:top w:val="none" w:sz="0" w:space="0" w:color="auto"/>
            <w:left w:val="none" w:sz="0" w:space="0" w:color="auto"/>
            <w:bottom w:val="none" w:sz="0" w:space="0" w:color="auto"/>
            <w:right w:val="none" w:sz="0" w:space="0" w:color="auto"/>
          </w:divBdr>
        </w:div>
        <w:div w:id="48916504">
          <w:marLeft w:val="0"/>
          <w:marRight w:val="0"/>
          <w:marTop w:val="0"/>
          <w:marBottom w:val="0"/>
          <w:divBdr>
            <w:top w:val="none" w:sz="0" w:space="0" w:color="auto"/>
            <w:left w:val="none" w:sz="0" w:space="0" w:color="auto"/>
            <w:bottom w:val="none" w:sz="0" w:space="0" w:color="auto"/>
            <w:right w:val="none" w:sz="0" w:space="0" w:color="auto"/>
          </w:divBdr>
        </w:div>
        <w:div w:id="56361844">
          <w:marLeft w:val="0"/>
          <w:marRight w:val="0"/>
          <w:marTop w:val="0"/>
          <w:marBottom w:val="0"/>
          <w:divBdr>
            <w:top w:val="none" w:sz="0" w:space="0" w:color="auto"/>
            <w:left w:val="none" w:sz="0" w:space="0" w:color="auto"/>
            <w:bottom w:val="none" w:sz="0" w:space="0" w:color="auto"/>
            <w:right w:val="none" w:sz="0" w:space="0" w:color="auto"/>
          </w:divBdr>
        </w:div>
        <w:div w:id="58528681">
          <w:marLeft w:val="0"/>
          <w:marRight w:val="0"/>
          <w:marTop w:val="0"/>
          <w:marBottom w:val="0"/>
          <w:divBdr>
            <w:top w:val="none" w:sz="0" w:space="0" w:color="auto"/>
            <w:left w:val="none" w:sz="0" w:space="0" w:color="auto"/>
            <w:bottom w:val="none" w:sz="0" w:space="0" w:color="auto"/>
            <w:right w:val="none" w:sz="0" w:space="0" w:color="auto"/>
          </w:divBdr>
        </w:div>
        <w:div w:id="63993369">
          <w:marLeft w:val="0"/>
          <w:marRight w:val="0"/>
          <w:marTop w:val="0"/>
          <w:marBottom w:val="0"/>
          <w:divBdr>
            <w:top w:val="none" w:sz="0" w:space="0" w:color="auto"/>
            <w:left w:val="none" w:sz="0" w:space="0" w:color="auto"/>
            <w:bottom w:val="none" w:sz="0" w:space="0" w:color="auto"/>
            <w:right w:val="none" w:sz="0" w:space="0" w:color="auto"/>
          </w:divBdr>
        </w:div>
        <w:div w:id="64962988">
          <w:marLeft w:val="0"/>
          <w:marRight w:val="0"/>
          <w:marTop w:val="0"/>
          <w:marBottom w:val="0"/>
          <w:divBdr>
            <w:top w:val="none" w:sz="0" w:space="0" w:color="auto"/>
            <w:left w:val="none" w:sz="0" w:space="0" w:color="auto"/>
            <w:bottom w:val="none" w:sz="0" w:space="0" w:color="auto"/>
            <w:right w:val="none" w:sz="0" w:space="0" w:color="auto"/>
          </w:divBdr>
        </w:div>
        <w:div w:id="80761497">
          <w:marLeft w:val="0"/>
          <w:marRight w:val="0"/>
          <w:marTop w:val="0"/>
          <w:marBottom w:val="0"/>
          <w:divBdr>
            <w:top w:val="none" w:sz="0" w:space="0" w:color="auto"/>
            <w:left w:val="none" w:sz="0" w:space="0" w:color="auto"/>
            <w:bottom w:val="none" w:sz="0" w:space="0" w:color="auto"/>
            <w:right w:val="none" w:sz="0" w:space="0" w:color="auto"/>
          </w:divBdr>
        </w:div>
        <w:div w:id="83846594">
          <w:marLeft w:val="0"/>
          <w:marRight w:val="0"/>
          <w:marTop w:val="0"/>
          <w:marBottom w:val="0"/>
          <w:divBdr>
            <w:top w:val="none" w:sz="0" w:space="0" w:color="auto"/>
            <w:left w:val="none" w:sz="0" w:space="0" w:color="auto"/>
            <w:bottom w:val="none" w:sz="0" w:space="0" w:color="auto"/>
            <w:right w:val="none" w:sz="0" w:space="0" w:color="auto"/>
          </w:divBdr>
        </w:div>
        <w:div w:id="84619656">
          <w:marLeft w:val="0"/>
          <w:marRight w:val="0"/>
          <w:marTop w:val="0"/>
          <w:marBottom w:val="0"/>
          <w:divBdr>
            <w:top w:val="none" w:sz="0" w:space="0" w:color="auto"/>
            <w:left w:val="none" w:sz="0" w:space="0" w:color="auto"/>
            <w:bottom w:val="none" w:sz="0" w:space="0" w:color="auto"/>
            <w:right w:val="none" w:sz="0" w:space="0" w:color="auto"/>
          </w:divBdr>
        </w:div>
        <w:div w:id="91708652">
          <w:marLeft w:val="0"/>
          <w:marRight w:val="0"/>
          <w:marTop w:val="0"/>
          <w:marBottom w:val="0"/>
          <w:divBdr>
            <w:top w:val="none" w:sz="0" w:space="0" w:color="auto"/>
            <w:left w:val="none" w:sz="0" w:space="0" w:color="auto"/>
            <w:bottom w:val="none" w:sz="0" w:space="0" w:color="auto"/>
            <w:right w:val="none" w:sz="0" w:space="0" w:color="auto"/>
          </w:divBdr>
        </w:div>
        <w:div w:id="101147012">
          <w:marLeft w:val="0"/>
          <w:marRight w:val="0"/>
          <w:marTop w:val="0"/>
          <w:marBottom w:val="0"/>
          <w:divBdr>
            <w:top w:val="none" w:sz="0" w:space="0" w:color="auto"/>
            <w:left w:val="none" w:sz="0" w:space="0" w:color="auto"/>
            <w:bottom w:val="none" w:sz="0" w:space="0" w:color="auto"/>
            <w:right w:val="none" w:sz="0" w:space="0" w:color="auto"/>
          </w:divBdr>
        </w:div>
        <w:div w:id="103305868">
          <w:marLeft w:val="0"/>
          <w:marRight w:val="0"/>
          <w:marTop w:val="0"/>
          <w:marBottom w:val="0"/>
          <w:divBdr>
            <w:top w:val="none" w:sz="0" w:space="0" w:color="auto"/>
            <w:left w:val="none" w:sz="0" w:space="0" w:color="auto"/>
            <w:bottom w:val="none" w:sz="0" w:space="0" w:color="auto"/>
            <w:right w:val="none" w:sz="0" w:space="0" w:color="auto"/>
          </w:divBdr>
        </w:div>
        <w:div w:id="112868559">
          <w:marLeft w:val="0"/>
          <w:marRight w:val="0"/>
          <w:marTop w:val="0"/>
          <w:marBottom w:val="0"/>
          <w:divBdr>
            <w:top w:val="none" w:sz="0" w:space="0" w:color="auto"/>
            <w:left w:val="none" w:sz="0" w:space="0" w:color="auto"/>
            <w:bottom w:val="none" w:sz="0" w:space="0" w:color="auto"/>
            <w:right w:val="none" w:sz="0" w:space="0" w:color="auto"/>
          </w:divBdr>
        </w:div>
        <w:div w:id="122701272">
          <w:marLeft w:val="0"/>
          <w:marRight w:val="0"/>
          <w:marTop w:val="0"/>
          <w:marBottom w:val="0"/>
          <w:divBdr>
            <w:top w:val="none" w:sz="0" w:space="0" w:color="auto"/>
            <w:left w:val="none" w:sz="0" w:space="0" w:color="auto"/>
            <w:bottom w:val="none" w:sz="0" w:space="0" w:color="auto"/>
            <w:right w:val="none" w:sz="0" w:space="0" w:color="auto"/>
          </w:divBdr>
        </w:div>
        <w:div w:id="133568392">
          <w:marLeft w:val="0"/>
          <w:marRight w:val="0"/>
          <w:marTop w:val="0"/>
          <w:marBottom w:val="0"/>
          <w:divBdr>
            <w:top w:val="none" w:sz="0" w:space="0" w:color="auto"/>
            <w:left w:val="none" w:sz="0" w:space="0" w:color="auto"/>
            <w:bottom w:val="none" w:sz="0" w:space="0" w:color="auto"/>
            <w:right w:val="none" w:sz="0" w:space="0" w:color="auto"/>
          </w:divBdr>
        </w:div>
        <w:div w:id="136453898">
          <w:marLeft w:val="0"/>
          <w:marRight w:val="0"/>
          <w:marTop w:val="0"/>
          <w:marBottom w:val="0"/>
          <w:divBdr>
            <w:top w:val="none" w:sz="0" w:space="0" w:color="auto"/>
            <w:left w:val="none" w:sz="0" w:space="0" w:color="auto"/>
            <w:bottom w:val="none" w:sz="0" w:space="0" w:color="auto"/>
            <w:right w:val="none" w:sz="0" w:space="0" w:color="auto"/>
          </w:divBdr>
        </w:div>
        <w:div w:id="137193610">
          <w:marLeft w:val="0"/>
          <w:marRight w:val="0"/>
          <w:marTop w:val="0"/>
          <w:marBottom w:val="0"/>
          <w:divBdr>
            <w:top w:val="none" w:sz="0" w:space="0" w:color="auto"/>
            <w:left w:val="none" w:sz="0" w:space="0" w:color="auto"/>
            <w:bottom w:val="none" w:sz="0" w:space="0" w:color="auto"/>
            <w:right w:val="none" w:sz="0" w:space="0" w:color="auto"/>
          </w:divBdr>
        </w:div>
        <w:div w:id="151263772">
          <w:marLeft w:val="0"/>
          <w:marRight w:val="0"/>
          <w:marTop w:val="0"/>
          <w:marBottom w:val="0"/>
          <w:divBdr>
            <w:top w:val="none" w:sz="0" w:space="0" w:color="auto"/>
            <w:left w:val="none" w:sz="0" w:space="0" w:color="auto"/>
            <w:bottom w:val="none" w:sz="0" w:space="0" w:color="auto"/>
            <w:right w:val="none" w:sz="0" w:space="0" w:color="auto"/>
          </w:divBdr>
        </w:div>
        <w:div w:id="160196643">
          <w:marLeft w:val="0"/>
          <w:marRight w:val="0"/>
          <w:marTop w:val="0"/>
          <w:marBottom w:val="0"/>
          <w:divBdr>
            <w:top w:val="none" w:sz="0" w:space="0" w:color="auto"/>
            <w:left w:val="none" w:sz="0" w:space="0" w:color="auto"/>
            <w:bottom w:val="none" w:sz="0" w:space="0" w:color="auto"/>
            <w:right w:val="none" w:sz="0" w:space="0" w:color="auto"/>
          </w:divBdr>
        </w:div>
        <w:div w:id="172837776">
          <w:marLeft w:val="0"/>
          <w:marRight w:val="0"/>
          <w:marTop w:val="0"/>
          <w:marBottom w:val="0"/>
          <w:divBdr>
            <w:top w:val="none" w:sz="0" w:space="0" w:color="auto"/>
            <w:left w:val="none" w:sz="0" w:space="0" w:color="auto"/>
            <w:bottom w:val="none" w:sz="0" w:space="0" w:color="auto"/>
            <w:right w:val="none" w:sz="0" w:space="0" w:color="auto"/>
          </w:divBdr>
        </w:div>
        <w:div w:id="173963631">
          <w:marLeft w:val="0"/>
          <w:marRight w:val="0"/>
          <w:marTop w:val="0"/>
          <w:marBottom w:val="0"/>
          <w:divBdr>
            <w:top w:val="none" w:sz="0" w:space="0" w:color="auto"/>
            <w:left w:val="none" w:sz="0" w:space="0" w:color="auto"/>
            <w:bottom w:val="none" w:sz="0" w:space="0" w:color="auto"/>
            <w:right w:val="none" w:sz="0" w:space="0" w:color="auto"/>
          </w:divBdr>
        </w:div>
        <w:div w:id="174003753">
          <w:marLeft w:val="0"/>
          <w:marRight w:val="0"/>
          <w:marTop w:val="0"/>
          <w:marBottom w:val="0"/>
          <w:divBdr>
            <w:top w:val="none" w:sz="0" w:space="0" w:color="auto"/>
            <w:left w:val="none" w:sz="0" w:space="0" w:color="auto"/>
            <w:bottom w:val="none" w:sz="0" w:space="0" w:color="auto"/>
            <w:right w:val="none" w:sz="0" w:space="0" w:color="auto"/>
          </w:divBdr>
        </w:div>
        <w:div w:id="181869750">
          <w:marLeft w:val="0"/>
          <w:marRight w:val="0"/>
          <w:marTop w:val="0"/>
          <w:marBottom w:val="0"/>
          <w:divBdr>
            <w:top w:val="none" w:sz="0" w:space="0" w:color="auto"/>
            <w:left w:val="none" w:sz="0" w:space="0" w:color="auto"/>
            <w:bottom w:val="none" w:sz="0" w:space="0" w:color="auto"/>
            <w:right w:val="none" w:sz="0" w:space="0" w:color="auto"/>
          </w:divBdr>
        </w:div>
        <w:div w:id="185751628">
          <w:marLeft w:val="0"/>
          <w:marRight w:val="0"/>
          <w:marTop w:val="0"/>
          <w:marBottom w:val="0"/>
          <w:divBdr>
            <w:top w:val="none" w:sz="0" w:space="0" w:color="auto"/>
            <w:left w:val="none" w:sz="0" w:space="0" w:color="auto"/>
            <w:bottom w:val="none" w:sz="0" w:space="0" w:color="auto"/>
            <w:right w:val="none" w:sz="0" w:space="0" w:color="auto"/>
          </w:divBdr>
        </w:div>
        <w:div w:id="196817345">
          <w:marLeft w:val="0"/>
          <w:marRight w:val="0"/>
          <w:marTop w:val="0"/>
          <w:marBottom w:val="0"/>
          <w:divBdr>
            <w:top w:val="none" w:sz="0" w:space="0" w:color="auto"/>
            <w:left w:val="none" w:sz="0" w:space="0" w:color="auto"/>
            <w:bottom w:val="none" w:sz="0" w:space="0" w:color="auto"/>
            <w:right w:val="none" w:sz="0" w:space="0" w:color="auto"/>
          </w:divBdr>
        </w:div>
        <w:div w:id="198931700">
          <w:marLeft w:val="0"/>
          <w:marRight w:val="0"/>
          <w:marTop w:val="0"/>
          <w:marBottom w:val="0"/>
          <w:divBdr>
            <w:top w:val="none" w:sz="0" w:space="0" w:color="auto"/>
            <w:left w:val="none" w:sz="0" w:space="0" w:color="auto"/>
            <w:bottom w:val="none" w:sz="0" w:space="0" w:color="auto"/>
            <w:right w:val="none" w:sz="0" w:space="0" w:color="auto"/>
          </w:divBdr>
        </w:div>
        <w:div w:id="205260970">
          <w:marLeft w:val="0"/>
          <w:marRight w:val="0"/>
          <w:marTop w:val="0"/>
          <w:marBottom w:val="0"/>
          <w:divBdr>
            <w:top w:val="none" w:sz="0" w:space="0" w:color="auto"/>
            <w:left w:val="none" w:sz="0" w:space="0" w:color="auto"/>
            <w:bottom w:val="none" w:sz="0" w:space="0" w:color="auto"/>
            <w:right w:val="none" w:sz="0" w:space="0" w:color="auto"/>
          </w:divBdr>
        </w:div>
        <w:div w:id="221255007">
          <w:marLeft w:val="0"/>
          <w:marRight w:val="0"/>
          <w:marTop w:val="0"/>
          <w:marBottom w:val="0"/>
          <w:divBdr>
            <w:top w:val="none" w:sz="0" w:space="0" w:color="auto"/>
            <w:left w:val="none" w:sz="0" w:space="0" w:color="auto"/>
            <w:bottom w:val="none" w:sz="0" w:space="0" w:color="auto"/>
            <w:right w:val="none" w:sz="0" w:space="0" w:color="auto"/>
          </w:divBdr>
        </w:div>
        <w:div w:id="241842228">
          <w:marLeft w:val="0"/>
          <w:marRight w:val="0"/>
          <w:marTop w:val="0"/>
          <w:marBottom w:val="0"/>
          <w:divBdr>
            <w:top w:val="none" w:sz="0" w:space="0" w:color="auto"/>
            <w:left w:val="none" w:sz="0" w:space="0" w:color="auto"/>
            <w:bottom w:val="none" w:sz="0" w:space="0" w:color="auto"/>
            <w:right w:val="none" w:sz="0" w:space="0" w:color="auto"/>
          </w:divBdr>
        </w:div>
        <w:div w:id="242421691">
          <w:marLeft w:val="0"/>
          <w:marRight w:val="0"/>
          <w:marTop w:val="0"/>
          <w:marBottom w:val="0"/>
          <w:divBdr>
            <w:top w:val="none" w:sz="0" w:space="0" w:color="auto"/>
            <w:left w:val="none" w:sz="0" w:space="0" w:color="auto"/>
            <w:bottom w:val="none" w:sz="0" w:space="0" w:color="auto"/>
            <w:right w:val="none" w:sz="0" w:space="0" w:color="auto"/>
          </w:divBdr>
        </w:div>
        <w:div w:id="246962618">
          <w:marLeft w:val="0"/>
          <w:marRight w:val="0"/>
          <w:marTop w:val="0"/>
          <w:marBottom w:val="0"/>
          <w:divBdr>
            <w:top w:val="none" w:sz="0" w:space="0" w:color="auto"/>
            <w:left w:val="none" w:sz="0" w:space="0" w:color="auto"/>
            <w:bottom w:val="none" w:sz="0" w:space="0" w:color="auto"/>
            <w:right w:val="none" w:sz="0" w:space="0" w:color="auto"/>
          </w:divBdr>
        </w:div>
        <w:div w:id="251013255">
          <w:marLeft w:val="0"/>
          <w:marRight w:val="0"/>
          <w:marTop w:val="0"/>
          <w:marBottom w:val="0"/>
          <w:divBdr>
            <w:top w:val="none" w:sz="0" w:space="0" w:color="auto"/>
            <w:left w:val="none" w:sz="0" w:space="0" w:color="auto"/>
            <w:bottom w:val="none" w:sz="0" w:space="0" w:color="auto"/>
            <w:right w:val="none" w:sz="0" w:space="0" w:color="auto"/>
          </w:divBdr>
        </w:div>
        <w:div w:id="259604353">
          <w:marLeft w:val="0"/>
          <w:marRight w:val="0"/>
          <w:marTop w:val="0"/>
          <w:marBottom w:val="0"/>
          <w:divBdr>
            <w:top w:val="none" w:sz="0" w:space="0" w:color="auto"/>
            <w:left w:val="none" w:sz="0" w:space="0" w:color="auto"/>
            <w:bottom w:val="none" w:sz="0" w:space="0" w:color="auto"/>
            <w:right w:val="none" w:sz="0" w:space="0" w:color="auto"/>
          </w:divBdr>
        </w:div>
        <w:div w:id="280189081">
          <w:marLeft w:val="0"/>
          <w:marRight w:val="0"/>
          <w:marTop w:val="0"/>
          <w:marBottom w:val="0"/>
          <w:divBdr>
            <w:top w:val="none" w:sz="0" w:space="0" w:color="auto"/>
            <w:left w:val="none" w:sz="0" w:space="0" w:color="auto"/>
            <w:bottom w:val="none" w:sz="0" w:space="0" w:color="auto"/>
            <w:right w:val="none" w:sz="0" w:space="0" w:color="auto"/>
          </w:divBdr>
        </w:div>
        <w:div w:id="301545872">
          <w:marLeft w:val="0"/>
          <w:marRight w:val="0"/>
          <w:marTop w:val="0"/>
          <w:marBottom w:val="0"/>
          <w:divBdr>
            <w:top w:val="none" w:sz="0" w:space="0" w:color="auto"/>
            <w:left w:val="none" w:sz="0" w:space="0" w:color="auto"/>
            <w:bottom w:val="none" w:sz="0" w:space="0" w:color="auto"/>
            <w:right w:val="none" w:sz="0" w:space="0" w:color="auto"/>
          </w:divBdr>
        </w:div>
        <w:div w:id="324087992">
          <w:marLeft w:val="0"/>
          <w:marRight w:val="0"/>
          <w:marTop w:val="0"/>
          <w:marBottom w:val="0"/>
          <w:divBdr>
            <w:top w:val="none" w:sz="0" w:space="0" w:color="auto"/>
            <w:left w:val="none" w:sz="0" w:space="0" w:color="auto"/>
            <w:bottom w:val="none" w:sz="0" w:space="0" w:color="auto"/>
            <w:right w:val="none" w:sz="0" w:space="0" w:color="auto"/>
          </w:divBdr>
        </w:div>
        <w:div w:id="334000799">
          <w:marLeft w:val="0"/>
          <w:marRight w:val="0"/>
          <w:marTop w:val="0"/>
          <w:marBottom w:val="0"/>
          <w:divBdr>
            <w:top w:val="none" w:sz="0" w:space="0" w:color="auto"/>
            <w:left w:val="none" w:sz="0" w:space="0" w:color="auto"/>
            <w:bottom w:val="none" w:sz="0" w:space="0" w:color="auto"/>
            <w:right w:val="none" w:sz="0" w:space="0" w:color="auto"/>
          </w:divBdr>
        </w:div>
        <w:div w:id="341248836">
          <w:marLeft w:val="0"/>
          <w:marRight w:val="0"/>
          <w:marTop w:val="0"/>
          <w:marBottom w:val="0"/>
          <w:divBdr>
            <w:top w:val="none" w:sz="0" w:space="0" w:color="auto"/>
            <w:left w:val="none" w:sz="0" w:space="0" w:color="auto"/>
            <w:bottom w:val="none" w:sz="0" w:space="0" w:color="auto"/>
            <w:right w:val="none" w:sz="0" w:space="0" w:color="auto"/>
          </w:divBdr>
        </w:div>
        <w:div w:id="367724313">
          <w:marLeft w:val="0"/>
          <w:marRight w:val="0"/>
          <w:marTop w:val="0"/>
          <w:marBottom w:val="0"/>
          <w:divBdr>
            <w:top w:val="none" w:sz="0" w:space="0" w:color="auto"/>
            <w:left w:val="none" w:sz="0" w:space="0" w:color="auto"/>
            <w:bottom w:val="none" w:sz="0" w:space="0" w:color="auto"/>
            <w:right w:val="none" w:sz="0" w:space="0" w:color="auto"/>
          </w:divBdr>
        </w:div>
        <w:div w:id="379210923">
          <w:marLeft w:val="0"/>
          <w:marRight w:val="0"/>
          <w:marTop w:val="0"/>
          <w:marBottom w:val="0"/>
          <w:divBdr>
            <w:top w:val="none" w:sz="0" w:space="0" w:color="auto"/>
            <w:left w:val="none" w:sz="0" w:space="0" w:color="auto"/>
            <w:bottom w:val="none" w:sz="0" w:space="0" w:color="auto"/>
            <w:right w:val="none" w:sz="0" w:space="0" w:color="auto"/>
          </w:divBdr>
        </w:div>
        <w:div w:id="388191320">
          <w:marLeft w:val="0"/>
          <w:marRight w:val="0"/>
          <w:marTop w:val="0"/>
          <w:marBottom w:val="0"/>
          <w:divBdr>
            <w:top w:val="none" w:sz="0" w:space="0" w:color="auto"/>
            <w:left w:val="none" w:sz="0" w:space="0" w:color="auto"/>
            <w:bottom w:val="none" w:sz="0" w:space="0" w:color="auto"/>
            <w:right w:val="none" w:sz="0" w:space="0" w:color="auto"/>
          </w:divBdr>
        </w:div>
        <w:div w:id="389769502">
          <w:marLeft w:val="0"/>
          <w:marRight w:val="0"/>
          <w:marTop w:val="0"/>
          <w:marBottom w:val="0"/>
          <w:divBdr>
            <w:top w:val="none" w:sz="0" w:space="0" w:color="auto"/>
            <w:left w:val="none" w:sz="0" w:space="0" w:color="auto"/>
            <w:bottom w:val="none" w:sz="0" w:space="0" w:color="auto"/>
            <w:right w:val="none" w:sz="0" w:space="0" w:color="auto"/>
          </w:divBdr>
        </w:div>
        <w:div w:id="391730426">
          <w:marLeft w:val="0"/>
          <w:marRight w:val="0"/>
          <w:marTop w:val="0"/>
          <w:marBottom w:val="0"/>
          <w:divBdr>
            <w:top w:val="none" w:sz="0" w:space="0" w:color="auto"/>
            <w:left w:val="none" w:sz="0" w:space="0" w:color="auto"/>
            <w:bottom w:val="none" w:sz="0" w:space="0" w:color="auto"/>
            <w:right w:val="none" w:sz="0" w:space="0" w:color="auto"/>
          </w:divBdr>
        </w:div>
        <w:div w:id="454253441">
          <w:marLeft w:val="0"/>
          <w:marRight w:val="0"/>
          <w:marTop w:val="0"/>
          <w:marBottom w:val="0"/>
          <w:divBdr>
            <w:top w:val="none" w:sz="0" w:space="0" w:color="auto"/>
            <w:left w:val="none" w:sz="0" w:space="0" w:color="auto"/>
            <w:bottom w:val="none" w:sz="0" w:space="0" w:color="auto"/>
            <w:right w:val="none" w:sz="0" w:space="0" w:color="auto"/>
          </w:divBdr>
        </w:div>
        <w:div w:id="454758949">
          <w:marLeft w:val="0"/>
          <w:marRight w:val="0"/>
          <w:marTop w:val="0"/>
          <w:marBottom w:val="0"/>
          <w:divBdr>
            <w:top w:val="none" w:sz="0" w:space="0" w:color="auto"/>
            <w:left w:val="none" w:sz="0" w:space="0" w:color="auto"/>
            <w:bottom w:val="none" w:sz="0" w:space="0" w:color="auto"/>
            <w:right w:val="none" w:sz="0" w:space="0" w:color="auto"/>
          </w:divBdr>
        </w:div>
        <w:div w:id="457647933">
          <w:marLeft w:val="0"/>
          <w:marRight w:val="0"/>
          <w:marTop w:val="0"/>
          <w:marBottom w:val="0"/>
          <w:divBdr>
            <w:top w:val="none" w:sz="0" w:space="0" w:color="auto"/>
            <w:left w:val="none" w:sz="0" w:space="0" w:color="auto"/>
            <w:bottom w:val="none" w:sz="0" w:space="0" w:color="auto"/>
            <w:right w:val="none" w:sz="0" w:space="0" w:color="auto"/>
          </w:divBdr>
        </w:div>
        <w:div w:id="460341108">
          <w:marLeft w:val="0"/>
          <w:marRight w:val="0"/>
          <w:marTop w:val="0"/>
          <w:marBottom w:val="0"/>
          <w:divBdr>
            <w:top w:val="none" w:sz="0" w:space="0" w:color="auto"/>
            <w:left w:val="none" w:sz="0" w:space="0" w:color="auto"/>
            <w:bottom w:val="none" w:sz="0" w:space="0" w:color="auto"/>
            <w:right w:val="none" w:sz="0" w:space="0" w:color="auto"/>
          </w:divBdr>
        </w:div>
        <w:div w:id="461197878">
          <w:marLeft w:val="0"/>
          <w:marRight w:val="0"/>
          <w:marTop w:val="0"/>
          <w:marBottom w:val="0"/>
          <w:divBdr>
            <w:top w:val="none" w:sz="0" w:space="0" w:color="auto"/>
            <w:left w:val="none" w:sz="0" w:space="0" w:color="auto"/>
            <w:bottom w:val="none" w:sz="0" w:space="0" w:color="auto"/>
            <w:right w:val="none" w:sz="0" w:space="0" w:color="auto"/>
          </w:divBdr>
        </w:div>
        <w:div w:id="479157872">
          <w:marLeft w:val="0"/>
          <w:marRight w:val="0"/>
          <w:marTop w:val="0"/>
          <w:marBottom w:val="0"/>
          <w:divBdr>
            <w:top w:val="none" w:sz="0" w:space="0" w:color="auto"/>
            <w:left w:val="none" w:sz="0" w:space="0" w:color="auto"/>
            <w:bottom w:val="none" w:sz="0" w:space="0" w:color="auto"/>
            <w:right w:val="none" w:sz="0" w:space="0" w:color="auto"/>
          </w:divBdr>
        </w:div>
        <w:div w:id="481191435">
          <w:marLeft w:val="0"/>
          <w:marRight w:val="0"/>
          <w:marTop w:val="0"/>
          <w:marBottom w:val="0"/>
          <w:divBdr>
            <w:top w:val="none" w:sz="0" w:space="0" w:color="auto"/>
            <w:left w:val="none" w:sz="0" w:space="0" w:color="auto"/>
            <w:bottom w:val="none" w:sz="0" w:space="0" w:color="auto"/>
            <w:right w:val="none" w:sz="0" w:space="0" w:color="auto"/>
          </w:divBdr>
        </w:div>
        <w:div w:id="485247419">
          <w:marLeft w:val="0"/>
          <w:marRight w:val="0"/>
          <w:marTop w:val="0"/>
          <w:marBottom w:val="0"/>
          <w:divBdr>
            <w:top w:val="none" w:sz="0" w:space="0" w:color="auto"/>
            <w:left w:val="none" w:sz="0" w:space="0" w:color="auto"/>
            <w:bottom w:val="none" w:sz="0" w:space="0" w:color="auto"/>
            <w:right w:val="none" w:sz="0" w:space="0" w:color="auto"/>
          </w:divBdr>
        </w:div>
        <w:div w:id="489247625">
          <w:marLeft w:val="0"/>
          <w:marRight w:val="0"/>
          <w:marTop w:val="0"/>
          <w:marBottom w:val="0"/>
          <w:divBdr>
            <w:top w:val="none" w:sz="0" w:space="0" w:color="auto"/>
            <w:left w:val="none" w:sz="0" w:space="0" w:color="auto"/>
            <w:bottom w:val="none" w:sz="0" w:space="0" w:color="auto"/>
            <w:right w:val="none" w:sz="0" w:space="0" w:color="auto"/>
          </w:divBdr>
        </w:div>
        <w:div w:id="489367274">
          <w:marLeft w:val="0"/>
          <w:marRight w:val="0"/>
          <w:marTop w:val="0"/>
          <w:marBottom w:val="0"/>
          <w:divBdr>
            <w:top w:val="none" w:sz="0" w:space="0" w:color="auto"/>
            <w:left w:val="none" w:sz="0" w:space="0" w:color="auto"/>
            <w:bottom w:val="none" w:sz="0" w:space="0" w:color="auto"/>
            <w:right w:val="none" w:sz="0" w:space="0" w:color="auto"/>
          </w:divBdr>
        </w:div>
        <w:div w:id="492599923">
          <w:marLeft w:val="0"/>
          <w:marRight w:val="0"/>
          <w:marTop w:val="0"/>
          <w:marBottom w:val="0"/>
          <w:divBdr>
            <w:top w:val="none" w:sz="0" w:space="0" w:color="auto"/>
            <w:left w:val="none" w:sz="0" w:space="0" w:color="auto"/>
            <w:bottom w:val="none" w:sz="0" w:space="0" w:color="auto"/>
            <w:right w:val="none" w:sz="0" w:space="0" w:color="auto"/>
          </w:divBdr>
        </w:div>
        <w:div w:id="503128458">
          <w:marLeft w:val="0"/>
          <w:marRight w:val="0"/>
          <w:marTop w:val="0"/>
          <w:marBottom w:val="0"/>
          <w:divBdr>
            <w:top w:val="none" w:sz="0" w:space="0" w:color="auto"/>
            <w:left w:val="none" w:sz="0" w:space="0" w:color="auto"/>
            <w:bottom w:val="none" w:sz="0" w:space="0" w:color="auto"/>
            <w:right w:val="none" w:sz="0" w:space="0" w:color="auto"/>
          </w:divBdr>
        </w:div>
        <w:div w:id="518282103">
          <w:marLeft w:val="0"/>
          <w:marRight w:val="0"/>
          <w:marTop w:val="0"/>
          <w:marBottom w:val="0"/>
          <w:divBdr>
            <w:top w:val="none" w:sz="0" w:space="0" w:color="auto"/>
            <w:left w:val="none" w:sz="0" w:space="0" w:color="auto"/>
            <w:bottom w:val="none" w:sz="0" w:space="0" w:color="auto"/>
            <w:right w:val="none" w:sz="0" w:space="0" w:color="auto"/>
          </w:divBdr>
        </w:div>
        <w:div w:id="519855159">
          <w:marLeft w:val="0"/>
          <w:marRight w:val="0"/>
          <w:marTop w:val="0"/>
          <w:marBottom w:val="0"/>
          <w:divBdr>
            <w:top w:val="none" w:sz="0" w:space="0" w:color="auto"/>
            <w:left w:val="none" w:sz="0" w:space="0" w:color="auto"/>
            <w:bottom w:val="none" w:sz="0" w:space="0" w:color="auto"/>
            <w:right w:val="none" w:sz="0" w:space="0" w:color="auto"/>
          </w:divBdr>
        </w:div>
        <w:div w:id="523176076">
          <w:marLeft w:val="0"/>
          <w:marRight w:val="0"/>
          <w:marTop w:val="0"/>
          <w:marBottom w:val="0"/>
          <w:divBdr>
            <w:top w:val="none" w:sz="0" w:space="0" w:color="auto"/>
            <w:left w:val="none" w:sz="0" w:space="0" w:color="auto"/>
            <w:bottom w:val="none" w:sz="0" w:space="0" w:color="auto"/>
            <w:right w:val="none" w:sz="0" w:space="0" w:color="auto"/>
          </w:divBdr>
        </w:div>
        <w:div w:id="530849675">
          <w:marLeft w:val="0"/>
          <w:marRight w:val="0"/>
          <w:marTop w:val="0"/>
          <w:marBottom w:val="0"/>
          <w:divBdr>
            <w:top w:val="none" w:sz="0" w:space="0" w:color="auto"/>
            <w:left w:val="none" w:sz="0" w:space="0" w:color="auto"/>
            <w:bottom w:val="none" w:sz="0" w:space="0" w:color="auto"/>
            <w:right w:val="none" w:sz="0" w:space="0" w:color="auto"/>
          </w:divBdr>
        </w:div>
        <w:div w:id="539441784">
          <w:marLeft w:val="0"/>
          <w:marRight w:val="0"/>
          <w:marTop w:val="0"/>
          <w:marBottom w:val="0"/>
          <w:divBdr>
            <w:top w:val="none" w:sz="0" w:space="0" w:color="auto"/>
            <w:left w:val="none" w:sz="0" w:space="0" w:color="auto"/>
            <w:bottom w:val="none" w:sz="0" w:space="0" w:color="auto"/>
            <w:right w:val="none" w:sz="0" w:space="0" w:color="auto"/>
          </w:divBdr>
        </w:div>
        <w:div w:id="544030474">
          <w:marLeft w:val="0"/>
          <w:marRight w:val="0"/>
          <w:marTop w:val="0"/>
          <w:marBottom w:val="0"/>
          <w:divBdr>
            <w:top w:val="none" w:sz="0" w:space="0" w:color="auto"/>
            <w:left w:val="none" w:sz="0" w:space="0" w:color="auto"/>
            <w:bottom w:val="none" w:sz="0" w:space="0" w:color="auto"/>
            <w:right w:val="none" w:sz="0" w:space="0" w:color="auto"/>
          </w:divBdr>
        </w:div>
        <w:div w:id="551231017">
          <w:marLeft w:val="0"/>
          <w:marRight w:val="0"/>
          <w:marTop w:val="0"/>
          <w:marBottom w:val="0"/>
          <w:divBdr>
            <w:top w:val="none" w:sz="0" w:space="0" w:color="auto"/>
            <w:left w:val="none" w:sz="0" w:space="0" w:color="auto"/>
            <w:bottom w:val="none" w:sz="0" w:space="0" w:color="auto"/>
            <w:right w:val="none" w:sz="0" w:space="0" w:color="auto"/>
          </w:divBdr>
        </w:div>
        <w:div w:id="556741941">
          <w:marLeft w:val="0"/>
          <w:marRight w:val="0"/>
          <w:marTop w:val="0"/>
          <w:marBottom w:val="0"/>
          <w:divBdr>
            <w:top w:val="none" w:sz="0" w:space="0" w:color="auto"/>
            <w:left w:val="none" w:sz="0" w:space="0" w:color="auto"/>
            <w:bottom w:val="none" w:sz="0" w:space="0" w:color="auto"/>
            <w:right w:val="none" w:sz="0" w:space="0" w:color="auto"/>
          </w:divBdr>
        </w:div>
        <w:div w:id="559681867">
          <w:marLeft w:val="0"/>
          <w:marRight w:val="0"/>
          <w:marTop w:val="0"/>
          <w:marBottom w:val="0"/>
          <w:divBdr>
            <w:top w:val="none" w:sz="0" w:space="0" w:color="auto"/>
            <w:left w:val="none" w:sz="0" w:space="0" w:color="auto"/>
            <w:bottom w:val="none" w:sz="0" w:space="0" w:color="auto"/>
            <w:right w:val="none" w:sz="0" w:space="0" w:color="auto"/>
          </w:divBdr>
        </w:div>
        <w:div w:id="566040374">
          <w:marLeft w:val="0"/>
          <w:marRight w:val="0"/>
          <w:marTop w:val="0"/>
          <w:marBottom w:val="0"/>
          <w:divBdr>
            <w:top w:val="none" w:sz="0" w:space="0" w:color="auto"/>
            <w:left w:val="none" w:sz="0" w:space="0" w:color="auto"/>
            <w:bottom w:val="none" w:sz="0" w:space="0" w:color="auto"/>
            <w:right w:val="none" w:sz="0" w:space="0" w:color="auto"/>
          </w:divBdr>
        </w:div>
        <w:div w:id="586577653">
          <w:marLeft w:val="0"/>
          <w:marRight w:val="0"/>
          <w:marTop w:val="0"/>
          <w:marBottom w:val="0"/>
          <w:divBdr>
            <w:top w:val="none" w:sz="0" w:space="0" w:color="auto"/>
            <w:left w:val="none" w:sz="0" w:space="0" w:color="auto"/>
            <w:bottom w:val="none" w:sz="0" w:space="0" w:color="auto"/>
            <w:right w:val="none" w:sz="0" w:space="0" w:color="auto"/>
          </w:divBdr>
        </w:div>
        <w:div w:id="587811573">
          <w:marLeft w:val="0"/>
          <w:marRight w:val="0"/>
          <w:marTop w:val="0"/>
          <w:marBottom w:val="0"/>
          <w:divBdr>
            <w:top w:val="none" w:sz="0" w:space="0" w:color="auto"/>
            <w:left w:val="none" w:sz="0" w:space="0" w:color="auto"/>
            <w:bottom w:val="none" w:sz="0" w:space="0" w:color="auto"/>
            <w:right w:val="none" w:sz="0" w:space="0" w:color="auto"/>
          </w:divBdr>
        </w:div>
        <w:div w:id="625548423">
          <w:marLeft w:val="0"/>
          <w:marRight w:val="0"/>
          <w:marTop w:val="0"/>
          <w:marBottom w:val="0"/>
          <w:divBdr>
            <w:top w:val="none" w:sz="0" w:space="0" w:color="auto"/>
            <w:left w:val="none" w:sz="0" w:space="0" w:color="auto"/>
            <w:bottom w:val="none" w:sz="0" w:space="0" w:color="auto"/>
            <w:right w:val="none" w:sz="0" w:space="0" w:color="auto"/>
          </w:divBdr>
        </w:div>
        <w:div w:id="632685061">
          <w:marLeft w:val="0"/>
          <w:marRight w:val="0"/>
          <w:marTop w:val="0"/>
          <w:marBottom w:val="0"/>
          <w:divBdr>
            <w:top w:val="none" w:sz="0" w:space="0" w:color="auto"/>
            <w:left w:val="none" w:sz="0" w:space="0" w:color="auto"/>
            <w:bottom w:val="none" w:sz="0" w:space="0" w:color="auto"/>
            <w:right w:val="none" w:sz="0" w:space="0" w:color="auto"/>
          </w:divBdr>
        </w:div>
        <w:div w:id="636372128">
          <w:marLeft w:val="0"/>
          <w:marRight w:val="0"/>
          <w:marTop w:val="0"/>
          <w:marBottom w:val="0"/>
          <w:divBdr>
            <w:top w:val="none" w:sz="0" w:space="0" w:color="auto"/>
            <w:left w:val="none" w:sz="0" w:space="0" w:color="auto"/>
            <w:bottom w:val="none" w:sz="0" w:space="0" w:color="auto"/>
            <w:right w:val="none" w:sz="0" w:space="0" w:color="auto"/>
          </w:divBdr>
        </w:div>
        <w:div w:id="643387013">
          <w:marLeft w:val="0"/>
          <w:marRight w:val="0"/>
          <w:marTop w:val="0"/>
          <w:marBottom w:val="0"/>
          <w:divBdr>
            <w:top w:val="none" w:sz="0" w:space="0" w:color="auto"/>
            <w:left w:val="none" w:sz="0" w:space="0" w:color="auto"/>
            <w:bottom w:val="none" w:sz="0" w:space="0" w:color="auto"/>
            <w:right w:val="none" w:sz="0" w:space="0" w:color="auto"/>
          </w:divBdr>
        </w:div>
        <w:div w:id="646014069">
          <w:marLeft w:val="0"/>
          <w:marRight w:val="0"/>
          <w:marTop w:val="0"/>
          <w:marBottom w:val="0"/>
          <w:divBdr>
            <w:top w:val="none" w:sz="0" w:space="0" w:color="auto"/>
            <w:left w:val="none" w:sz="0" w:space="0" w:color="auto"/>
            <w:bottom w:val="none" w:sz="0" w:space="0" w:color="auto"/>
            <w:right w:val="none" w:sz="0" w:space="0" w:color="auto"/>
          </w:divBdr>
        </w:div>
        <w:div w:id="651907163">
          <w:marLeft w:val="0"/>
          <w:marRight w:val="0"/>
          <w:marTop w:val="0"/>
          <w:marBottom w:val="0"/>
          <w:divBdr>
            <w:top w:val="none" w:sz="0" w:space="0" w:color="auto"/>
            <w:left w:val="none" w:sz="0" w:space="0" w:color="auto"/>
            <w:bottom w:val="none" w:sz="0" w:space="0" w:color="auto"/>
            <w:right w:val="none" w:sz="0" w:space="0" w:color="auto"/>
          </w:divBdr>
        </w:div>
        <w:div w:id="657736127">
          <w:marLeft w:val="0"/>
          <w:marRight w:val="0"/>
          <w:marTop w:val="0"/>
          <w:marBottom w:val="0"/>
          <w:divBdr>
            <w:top w:val="none" w:sz="0" w:space="0" w:color="auto"/>
            <w:left w:val="none" w:sz="0" w:space="0" w:color="auto"/>
            <w:bottom w:val="none" w:sz="0" w:space="0" w:color="auto"/>
            <w:right w:val="none" w:sz="0" w:space="0" w:color="auto"/>
          </w:divBdr>
        </w:div>
        <w:div w:id="661852797">
          <w:marLeft w:val="0"/>
          <w:marRight w:val="0"/>
          <w:marTop w:val="0"/>
          <w:marBottom w:val="0"/>
          <w:divBdr>
            <w:top w:val="none" w:sz="0" w:space="0" w:color="auto"/>
            <w:left w:val="none" w:sz="0" w:space="0" w:color="auto"/>
            <w:bottom w:val="none" w:sz="0" w:space="0" w:color="auto"/>
            <w:right w:val="none" w:sz="0" w:space="0" w:color="auto"/>
          </w:divBdr>
        </w:div>
        <w:div w:id="687564993">
          <w:marLeft w:val="0"/>
          <w:marRight w:val="0"/>
          <w:marTop w:val="0"/>
          <w:marBottom w:val="0"/>
          <w:divBdr>
            <w:top w:val="none" w:sz="0" w:space="0" w:color="auto"/>
            <w:left w:val="none" w:sz="0" w:space="0" w:color="auto"/>
            <w:bottom w:val="none" w:sz="0" w:space="0" w:color="auto"/>
            <w:right w:val="none" w:sz="0" w:space="0" w:color="auto"/>
          </w:divBdr>
        </w:div>
        <w:div w:id="713233145">
          <w:marLeft w:val="0"/>
          <w:marRight w:val="0"/>
          <w:marTop w:val="0"/>
          <w:marBottom w:val="0"/>
          <w:divBdr>
            <w:top w:val="none" w:sz="0" w:space="0" w:color="auto"/>
            <w:left w:val="none" w:sz="0" w:space="0" w:color="auto"/>
            <w:bottom w:val="none" w:sz="0" w:space="0" w:color="auto"/>
            <w:right w:val="none" w:sz="0" w:space="0" w:color="auto"/>
          </w:divBdr>
        </w:div>
        <w:div w:id="718431128">
          <w:marLeft w:val="0"/>
          <w:marRight w:val="0"/>
          <w:marTop w:val="0"/>
          <w:marBottom w:val="0"/>
          <w:divBdr>
            <w:top w:val="none" w:sz="0" w:space="0" w:color="auto"/>
            <w:left w:val="none" w:sz="0" w:space="0" w:color="auto"/>
            <w:bottom w:val="none" w:sz="0" w:space="0" w:color="auto"/>
            <w:right w:val="none" w:sz="0" w:space="0" w:color="auto"/>
          </w:divBdr>
        </w:div>
        <w:div w:id="720061237">
          <w:marLeft w:val="0"/>
          <w:marRight w:val="0"/>
          <w:marTop w:val="0"/>
          <w:marBottom w:val="0"/>
          <w:divBdr>
            <w:top w:val="none" w:sz="0" w:space="0" w:color="auto"/>
            <w:left w:val="none" w:sz="0" w:space="0" w:color="auto"/>
            <w:bottom w:val="none" w:sz="0" w:space="0" w:color="auto"/>
            <w:right w:val="none" w:sz="0" w:space="0" w:color="auto"/>
          </w:divBdr>
        </w:div>
        <w:div w:id="721296245">
          <w:marLeft w:val="0"/>
          <w:marRight w:val="0"/>
          <w:marTop w:val="0"/>
          <w:marBottom w:val="0"/>
          <w:divBdr>
            <w:top w:val="none" w:sz="0" w:space="0" w:color="auto"/>
            <w:left w:val="none" w:sz="0" w:space="0" w:color="auto"/>
            <w:bottom w:val="none" w:sz="0" w:space="0" w:color="auto"/>
            <w:right w:val="none" w:sz="0" w:space="0" w:color="auto"/>
          </w:divBdr>
        </w:div>
        <w:div w:id="728962220">
          <w:marLeft w:val="0"/>
          <w:marRight w:val="0"/>
          <w:marTop w:val="0"/>
          <w:marBottom w:val="0"/>
          <w:divBdr>
            <w:top w:val="none" w:sz="0" w:space="0" w:color="auto"/>
            <w:left w:val="none" w:sz="0" w:space="0" w:color="auto"/>
            <w:bottom w:val="none" w:sz="0" w:space="0" w:color="auto"/>
            <w:right w:val="none" w:sz="0" w:space="0" w:color="auto"/>
          </w:divBdr>
        </w:div>
        <w:div w:id="733620486">
          <w:marLeft w:val="0"/>
          <w:marRight w:val="0"/>
          <w:marTop w:val="0"/>
          <w:marBottom w:val="0"/>
          <w:divBdr>
            <w:top w:val="none" w:sz="0" w:space="0" w:color="auto"/>
            <w:left w:val="none" w:sz="0" w:space="0" w:color="auto"/>
            <w:bottom w:val="none" w:sz="0" w:space="0" w:color="auto"/>
            <w:right w:val="none" w:sz="0" w:space="0" w:color="auto"/>
          </w:divBdr>
        </w:div>
        <w:div w:id="738557749">
          <w:marLeft w:val="0"/>
          <w:marRight w:val="0"/>
          <w:marTop w:val="0"/>
          <w:marBottom w:val="0"/>
          <w:divBdr>
            <w:top w:val="none" w:sz="0" w:space="0" w:color="auto"/>
            <w:left w:val="none" w:sz="0" w:space="0" w:color="auto"/>
            <w:bottom w:val="none" w:sz="0" w:space="0" w:color="auto"/>
            <w:right w:val="none" w:sz="0" w:space="0" w:color="auto"/>
          </w:divBdr>
        </w:div>
        <w:div w:id="744035354">
          <w:marLeft w:val="0"/>
          <w:marRight w:val="0"/>
          <w:marTop w:val="0"/>
          <w:marBottom w:val="0"/>
          <w:divBdr>
            <w:top w:val="none" w:sz="0" w:space="0" w:color="auto"/>
            <w:left w:val="none" w:sz="0" w:space="0" w:color="auto"/>
            <w:bottom w:val="none" w:sz="0" w:space="0" w:color="auto"/>
            <w:right w:val="none" w:sz="0" w:space="0" w:color="auto"/>
          </w:divBdr>
        </w:div>
        <w:div w:id="745415651">
          <w:marLeft w:val="0"/>
          <w:marRight w:val="0"/>
          <w:marTop w:val="0"/>
          <w:marBottom w:val="0"/>
          <w:divBdr>
            <w:top w:val="none" w:sz="0" w:space="0" w:color="auto"/>
            <w:left w:val="none" w:sz="0" w:space="0" w:color="auto"/>
            <w:bottom w:val="none" w:sz="0" w:space="0" w:color="auto"/>
            <w:right w:val="none" w:sz="0" w:space="0" w:color="auto"/>
          </w:divBdr>
        </w:div>
        <w:div w:id="746658170">
          <w:marLeft w:val="0"/>
          <w:marRight w:val="0"/>
          <w:marTop w:val="0"/>
          <w:marBottom w:val="0"/>
          <w:divBdr>
            <w:top w:val="none" w:sz="0" w:space="0" w:color="auto"/>
            <w:left w:val="none" w:sz="0" w:space="0" w:color="auto"/>
            <w:bottom w:val="none" w:sz="0" w:space="0" w:color="auto"/>
            <w:right w:val="none" w:sz="0" w:space="0" w:color="auto"/>
          </w:divBdr>
        </w:div>
        <w:div w:id="758064559">
          <w:marLeft w:val="0"/>
          <w:marRight w:val="0"/>
          <w:marTop w:val="0"/>
          <w:marBottom w:val="0"/>
          <w:divBdr>
            <w:top w:val="none" w:sz="0" w:space="0" w:color="auto"/>
            <w:left w:val="none" w:sz="0" w:space="0" w:color="auto"/>
            <w:bottom w:val="none" w:sz="0" w:space="0" w:color="auto"/>
            <w:right w:val="none" w:sz="0" w:space="0" w:color="auto"/>
          </w:divBdr>
        </w:div>
        <w:div w:id="759059582">
          <w:marLeft w:val="0"/>
          <w:marRight w:val="0"/>
          <w:marTop w:val="0"/>
          <w:marBottom w:val="0"/>
          <w:divBdr>
            <w:top w:val="none" w:sz="0" w:space="0" w:color="auto"/>
            <w:left w:val="none" w:sz="0" w:space="0" w:color="auto"/>
            <w:bottom w:val="none" w:sz="0" w:space="0" w:color="auto"/>
            <w:right w:val="none" w:sz="0" w:space="0" w:color="auto"/>
          </w:divBdr>
        </w:div>
        <w:div w:id="764493321">
          <w:marLeft w:val="0"/>
          <w:marRight w:val="0"/>
          <w:marTop w:val="0"/>
          <w:marBottom w:val="0"/>
          <w:divBdr>
            <w:top w:val="none" w:sz="0" w:space="0" w:color="auto"/>
            <w:left w:val="none" w:sz="0" w:space="0" w:color="auto"/>
            <w:bottom w:val="none" w:sz="0" w:space="0" w:color="auto"/>
            <w:right w:val="none" w:sz="0" w:space="0" w:color="auto"/>
          </w:divBdr>
        </w:div>
        <w:div w:id="769621922">
          <w:marLeft w:val="0"/>
          <w:marRight w:val="0"/>
          <w:marTop w:val="0"/>
          <w:marBottom w:val="0"/>
          <w:divBdr>
            <w:top w:val="none" w:sz="0" w:space="0" w:color="auto"/>
            <w:left w:val="none" w:sz="0" w:space="0" w:color="auto"/>
            <w:bottom w:val="none" w:sz="0" w:space="0" w:color="auto"/>
            <w:right w:val="none" w:sz="0" w:space="0" w:color="auto"/>
          </w:divBdr>
        </w:div>
        <w:div w:id="775908201">
          <w:marLeft w:val="0"/>
          <w:marRight w:val="0"/>
          <w:marTop w:val="0"/>
          <w:marBottom w:val="0"/>
          <w:divBdr>
            <w:top w:val="none" w:sz="0" w:space="0" w:color="auto"/>
            <w:left w:val="none" w:sz="0" w:space="0" w:color="auto"/>
            <w:bottom w:val="none" w:sz="0" w:space="0" w:color="auto"/>
            <w:right w:val="none" w:sz="0" w:space="0" w:color="auto"/>
          </w:divBdr>
        </w:div>
        <w:div w:id="789133627">
          <w:marLeft w:val="0"/>
          <w:marRight w:val="0"/>
          <w:marTop w:val="0"/>
          <w:marBottom w:val="0"/>
          <w:divBdr>
            <w:top w:val="none" w:sz="0" w:space="0" w:color="auto"/>
            <w:left w:val="none" w:sz="0" w:space="0" w:color="auto"/>
            <w:bottom w:val="none" w:sz="0" w:space="0" w:color="auto"/>
            <w:right w:val="none" w:sz="0" w:space="0" w:color="auto"/>
          </w:divBdr>
        </w:div>
        <w:div w:id="796484345">
          <w:marLeft w:val="0"/>
          <w:marRight w:val="0"/>
          <w:marTop w:val="0"/>
          <w:marBottom w:val="0"/>
          <w:divBdr>
            <w:top w:val="none" w:sz="0" w:space="0" w:color="auto"/>
            <w:left w:val="none" w:sz="0" w:space="0" w:color="auto"/>
            <w:bottom w:val="none" w:sz="0" w:space="0" w:color="auto"/>
            <w:right w:val="none" w:sz="0" w:space="0" w:color="auto"/>
          </w:divBdr>
        </w:div>
        <w:div w:id="801727479">
          <w:marLeft w:val="0"/>
          <w:marRight w:val="0"/>
          <w:marTop w:val="0"/>
          <w:marBottom w:val="0"/>
          <w:divBdr>
            <w:top w:val="none" w:sz="0" w:space="0" w:color="auto"/>
            <w:left w:val="none" w:sz="0" w:space="0" w:color="auto"/>
            <w:bottom w:val="none" w:sz="0" w:space="0" w:color="auto"/>
            <w:right w:val="none" w:sz="0" w:space="0" w:color="auto"/>
          </w:divBdr>
        </w:div>
        <w:div w:id="812915818">
          <w:marLeft w:val="0"/>
          <w:marRight w:val="0"/>
          <w:marTop w:val="0"/>
          <w:marBottom w:val="0"/>
          <w:divBdr>
            <w:top w:val="none" w:sz="0" w:space="0" w:color="auto"/>
            <w:left w:val="none" w:sz="0" w:space="0" w:color="auto"/>
            <w:bottom w:val="none" w:sz="0" w:space="0" w:color="auto"/>
            <w:right w:val="none" w:sz="0" w:space="0" w:color="auto"/>
          </w:divBdr>
        </w:div>
        <w:div w:id="817767053">
          <w:marLeft w:val="0"/>
          <w:marRight w:val="0"/>
          <w:marTop w:val="0"/>
          <w:marBottom w:val="0"/>
          <w:divBdr>
            <w:top w:val="none" w:sz="0" w:space="0" w:color="auto"/>
            <w:left w:val="none" w:sz="0" w:space="0" w:color="auto"/>
            <w:bottom w:val="none" w:sz="0" w:space="0" w:color="auto"/>
            <w:right w:val="none" w:sz="0" w:space="0" w:color="auto"/>
          </w:divBdr>
        </w:div>
        <w:div w:id="829104591">
          <w:marLeft w:val="0"/>
          <w:marRight w:val="0"/>
          <w:marTop w:val="0"/>
          <w:marBottom w:val="0"/>
          <w:divBdr>
            <w:top w:val="none" w:sz="0" w:space="0" w:color="auto"/>
            <w:left w:val="none" w:sz="0" w:space="0" w:color="auto"/>
            <w:bottom w:val="none" w:sz="0" w:space="0" w:color="auto"/>
            <w:right w:val="none" w:sz="0" w:space="0" w:color="auto"/>
          </w:divBdr>
        </w:div>
        <w:div w:id="845904687">
          <w:marLeft w:val="0"/>
          <w:marRight w:val="0"/>
          <w:marTop w:val="0"/>
          <w:marBottom w:val="0"/>
          <w:divBdr>
            <w:top w:val="none" w:sz="0" w:space="0" w:color="auto"/>
            <w:left w:val="none" w:sz="0" w:space="0" w:color="auto"/>
            <w:bottom w:val="none" w:sz="0" w:space="0" w:color="auto"/>
            <w:right w:val="none" w:sz="0" w:space="0" w:color="auto"/>
          </w:divBdr>
        </w:div>
        <w:div w:id="850534652">
          <w:marLeft w:val="0"/>
          <w:marRight w:val="0"/>
          <w:marTop w:val="0"/>
          <w:marBottom w:val="0"/>
          <w:divBdr>
            <w:top w:val="none" w:sz="0" w:space="0" w:color="auto"/>
            <w:left w:val="none" w:sz="0" w:space="0" w:color="auto"/>
            <w:bottom w:val="none" w:sz="0" w:space="0" w:color="auto"/>
            <w:right w:val="none" w:sz="0" w:space="0" w:color="auto"/>
          </w:divBdr>
        </w:div>
        <w:div w:id="857432447">
          <w:marLeft w:val="0"/>
          <w:marRight w:val="0"/>
          <w:marTop w:val="0"/>
          <w:marBottom w:val="0"/>
          <w:divBdr>
            <w:top w:val="none" w:sz="0" w:space="0" w:color="auto"/>
            <w:left w:val="none" w:sz="0" w:space="0" w:color="auto"/>
            <w:bottom w:val="none" w:sz="0" w:space="0" w:color="auto"/>
            <w:right w:val="none" w:sz="0" w:space="0" w:color="auto"/>
          </w:divBdr>
        </w:div>
        <w:div w:id="872814850">
          <w:marLeft w:val="0"/>
          <w:marRight w:val="0"/>
          <w:marTop w:val="0"/>
          <w:marBottom w:val="0"/>
          <w:divBdr>
            <w:top w:val="none" w:sz="0" w:space="0" w:color="auto"/>
            <w:left w:val="none" w:sz="0" w:space="0" w:color="auto"/>
            <w:bottom w:val="none" w:sz="0" w:space="0" w:color="auto"/>
            <w:right w:val="none" w:sz="0" w:space="0" w:color="auto"/>
          </w:divBdr>
        </w:div>
        <w:div w:id="885750434">
          <w:marLeft w:val="0"/>
          <w:marRight w:val="0"/>
          <w:marTop w:val="0"/>
          <w:marBottom w:val="0"/>
          <w:divBdr>
            <w:top w:val="none" w:sz="0" w:space="0" w:color="auto"/>
            <w:left w:val="none" w:sz="0" w:space="0" w:color="auto"/>
            <w:bottom w:val="none" w:sz="0" w:space="0" w:color="auto"/>
            <w:right w:val="none" w:sz="0" w:space="0" w:color="auto"/>
          </w:divBdr>
        </w:div>
        <w:div w:id="893010326">
          <w:marLeft w:val="0"/>
          <w:marRight w:val="0"/>
          <w:marTop w:val="0"/>
          <w:marBottom w:val="0"/>
          <w:divBdr>
            <w:top w:val="none" w:sz="0" w:space="0" w:color="auto"/>
            <w:left w:val="none" w:sz="0" w:space="0" w:color="auto"/>
            <w:bottom w:val="none" w:sz="0" w:space="0" w:color="auto"/>
            <w:right w:val="none" w:sz="0" w:space="0" w:color="auto"/>
          </w:divBdr>
        </w:div>
        <w:div w:id="910502566">
          <w:marLeft w:val="0"/>
          <w:marRight w:val="0"/>
          <w:marTop w:val="0"/>
          <w:marBottom w:val="0"/>
          <w:divBdr>
            <w:top w:val="none" w:sz="0" w:space="0" w:color="auto"/>
            <w:left w:val="none" w:sz="0" w:space="0" w:color="auto"/>
            <w:bottom w:val="none" w:sz="0" w:space="0" w:color="auto"/>
            <w:right w:val="none" w:sz="0" w:space="0" w:color="auto"/>
          </w:divBdr>
        </w:div>
        <w:div w:id="914974542">
          <w:marLeft w:val="0"/>
          <w:marRight w:val="0"/>
          <w:marTop w:val="0"/>
          <w:marBottom w:val="0"/>
          <w:divBdr>
            <w:top w:val="none" w:sz="0" w:space="0" w:color="auto"/>
            <w:left w:val="none" w:sz="0" w:space="0" w:color="auto"/>
            <w:bottom w:val="none" w:sz="0" w:space="0" w:color="auto"/>
            <w:right w:val="none" w:sz="0" w:space="0" w:color="auto"/>
          </w:divBdr>
        </w:div>
        <w:div w:id="920456022">
          <w:marLeft w:val="0"/>
          <w:marRight w:val="0"/>
          <w:marTop w:val="0"/>
          <w:marBottom w:val="0"/>
          <w:divBdr>
            <w:top w:val="none" w:sz="0" w:space="0" w:color="auto"/>
            <w:left w:val="none" w:sz="0" w:space="0" w:color="auto"/>
            <w:bottom w:val="none" w:sz="0" w:space="0" w:color="auto"/>
            <w:right w:val="none" w:sz="0" w:space="0" w:color="auto"/>
          </w:divBdr>
        </w:div>
        <w:div w:id="927884584">
          <w:marLeft w:val="0"/>
          <w:marRight w:val="0"/>
          <w:marTop w:val="0"/>
          <w:marBottom w:val="0"/>
          <w:divBdr>
            <w:top w:val="none" w:sz="0" w:space="0" w:color="auto"/>
            <w:left w:val="none" w:sz="0" w:space="0" w:color="auto"/>
            <w:bottom w:val="none" w:sz="0" w:space="0" w:color="auto"/>
            <w:right w:val="none" w:sz="0" w:space="0" w:color="auto"/>
          </w:divBdr>
        </w:div>
        <w:div w:id="932318867">
          <w:marLeft w:val="0"/>
          <w:marRight w:val="0"/>
          <w:marTop w:val="0"/>
          <w:marBottom w:val="0"/>
          <w:divBdr>
            <w:top w:val="none" w:sz="0" w:space="0" w:color="auto"/>
            <w:left w:val="none" w:sz="0" w:space="0" w:color="auto"/>
            <w:bottom w:val="none" w:sz="0" w:space="0" w:color="auto"/>
            <w:right w:val="none" w:sz="0" w:space="0" w:color="auto"/>
          </w:divBdr>
        </w:div>
        <w:div w:id="940525186">
          <w:marLeft w:val="0"/>
          <w:marRight w:val="0"/>
          <w:marTop w:val="0"/>
          <w:marBottom w:val="0"/>
          <w:divBdr>
            <w:top w:val="none" w:sz="0" w:space="0" w:color="auto"/>
            <w:left w:val="none" w:sz="0" w:space="0" w:color="auto"/>
            <w:bottom w:val="none" w:sz="0" w:space="0" w:color="auto"/>
            <w:right w:val="none" w:sz="0" w:space="0" w:color="auto"/>
          </w:divBdr>
        </w:div>
        <w:div w:id="952320794">
          <w:marLeft w:val="0"/>
          <w:marRight w:val="0"/>
          <w:marTop w:val="0"/>
          <w:marBottom w:val="0"/>
          <w:divBdr>
            <w:top w:val="none" w:sz="0" w:space="0" w:color="auto"/>
            <w:left w:val="none" w:sz="0" w:space="0" w:color="auto"/>
            <w:bottom w:val="none" w:sz="0" w:space="0" w:color="auto"/>
            <w:right w:val="none" w:sz="0" w:space="0" w:color="auto"/>
          </w:divBdr>
        </w:div>
        <w:div w:id="960456009">
          <w:marLeft w:val="0"/>
          <w:marRight w:val="0"/>
          <w:marTop w:val="0"/>
          <w:marBottom w:val="0"/>
          <w:divBdr>
            <w:top w:val="none" w:sz="0" w:space="0" w:color="auto"/>
            <w:left w:val="none" w:sz="0" w:space="0" w:color="auto"/>
            <w:bottom w:val="none" w:sz="0" w:space="0" w:color="auto"/>
            <w:right w:val="none" w:sz="0" w:space="0" w:color="auto"/>
          </w:divBdr>
        </w:div>
        <w:div w:id="981884955">
          <w:marLeft w:val="0"/>
          <w:marRight w:val="0"/>
          <w:marTop w:val="0"/>
          <w:marBottom w:val="0"/>
          <w:divBdr>
            <w:top w:val="none" w:sz="0" w:space="0" w:color="auto"/>
            <w:left w:val="none" w:sz="0" w:space="0" w:color="auto"/>
            <w:bottom w:val="none" w:sz="0" w:space="0" w:color="auto"/>
            <w:right w:val="none" w:sz="0" w:space="0" w:color="auto"/>
          </w:divBdr>
        </w:div>
        <w:div w:id="988443636">
          <w:marLeft w:val="0"/>
          <w:marRight w:val="0"/>
          <w:marTop w:val="0"/>
          <w:marBottom w:val="0"/>
          <w:divBdr>
            <w:top w:val="none" w:sz="0" w:space="0" w:color="auto"/>
            <w:left w:val="none" w:sz="0" w:space="0" w:color="auto"/>
            <w:bottom w:val="none" w:sz="0" w:space="0" w:color="auto"/>
            <w:right w:val="none" w:sz="0" w:space="0" w:color="auto"/>
          </w:divBdr>
        </w:div>
        <w:div w:id="994529665">
          <w:marLeft w:val="0"/>
          <w:marRight w:val="0"/>
          <w:marTop w:val="0"/>
          <w:marBottom w:val="0"/>
          <w:divBdr>
            <w:top w:val="none" w:sz="0" w:space="0" w:color="auto"/>
            <w:left w:val="none" w:sz="0" w:space="0" w:color="auto"/>
            <w:bottom w:val="none" w:sz="0" w:space="0" w:color="auto"/>
            <w:right w:val="none" w:sz="0" w:space="0" w:color="auto"/>
          </w:divBdr>
        </w:div>
        <w:div w:id="1006637294">
          <w:marLeft w:val="0"/>
          <w:marRight w:val="0"/>
          <w:marTop w:val="0"/>
          <w:marBottom w:val="0"/>
          <w:divBdr>
            <w:top w:val="none" w:sz="0" w:space="0" w:color="auto"/>
            <w:left w:val="none" w:sz="0" w:space="0" w:color="auto"/>
            <w:bottom w:val="none" w:sz="0" w:space="0" w:color="auto"/>
            <w:right w:val="none" w:sz="0" w:space="0" w:color="auto"/>
          </w:divBdr>
        </w:div>
        <w:div w:id="1008479865">
          <w:marLeft w:val="0"/>
          <w:marRight w:val="0"/>
          <w:marTop w:val="0"/>
          <w:marBottom w:val="0"/>
          <w:divBdr>
            <w:top w:val="none" w:sz="0" w:space="0" w:color="auto"/>
            <w:left w:val="none" w:sz="0" w:space="0" w:color="auto"/>
            <w:bottom w:val="none" w:sz="0" w:space="0" w:color="auto"/>
            <w:right w:val="none" w:sz="0" w:space="0" w:color="auto"/>
          </w:divBdr>
        </w:div>
        <w:div w:id="1013414647">
          <w:marLeft w:val="0"/>
          <w:marRight w:val="0"/>
          <w:marTop w:val="0"/>
          <w:marBottom w:val="0"/>
          <w:divBdr>
            <w:top w:val="none" w:sz="0" w:space="0" w:color="auto"/>
            <w:left w:val="none" w:sz="0" w:space="0" w:color="auto"/>
            <w:bottom w:val="none" w:sz="0" w:space="0" w:color="auto"/>
            <w:right w:val="none" w:sz="0" w:space="0" w:color="auto"/>
          </w:divBdr>
        </w:div>
        <w:div w:id="1023627373">
          <w:marLeft w:val="0"/>
          <w:marRight w:val="0"/>
          <w:marTop w:val="0"/>
          <w:marBottom w:val="0"/>
          <w:divBdr>
            <w:top w:val="none" w:sz="0" w:space="0" w:color="auto"/>
            <w:left w:val="none" w:sz="0" w:space="0" w:color="auto"/>
            <w:bottom w:val="none" w:sz="0" w:space="0" w:color="auto"/>
            <w:right w:val="none" w:sz="0" w:space="0" w:color="auto"/>
          </w:divBdr>
        </w:div>
        <w:div w:id="1023703392">
          <w:marLeft w:val="0"/>
          <w:marRight w:val="0"/>
          <w:marTop w:val="0"/>
          <w:marBottom w:val="0"/>
          <w:divBdr>
            <w:top w:val="none" w:sz="0" w:space="0" w:color="auto"/>
            <w:left w:val="none" w:sz="0" w:space="0" w:color="auto"/>
            <w:bottom w:val="none" w:sz="0" w:space="0" w:color="auto"/>
            <w:right w:val="none" w:sz="0" w:space="0" w:color="auto"/>
          </w:divBdr>
        </w:div>
        <w:div w:id="1048529784">
          <w:marLeft w:val="0"/>
          <w:marRight w:val="0"/>
          <w:marTop w:val="0"/>
          <w:marBottom w:val="0"/>
          <w:divBdr>
            <w:top w:val="none" w:sz="0" w:space="0" w:color="auto"/>
            <w:left w:val="none" w:sz="0" w:space="0" w:color="auto"/>
            <w:bottom w:val="none" w:sz="0" w:space="0" w:color="auto"/>
            <w:right w:val="none" w:sz="0" w:space="0" w:color="auto"/>
          </w:divBdr>
        </w:div>
        <w:div w:id="1063214272">
          <w:marLeft w:val="0"/>
          <w:marRight w:val="0"/>
          <w:marTop w:val="0"/>
          <w:marBottom w:val="0"/>
          <w:divBdr>
            <w:top w:val="none" w:sz="0" w:space="0" w:color="auto"/>
            <w:left w:val="none" w:sz="0" w:space="0" w:color="auto"/>
            <w:bottom w:val="none" w:sz="0" w:space="0" w:color="auto"/>
            <w:right w:val="none" w:sz="0" w:space="0" w:color="auto"/>
          </w:divBdr>
        </w:div>
        <w:div w:id="1063598808">
          <w:marLeft w:val="0"/>
          <w:marRight w:val="0"/>
          <w:marTop w:val="0"/>
          <w:marBottom w:val="0"/>
          <w:divBdr>
            <w:top w:val="none" w:sz="0" w:space="0" w:color="auto"/>
            <w:left w:val="none" w:sz="0" w:space="0" w:color="auto"/>
            <w:bottom w:val="none" w:sz="0" w:space="0" w:color="auto"/>
            <w:right w:val="none" w:sz="0" w:space="0" w:color="auto"/>
          </w:divBdr>
        </w:div>
        <w:div w:id="1070734098">
          <w:marLeft w:val="0"/>
          <w:marRight w:val="0"/>
          <w:marTop w:val="0"/>
          <w:marBottom w:val="0"/>
          <w:divBdr>
            <w:top w:val="none" w:sz="0" w:space="0" w:color="auto"/>
            <w:left w:val="none" w:sz="0" w:space="0" w:color="auto"/>
            <w:bottom w:val="none" w:sz="0" w:space="0" w:color="auto"/>
            <w:right w:val="none" w:sz="0" w:space="0" w:color="auto"/>
          </w:divBdr>
        </w:div>
        <w:div w:id="1081872680">
          <w:marLeft w:val="0"/>
          <w:marRight w:val="0"/>
          <w:marTop w:val="0"/>
          <w:marBottom w:val="0"/>
          <w:divBdr>
            <w:top w:val="none" w:sz="0" w:space="0" w:color="auto"/>
            <w:left w:val="none" w:sz="0" w:space="0" w:color="auto"/>
            <w:bottom w:val="none" w:sz="0" w:space="0" w:color="auto"/>
            <w:right w:val="none" w:sz="0" w:space="0" w:color="auto"/>
          </w:divBdr>
        </w:div>
        <w:div w:id="1090851261">
          <w:marLeft w:val="0"/>
          <w:marRight w:val="0"/>
          <w:marTop w:val="0"/>
          <w:marBottom w:val="0"/>
          <w:divBdr>
            <w:top w:val="none" w:sz="0" w:space="0" w:color="auto"/>
            <w:left w:val="none" w:sz="0" w:space="0" w:color="auto"/>
            <w:bottom w:val="none" w:sz="0" w:space="0" w:color="auto"/>
            <w:right w:val="none" w:sz="0" w:space="0" w:color="auto"/>
          </w:divBdr>
        </w:div>
        <w:div w:id="1103108601">
          <w:marLeft w:val="0"/>
          <w:marRight w:val="0"/>
          <w:marTop w:val="0"/>
          <w:marBottom w:val="0"/>
          <w:divBdr>
            <w:top w:val="none" w:sz="0" w:space="0" w:color="auto"/>
            <w:left w:val="none" w:sz="0" w:space="0" w:color="auto"/>
            <w:bottom w:val="none" w:sz="0" w:space="0" w:color="auto"/>
            <w:right w:val="none" w:sz="0" w:space="0" w:color="auto"/>
          </w:divBdr>
        </w:div>
        <w:div w:id="1107115287">
          <w:marLeft w:val="0"/>
          <w:marRight w:val="0"/>
          <w:marTop w:val="0"/>
          <w:marBottom w:val="0"/>
          <w:divBdr>
            <w:top w:val="none" w:sz="0" w:space="0" w:color="auto"/>
            <w:left w:val="none" w:sz="0" w:space="0" w:color="auto"/>
            <w:bottom w:val="none" w:sz="0" w:space="0" w:color="auto"/>
            <w:right w:val="none" w:sz="0" w:space="0" w:color="auto"/>
          </w:divBdr>
        </w:div>
        <w:div w:id="1120103575">
          <w:marLeft w:val="0"/>
          <w:marRight w:val="0"/>
          <w:marTop w:val="0"/>
          <w:marBottom w:val="0"/>
          <w:divBdr>
            <w:top w:val="none" w:sz="0" w:space="0" w:color="auto"/>
            <w:left w:val="none" w:sz="0" w:space="0" w:color="auto"/>
            <w:bottom w:val="none" w:sz="0" w:space="0" w:color="auto"/>
            <w:right w:val="none" w:sz="0" w:space="0" w:color="auto"/>
          </w:divBdr>
        </w:div>
        <w:div w:id="1124806542">
          <w:marLeft w:val="0"/>
          <w:marRight w:val="0"/>
          <w:marTop w:val="0"/>
          <w:marBottom w:val="0"/>
          <w:divBdr>
            <w:top w:val="none" w:sz="0" w:space="0" w:color="auto"/>
            <w:left w:val="none" w:sz="0" w:space="0" w:color="auto"/>
            <w:bottom w:val="none" w:sz="0" w:space="0" w:color="auto"/>
            <w:right w:val="none" w:sz="0" w:space="0" w:color="auto"/>
          </w:divBdr>
        </w:div>
        <w:div w:id="1139372723">
          <w:marLeft w:val="0"/>
          <w:marRight w:val="0"/>
          <w:marTop w:val="0"/>
          <w:marBottom w:val="0"/>
          <w:divBdr>
            <w:top w:val="none" w:sz="0" w:space="0" w:color="auto"/>
            <w:left w:val="none" w:sz="0" w:space="0" w:color="auto"/>
            <w:bottom w:val="none" w:sz="0" w:space="0" w:color="auto"/>
            <w:right w:val="none" w:sz="0" w:space="0" w:color="auto"/>
          </w:divBdr>
        </w:div>
        <w:div w:id="1148127231">
          <w:marLeft w:val="0"/>
          <w:marRight w:val="0"/>
          <w:marTop w:val="0"/>
          <w:marBottom w:val="0"/>
          <w:divBdr>
            <w:top w:val="none" w:sz="0" w:space="0" w:color="auto"/>
            <w:left w:val="none" w:sz="0" w:space="0" w:color="auto"/>
            <w:bottom w:val="none" w:sz="0" w:space="0" w:color="auto"/>
            <w:right w:val="none" w:sz="0" w:space="0" w:color="auto"/>
          </w:divBdr>
        </w:div>
        <w:div w:id="1168862488">
          <w:marLeft w:val="0"/>
          <w:marRight w:val="0"/>
          <w:marTop w:val="0"/>
          <w:marBottom w:val="0"/>
          <w:divBdr>
            <w:top w:val="none" w:sz="0" w:space="0" w:color="auto"/>
            <w:left w:val="none" w:sz="0" w:space="0" w:color="auto"/>
            <w:bottom w:val="none" w:sz="0" w:space="0" w:color="auto"/>
            <w:right w:val="none" w:sz="0" w:space="0" w:color="auto"/>
          </w:divBdr>
        </w:div>
        <w:div w:id="1177844060">
          <w:marLeft w:val="0"/>
          <w:marRight w:val="0"/>
          <w:marTop w:val="0"/>
          <w:marBottom w:val="0"/>
          <w:divBdr>
            <w:top w:val="none" w:sz="0" w:space="0" w:color="auto"/>
            <w:left w:val="none" w:sz="0" w:space="0" w:color="auto"/>
            <w:bottom w:val="none" w:sz="0" w:space="0" w:color="auto"/>
            <w:right w:val="none" w:sz="0" w:space="0" w:color="auto"/>
          </w:divBdr>
        </w:div>
        <w:div w:id="1185166569">
          <w:marLeft w:val="0"/>
          <w:marRight w:val="0"/>
          <w:marTop w:val="0"/>
          <w:marBottom w:val="0"/>
          <w:divBdr>
            <w:top w:val="none" w:sz="0" w:space="0" w:color="auto"/>
            <w:left w:val="none" w:sz="0" w:space="0" w:color="auto"/>
            <w:bottom w:val="none" w:sz="0" w:space="0" w:color="auto"/>
            <w:right w:val="none" w:sz="0" w:space="0" w:color="auto"/>
          </w:divBdr>
        </w:div>
        <w:div w:id="1186602593">
          <w:marLeft w:val="0"/>
          <w:marRight w:val="0"/>
          <w:marTop w:val="0"/>
          <w:marBottom w:val="0"/>
          <w:divBdr>
            <w:top w:val="none" w:sz="0" w:space="0" w:color="auto"/>
            <w:left w:val="none" w:sz="0" w:space="0" w:color="auto"/>
            <w:bottom w:val="none" w:sz="0" w:space="0" w:color="auto"/>
            <w:right w:val="none" w:sz="0" w:space="0" w:color="auto"/>
          </w:divBdr>
        </w:div>
        <w:div w:id="1211766948">
          <w:marLeft w:val="0"/>
          <w:marRight w:val="0"/>
          <w:marTop w:val="0"/>
          <w:marBottom w:val="0"/>
          <w:divBdr>
            <w:top w:val="none" w:sz="0" w:space="0" w:color="auto"/>
            <w:left w:val="none" w:sz="0" w:space="0" w:color="auto"/>
            <w:bottom w:val="none" w:sz="0" w:space="0" w:color="auto"/>
            <w:right w:val="none" w:sz="0" w:space="0" w:color="auto"/>
          </w:divBdr>
        </w:div>
        <w:div w:id="1214581124">
          <w:marLeft w:val="0"/>
          <w:marRight w:val="0"/>
          <w:marTop w:val="0"/>
          <w:marBottom w:val="0"/>
          <w:divBdr>
            <w:top w:val="none" w:sz="0" w:space="0" w:color="auto"/>
            <w:left w:val="none" w:sz="0" w:space="0" w:color="auto"/>
            <w:bottom w:val="none" w:sz="0" w:space="0" w:color="auto"/>
            <w:right w:val="none" w:sz="0" w:space="0" w:color="auto"/>
          </w:divBdr>
        </w:div>
        <w:div w:id="1219324259">
          <w:marLeft w:val="0"/>
          <w:marRight w:val="0"/>
          <w:marTop w:val="0"/>
          <w:marBottom w:val="0"/>
          <w:divBdr>
            <w:top w:val="none" w:sz="0" w:space="0" w:color="auto"/>
            <w:left w:val="none" w:sz="0" w:space="0" w:color="auto"/>
            <w:bottom w:val="none" w:sz="0" w:space="0" w:color="auto"/>
            <w:right w:val="none" w:sz="0" w:space="0" w:color="auto"/>
          </w:divBdr>
        </w:div>
        <w:div w:id="1222135543">
          <w:marLeft w:val="0"/>
          <w:marRight w:val="0"/>
          <w:marTop w:val="0"/>
          <w:marBottom w:val="0"/>
          <w:divBdr>
            <w:top w:val="none" w:sz="0" w:space="0" w:color="auto"/>
            <w:left w:val="none" w:sz="0" w:space="0" w:color="auto"/>
            <w:bottom w:val="none" w:sz="0" w:space="0" w:color="auto"/>
            <w:right w:val="none" w:sz="0" w:space="0" w:color="auto"/>
          </w:divBdr>
        </w:div>
        <w:div w:id="1222713464">
          <w:marLeft w:val="0"/>
          <w:marRight w:val="0"/>
          <w:marTop w:val="0"/>
          <w:marBottom w:val="0"/>
          <w:divBdr>
            <w:top w:val="none" w:sz="0" w:space="0" w:color="auto"/>
            <w:left w:val="none" w:sz="0" w:space="0" w:color="auto"/>
            <w:bottom w:val="none" w:sz="0" w:space="0" w:color="auto"/>
            <w:right w:val="none" w:sz="0" w:space="0" w:color="auto"/>
          </w:divBdr>
        </w:div>
        <w:div w:id="1230730175">
          <w:marLeft w:val="0"/>
          <w:marRight w:val="0"/>
          <w:marTop w:val="0"/>
          <w:marBottom w:val="0"/>
          <w:divBdr>
            <w:top w:val="none" w:sz="0" w:space="0" w:color="auto"/>
            <w:left w:val="none" w:sz="0" w:space="0" w:color="auto"/>
            <w:bottom w:val="none" w:sz="0" w:space="0" w:color="auto"/>
            <w:right w:val="none" w:sz="0" w:space="0" w:color="auto"/>
          </w:divBdr>
        </w:div>
        <w:div w:id="1231040176">
          <w:marLeft w:val="0"/>
          <w:marRight w:val="0"/>
          <w:marTop w:val="0"/>
          <w:marBottom w:val="0"/>
          <w:divBdr>
            <w:top w:val="none" w:sz="0" w:space="0" w:color="auto"/>
            <w:left w:val="none" w:sz="0" w:space="0" w:color="auto"/>
            <w:bottom w:val="none" w:sz="0" w:space="0" w:color="auto"/>
            <w:right w:val="none" w:sz="0" w:space="0" w:color="auto"/>
          </w:divBdr>
        </w:div>
        <w:div w:id="1243300681">
          <w:marLeft w:val="0"/>
          <w:marRight w:val="0"/>
          <w:marTop w:val="0"/>
          <w:marBottom w:val="0"/>
          <w:divBdr>
            <w:top w:val="none" w:sz="0" w:space="0" w:color="auto"/>
            <w:left w:val="none" w:sz="0" w:space="0" w:color="auto"/>
            <w:bottom w:val="none" w:sz="0" w:space="0" w:color="auto"/>
            <w:right w:val="none" w:sz="0" w:space="0" w:color="auto"/>
          </w:divBdr>
        </w:div>
        <w:div w:id="1244534472">
          <w:marLeft w:val="0"/>
          <w:marRight w:val="0"/>
          <w:marTop w:val="0"/>
          <w:marBottom w:val="0"/>
          <w:divBdr>
            <w:top w:val="none" w:sz="0" w:space="0" w:color="auto"/>
            <w:left w:val="none" w:sz="0" w:space="0" w:color="auto"/>
            <w:bottom w:val="none" w:sz="0" w:space="0" w:color="auto"/>
            <w:right w:val="none" w:sz="0" w:space="0" w:color="auto"/>
          </w:divBdr>
        </w:div>
        <w:div w:id="1255043786">
          <w:marLeft w:val="0"/>
          <w:marRight w:val="0"/>
          <w:marTop w:val="0"/>
          <w:marBottom w:val="0"/>
          <w:divBdr>
            <w:top w:val="none" w:sz="0" w:space="0" w:color="auto"/>
            <w:left w:val="none" w:sz="0" w:space="0" w:color="auto"/>
            <w:bottom w:val="none" w:sz="0" w:space="0" w:color="auto"/>
            <w:right w:val="none" w:sz="0" w:space="0" w:color="auto"/>
          </w:divBdr>
        </w:div>
        <w:div w:id="1258557020">
          <w:marLeft w:val="0"/>
          <w:marRight w:val="0"/>
          <w:marTop w:val="0"/>
          <w:marBottom w:val="0"/>
          <w:divBdr>
            <w:top w:val="none" w:sz="0" w:space="0" w:color="auto"/>
            <w:left w:val="none" w:sz="0" w:space="0" w:color="auto"/>
            <w:bottom w:val="none" w:sz="0" w:space="0" w:color="auto"/>
            <w:right w:val="none" w:sz="0" w:space="0" w:color="auto"/>
          </w:divBdr>
        </w:div>
        <w:div w:id="1259563360">
          <w:marLeft w:val="0"/>
          <w:marRight w:val="0"/>
          <w:marTop w:val="0"/>
          <w:marBottom w:val="0"/>
          <w:divBdr>
            <w:top w:val="none" w:sz="0" w:space="0" w:color="auto"/>
            <w:left w:val="none" w:sz="0" w:space="0" w:color="auto"/>
            <w:bottom w:val="none" w:sz="0" w:space="0" w:color="auto"/>
            <w:right w:val="none" w:sz="0" w:space="0" w:color="auto"/>
          </w:divBdr>
        </w:div>
        <w:div w:id="1296060771">
          <w:marLeft w:val="0"/>
          <w:marRight w:val="0"/>
          <w:marTop w:val="0"/>
          <w:marBottom w:val="0"/>
          <w:divBdr>
            <w:top w:val="none" w:sz="0" w:space="0" w:color="auto"/>
            <w:left w:val="none" w:sz="0" w:space="0" w:color="auto"/>
            <w:bottom w:val="none" w:sz="0" w:space="0" w:color="auto"/>
            <w:right w:val="none" w:sz="0" w:space="0" w:color="auto"/>
          </w:divBdr>
        </w:div>
        <w:div w:id="1300648314">
          <w:marLeft w:val="0"/>
          <w:marRight w:val="0"/>
          <w:marTop w:val="0"/>
          <w:marBottom w:val="0"/>
          <w:divBdr>
            <w:top w:val="none" w:sz="0" w:space="0" w:color="auto"/>
            <w:left w:val="none" w:sz="0" w:space="0" w:color="auto"/>
            <w:bottom w:val="none" w:sz="0" w:space="0" w:color="auto"/>
            <w:right w:val="none" w:sz="0" w:space="0" w:color="auto"/>
          </w:divBdr>
        </w:div>
        <w:div w:id="1312128827">
          <w:marLeft w:val="0"/>
          <w:marRight w:val="0"/>
          <w:marTop w:val="0"/>
          <w:marBottom w:val="0"/>
          <w:divBdr>
            <w:top w:val="none" w:sz="0" w:space="0" w:color="auto"/>
            <w:left w:val="none" w:sz="0" w:space="0" w:color="auto"/>
            <w:bottom w:val="none" w:sz="0" w:space="0" w:color="auto"/>
            <w:right w:val="none" w:sz="0" w:space="0" w:color="auto"/>
          </w:divBdr>
        </w:div>
        <w:div w:id="1314749566">
          <w:marLeft w:val="0"/>
          <w:marRight w:val="0"/>
          <w:marTop w:val="0"/>
          <w:marBottom w:val="0"/>
          <w:divBdr>
            <w:top w:val="none" w:sz="0" w:space="0" w:color="auto"/>
            <w:left w:val="none" w:sz="0" w:space="0" w:color="auto"/>
            <w:bottom w:val="none" w:sz="0" w:space="0" w:color="auto"/>
            <w:right w:val="none" w:sz="0" w:space="0" w:color="auto"/>
          </w:divBdr>
        </w:div>
        <w:div w:id="1319991548">
          <w:marLeft w:val="0"/>
          <w:marRight w:val="0"/>
          <w:marTop w:val="0"/>
          <w:marBottom w:val="0"/>
          <w:divBdr>
            <w:top w:val="none" w:sz="0" w:space="0" w:color="auto"/>
            <w:left w:val="none" w:sz="0" w:space="0" w:color="auto"/>
            <w:bottom w:val="none" w:sz="0" w:space="0" w:color="auto"/>
            <w:right w:val="none" w:sz="0" w:space="0" w:color="auto"/>
          </w:divBdr>
        </w:div>
        <w:div w:id="1322469685">
          <w:marLeft w:val="0"/>
          <w:marRight w:val="0"/>
          <w:marTop w:val="0"/>
          <w:marBottom w:val="0"/>
          <w:divBdr>
            <w:top w:val="none" w:sz="0" w:space="0" w:color="auto"/>
            <w:left w:val="none" w:sz="0" w:space="0" w:color="auto"/>
            <w:bottom w:val="none" w:sz="0" w:space="0" w:color="auto"/>
            <w:right w:val="none" w:sz="0" w:space="0" w:color="auto"/>
          </w:divBdr>
        </w:div>
        <w:div w:id="1322806683">
          <w:marLeft w:val="0"/>
          <w:marRight w:val="0"/>
          <w:marTop w:val="0"/>
          <w:marBottom w:val="0"/>
          <w:divBdr>
            <w:top w:val="none" w:sz="0" w:space="0" w:color="auto"/>
            <w:left w:val="none" w:sz="0" w:space="0" w:color="auto"/>
            <w:bottom w:val="none" w:sz="0" w:space="0" w:color="auto"/>
            <w:right w:val="none" w:sz="0" w:space="0" w:color="auto"/>
          </w:divBdr>
        </w:div>
        <w:div w:id="1328096062">
          <w:marLeft w:val="0"/>
          <w:marRight w:val="0"/>
          <w:marTop w:val="0"/>
          <w:marBottom w:val="0"/>
          <w:divBdr>
            <w:top w:val="none" w:sz="0" w:space="0" w:color="auto"/>
            <w:left w:val="none" w:sz="0" w:space="0" w:color="auto"/>
            <w:bottom w:val="none" w:sz="0" w:space="0" w:color="auto"/>
            <w:right w:val="none" w:sz="0" w:space="0" w:color="auto"/>
          </w:divBdr>
        </w:div>
        <w:div w:id="1332366708">
          <w:marLeft w:val="0"/>
          <w:marRight w:val="0"/>
          <w:marTop w:val="0"/>
          <w:marBottom w:val="0"/>
          <w:divBdr>
            <w:top w:val="none" w:sz="0" w:space="0" w:color="auto"/>
            <w:left w:val="none" w:sz="0" w:space="0" w:color="auto"/>
            <w:bottom w:val="none" w:sz="0" w:space="0" w:color="auto"/>
            <w:right w:val="none" w:sz="0" w:space="0" w:color="auto"/>
          </w:divBdr>
        </w:div>
        <w:div w:id="1347823203">
          <w:marLeft w:val="0"/>
          <w:marRight w:val="0"/>
          <w:marTop w:val="0"/>
          <w:marBottom w:val="0"/>
          <w:divBdr>
            <w:top w:val="none" w:sz="0" w:space="0" w:color="auto"/>
            <w:left w:val="none" w:sz="0" w:space="0" w:color="auto"/>
            <w:bottom w:val="none" w:sz="0" w:space="0" w:color="auto"/>
            <w:right w:val="none" w:sz="0" w:space="0" w:color="auto"/>
          </w:divBdr>
        </w:div>
        <w:div w:id="1348827214">
          <w:marLeft w:val="0"/>
          <w:marRight w:val="0"/>
          <w:marTop w:val="0"/>
          <w:marBottom w:val="0"/>
          <w:divBdr>
            <w:top w:val="none" w:sz="0" w:space="0" w:color="auto"/>
            <w:left w:val="none" w:sz="0" w:space="0" w:color="auto"/>
            <w:bottom w:val="none" w:sz="0" w:space="0" w:color="auto"/>
            <w:right w:val="none" w:sz="0" w:space="0" w:color="auto"/>
          </w:divBdr>
        </w:div>
        <w:div w:id="1349213497">
          <w:marLeft w:val="0"/>
          <w:marRight w:val="0"/>
          <w:marTop w:val="0"/>
          <w:marBottom w:val="0"/>
          <w:divBdr>
            <w:top w:val="none" w:sz="0" w:space="0" w:color="auto"/>
            <w:left w:val="none" w:sz="0" w:space="0" w:color="auto"/>
            <w:bottom w:val="none" w:sz="0" w:space="0" w:color="auto"/>
            <w:right w:val="none" w:sz="0" w:space="0" w:color="auto"/>
          </w:divBdr>
        </w:div>
        <w:div w:id="1363821050">
          <w:marLeft w:val="0"/>
          <w:marRight w:val="0"/>
          <w:marTop w:val="0"/>
          <w:marBottom w:val="0"/>
          <w:divBdr>
            <w:top w:val="none" w:sz="0" w:space="0" w:color="auto"/>
            <w:left w:val="none" w:sz="0" w:space="0" w:color="auto"/>
            <w:bottom w:val="none" w:sz="0" w:space="0" w:color="auto"/>
            <w:right w:val="none" w:sz="0" w:space="0" w:color="auto"/>
          </w:divBdr>
        </w:div>
        <w:div w:id="1366177110">
          <w:marLeft w:val="0"/>
          <w:marRight w:val="0"/>
          <w:marTop w:val="0"/>
          <w:marBottom w:val="0"/>
          <w:divBdr>
            <w:top w:val="none" w:sz="0" w:space="0" w:color="auto"/>
            <w:left w:val="none" w:sz="0" w:space="0" w:color="auto"/>
            <w:bottom w:val="none" w:sz="0" w:space="0" w:color="auto"/>
            <w:right w:val="none" w:sz="0" w:space="0" w:color="auto"/>
          </w:divBdr>
        </w:div>
        <w:div w:id="1374885985">
          <w:marLeft w:val="0"/>
          <w:marRight w:val="0"/>
          <w:marTop w:val="0"/>
          <w:marBottom w:val="0"/>
          <w:divBdr>
            <w:top w:val="none" w:sz="0" w:space="0" w:color="auto"/>
            <w:left w:val="none" w:sz="0" w:space="0" w:color="auto"/>
            <w:bottom w:val="none" w:sz="0" w:space="0" w:color="auto"/>
            <w:right w:val="none" w:sz="0" w:space="0" w:color="auto"/>
          </w:divBdr>
        </w:div>
        <w:div w:id="1383792985">
          <w:marLeft w:val="0"/>
          <w:marRight w:val="0"/>
          <w:marTop w:val="0"/>
          <w:marBottom w:val="0"/>
          <w:divBdr>
            <w:top w:val="none" w:sz="0" w:space="0" w:color="auto"/>
            <w:left w:val="none" w:sz="0" w:space="0" w:color="auto"/>
            <w:bottom w:val="none" w:sz="0" w:space="0" w:color="auto"/>
            <w:right w:val="none" w:sz="0" w:space="0" w:color="auto"/>
          </w:divBdr>
        </w:div>
        <w:div w:id="1408847532">
          <w:marLeft w:val="0"/>
          <w:marRight w:val="0"/>
          <w:marTop w:val="0"/>
          <w:marBottom w:val="0"/>
          <w:divBdr>
            <w:top w:val="none" w:sz="0" w:space="0" w:color="auto"/>
            <w:left w:val="none" w:sz="0" w:space="0" w:color="auto"/>
            <w:bottom w:val="none" w:sz="0" w:space="0" w:color="auto"/>
            <w:right w:val="none" w:sz="0" w:space="0" w:color="auto"/>
          </w:divBdr>
        </w:div>
        <w:div w:id="1437749753">
          <w:marLeft w:val="0"/>
          <w:marRight w:val="0"/>
          <w:marTop w:val="0"/>
          <w:marBottom w:val="0"/>
          <w:divBdr>
            <w:top w:val="none" w:sz="0" w:space="0" w:color="auto"/>
            <w:left w:val="none" w:sz="0" w:space="0" w:color="auto"/>
            <w:bottom w:val="none" w:sz="0" w:space="0" w:color="auto"/>
            <w:right w:val="none" w:sz="0" w:space="0" w:color="auto"/>
          </w:divBdr>
        </w:div>
        <w:div w:id="1441603238">
          <w:marLeft w:val="0"/>
          <w:marRight w:val="0"/>
          <w:marTop w:val="0"/>
          <w:marBottom w:val="0"/>
          <w:divBdr>
            <w:top w:val="none" w:sz="0" w:space="0" w:color="auto"/>
            <w:left w:val="none" w:sz="0" w:space="0" w:color="auto"/>
            <w:bottom w:val="none" w:sz="0" w:space="0" w:color="auto"/>
            <w:right w:val="none" w:sz="0" w:space="0" w:color="auto"/>
          </w:divBdr>
        </w:div>
        <w:div w:id="1450783850">
          <w:marLeft w:val="0"/>
          <w:marRight w:val="0"/>
          <w:marTop w:val="0"/>
          <w:marBottom w:val="0"/>
          <w:divBdr>
            <w:top w:val="none" w:sz="0" w:space="0" w:color="auto"/>
            <w:left w:val="none" w:sz="0" w:space="0" w:color="auto"/>
            <w:bottom w:val="none" w:sz="0" w:space="0" w:color="auto"/>
            <w:right w:val="none" w:sz="0" w:space="0" w:color="auto"/>
          </w:divBdr>
        </w:div>
        <w:div w:id="1452242212">
          <w:marLeft w:val="0"/>
          <w:marRight w:val="0"/>
          <w:marTop w:val="0"/>
          <w:marBottom w:val="0"/>
          <w:divBdr>
            <w:top w:val="none" w:sz="0" w:space="0" w:color="auto"/>
            <w:left w:val="none" w:sz="0" w:space="0" w:color="auto"/>
            <w:bottom w:val="none" w:sz="0" w:space="0" w:color="auto"/>
            <w:right w:val="none" w:sz="0" w:space="0" w:color="auto"/>
          </w:divBdr>
        </w:div>
        <w:div w:id="1456868793">
          <w:marLeft w:val="0"/>
          <w:marRight w:val="0"/>
          <w:marTop w:val="0"/>
          <w:marBottom w:val="0"/>
          <w:divBdr>
            <w:top w:val="none" w:sz="0" w:space="0" w:color="auto"/>
            <w:left w:val="none" w:sz="0" w:space="0" w:color="auto"/>
            <w:bottom w:val="none" w:sz="0" w:space="0" w:color="auto"/>
            <w:right w:val="none" w:sz="0" w:space="0" w:color="auto"/>
          </w:divBdr>
        </w:div>
        <w:div w:id="1464613985">
          <w:marLeft w:val="0"/>
          <w:marRight w:val="0"/>
          <w:marTop w:val="0"/>
          <w:marBottom w:val="0"/>
          <w:divBdr>
            <w:top w:val="none" w:sz="0" w:space="0" w:color="auto"/>
            <w:left w:val="none" w:sz="0" w:space="0" w:color="auto"/>
            <w:bottom w:val="none" w:sz="0" w:space="0" w:color="auto"/>
            <w:right w:val="none" w:sz="0" w:space="0" w:color="auto"/>
          </w:divBdr>
        </w:div>
        <w:div w:id="1466968076">
          <w:marLeft w:val="0"/>
          <w:marRight w:val="0"/>
          <w:marTop w:val="0"/>
          <w:marBottom w:val="0"/>
          <w:divBdr>
            <w:top w:val="none" w:sz="0" w:space="0" w:color="auto"/>
            <w:left w:val="none" w:sz="0" w:space="0" w:color="auto"/>
            <w:bottom w:val="none" w:sz="0" w:space="0" w:color="auto"/>
            <w:right w:val="none" w:sz="0" w:space="0" w:color="auto"/>
          </w:divBdr>
        </w:div>
        <w:div w:id="1468356001">
          <w:marLeft w:val="0"/>
          <w:marRight w:val="0"/>
          <w:marTop w:val="0"/>
          <w:marBottom w:val="0"/>
          <w:divBdr>
            <w:top w:val="none" w:sz="0" w:space="0" w:color="auto"/>
            <w:left w:val="none" w:sz="0" w:space="0" w:color="auto"/>
            <w:bottom w:val="none" w:sz="0" w:space="0" w:color="auto"/>
            <w:right w:val="none" w:sz="0" w:space="0" w:color="auto"/>
          </w:divBdr>
        </w:div>
        <w:div w:id="1468553137">
          <w:marLeft w:val="0"/>
          <w:marRight w:val="0"/>
          <w:marTop w:val="0"/>
          <w:marBottom w:val="0"/>
          <w:divBdr>
            <w:top w:val="none" w:sz="0" w:space="0" w:color="auto"/>
            <w:left w:val="none" w:sz="0" w:space="0" w:color="auto"/>
            <w:bottom w:val="none" w:sz="0" w:space="0" w:color="auto"/>
            <w:right w:val="none" w:sz="0" w:space="0" w:color="auto"/>
          </w:divBdr>
        </w:div>
        <w:div w:id="1473213952">
          <w:marLeft w:val="0"/>
          <w:marRight w:val="0"/>
          <w:marTop w:val="0"/>
          <w:marBottom w:val="0"/>
          <w:divBdr>
            <w:top w:val="none" w:sz="0" w:space="0" w:color="auto"/>
            <w:left w:val="none" w:sz="0" w:space="0" w:color="auto"/>
            <w:bottom w:val="none" w:sz="0" w:space="0" w:color="auto"/>
            <w:right w:val="none" w:sz="0" w:space="0" w:color="auto"/>
          </w:divBdr>
        </w:div>
        <w:div w:id="1477721262">
          <w:marLeft w:val="0"/>
          <w:marRight w:val="0"/>
          <w:marTop w:val="0"/>
          <w:marBottom w:val="0"/>
          <w:divBdr>
            <w:top w:val="none" w:sz="0" w:space="0" w:color="auto"/>
            <w:left w:val="none" w:sz="0" w:space="0" w:color="auto"/>
            <w:bottom w:val="none" w:sz="0" w:space="0" w:color="auto"/>
            <w:right w:val="none" w:sz="0" w:space="0" w:color="auto"/>
          </w:divBdr>
        </w:div>
        <w:div w:id="1489638780">
          <w:marLeft w:val="0"/>
          <w:marRight w:val="0"/>
          <w:marTop w:val="0"/>
          <w:marBottom w:val="0"/>
          <w:divBdr>
            <w:top w:val="none" w:sz="0" w:space="0" w:color="auto"/>
            <w:left w:val="none" w:sz="0" w:space="0" w:color="auto"/>
            <w:bottom w:val="none" w:sz="0" w:space="0" w:color="auto"/>
            <w:right w:val="none" w:sz="0" w:space="0" w:color="auto"/>
          </w:divBdr>
        </w:div>
        <w:div w:id="1492481074">
          <w:marLeft w:val="0"/>
          <w:marRight w:val="0"/>
          <w:marTop w:val="0"/>
          <w:marBottom w:val="0"/>
          <w:divBdr>
            <w:top w:val="none" w:sz="0" w:space="0" w:color="auto"/>
            <w:left w:val="none" w:sz="0" w:space="0" w:color="auto"/>
            <w:bottom w:val="none" w:sz="0" w:space="0" w:color="auto"/>
            <w:right w:val="none" w:sz="0" w:space="0" w:color="auto"/>
          </w:divBdr>
        </w:div>
        <w:div w:id="1494100632">
          <w:marLeft w:val="0"/>
          <w:marRight w:val="0"/>
          <w:marTop w:val="0"/>
          <w:marBottom w:val="0"/>
          <w:divBdr>
            <w:top w:val="none" w:sz="0" w:space="0" w:color="auto"/>
            <w:left w:val="none" w:sz="0" w:space="0" w:color="auto"/>
            <w:bottom w:val="none" w:sz="0" w:space="0" w:color="auto"/>
            <w:right w:val="none" w:sz="0" w:space="0" w:color="auto"/>
          </w:divBdr>
        </w:div>
        <w:div w:id="1510826625">
          <w:marLeft w:val="0"/>
          <w:marRight w:val="0"/>
          <w:marTop w:val="0"/>
          <w:marBottom w:val="0"/>
          <w:divBdr>
            <w:top w:val="none" w:sz="0" w:space="0" w:color="auto"/>
            <w:left w:val="none" w:sz="0" w:space="0" w:color="auto"/>
            <w:bottom w:val="none" w:sz="0" w:space="0" w:color="auto"/>
            <w:right w:val="none" w:sz="0" w:space="0" w:color="auto"/>
          </w:divBdr>
        </w:div>
        <w:div w:id="1516846405">
          <w:marLeft w:val="0"/>
          <w:marRight w:val="0"/>
          <w:marTop w:val="0"/>
          <w:marBottom w:val="0"/>
          <w:divBdr>
            <w:top w:val="none" w:sz="0" w:space="0" w:color="auto"/>
            <w:left w:val="none" w:sz="0" w:space="0" w:color="auto"/>
            <w:bottom w:val="none" w:sz="0" w:space="0" w:color="auto"/>
            <w:right w:val="none" w:sz="0" w:space="0" w:color="auto"/>
          </w:divBdr>
        </w:div>
        <w:div w:id="1530099375">
          <w:marLeft w:val="0"/>
          <w:marRight w:val="0"/>
          <w:marTop w:val="0"/>
          <w:marBottom w:val="0"/>
          <w:divBdr>
            <w:top w:val="none" w:sz="0" w:space="0" w:color="auto"/>
            <w:left w:val="none" w:sz="0" w:space="0" w:color="auto"/>
            <w:bottom w:val="none" w:sz="0" w:space="0" w:color="auto"/>
            <w:right w:val="none" w:sz="0" w:space="0" w:color="auto"/>
          </w:divBdr>
        </w:div>
        <w:div w:id="1531140557">
          <w:marLeft w:val="0"/>
          <w:marRight w:val="0"/>
          <w:marTop w:val="0"/>
          <w:marBottom w:val="0"/>
          <w:divBdr>
            <w:top w:val="none" w:sz="0" w:space="0" w:color="auto"/>
            <w:left w:val="none" w:sz="0" w:space="0" w:color="auto"/>
            <w:bottom w:val="none" w:sz="0" w:space="0" w:color="auto"/>
            <w:right w:val="none" w:sz="0" w:space="0" w:color="auto"/>
          </w:divBdr>
        </w:div>
        <w:div w:id="1535197339">
          <w:marLeft w:val="0"/>
          <w:marRight w:val="0"/>
          <w:marTop w:val="0"/>
          <w:marBottom w:val="0"/>
          <w:divBdr>
            <w:top w:val="none" w:sz="0" w:space="0" w:color="auto"/>
            <w:left w:val="none" w:sz="0" w:space="0" w:color="auto"/>
            <w:bottom w:val="none" w:sz="0" w:space="0" w:color="auto"/>
            <w:right w:val="none" w:sz="0" w:space="0" w:color="auto"/>
          </w:divBdr>
        </w:div>
        <w:div w:id="1543978513">
          <w:marLeft w:val="0"/>
          <w:marRight w:val="0"/>
          <w:marTop w:val="0"/>
          <w:marBottom w:val="0"/>
          <w:divBdr>
            <w:top w:val="none" w:sz="0" w:space="0" w:color="auto"/>
            <w:left w:val="none" w:sz="0" w:space="0" w:color="auto"/>
            <w:bottom w:val="none" w:sz="0" w:space="0" w:color="auto"/>
            <w:right w:val="none" w:sz="0" w:space="0" w:color="auto"/>
          </w:divBdr>
        </w:div>
        <w:div w:id="1558011243">
          <w:marLeft w:val="0"/>
          <w:marRight w:val="0"/>
          <w:marTop w:val="0"/>
          <w:marBottom w:val="0"/>
          <w:divBdr>
            <w:top w:val="none" w:sz="0" w:space="0" w:color="auto"/>
            <w:left w:val="none" w:sz="0" w:space="0" w:color="auto"/>
            <w:bottom w:val="none" w:sz="0" w:space="0" w:color="auto"/>
            <w:right w:val="none" w:sz="0" w:space="0" w:color="auto"/>
          </w:divBdr>
        </w:div>
        <w:div w:id="1567645932">
          <w:marLeft w:val="0"/>
          <w:marRight w:val="0"/>
          <w:marTop w:val="0"/>
          <w:marBottom w:val="0"/>
          <w:divBdr>
            <w:top w:val="none" w:sz="0" w:space="0" w:color="auto"/>
            <w:left w:val="none" w:sz="0" w:space="0" w:color="auto"/>
            <w:bottom w:val="none" w:sz="0" w:space="0" w:color="auto"/>
            <w:right w:val="none" w:sz="0" w:space="0" w:color="auto"/>
          </w:divBdr>
        </w:div>
        <w:div w:id="1572352871">
          <w:marLeft w:val="0"/>
          <w:marRight w:val="0"/>
          <w:marTop w:val="0"/>
          <w:marBottom w:val="0"/>
          <w:divBdr>
            <w:top w:val="none" w:sz="0" w:space="0" w:color="auto"/>
            <w:left w:val="none" w:sz="0" w:space="0" w:color="auto"/>
            <w:bottom w:val="none" w:sz="0" w:space="0" w:color="auto"/>
            <w:right w:val="none" w:sz="0" w:space="0" w:color="auto"/>
          </w:divBdr>
        </w:div>
        <w:div w:id="1576476525">
          <w:marLeft w:val="0"/>
          <w:marRight w:val="0"/>
          <w:marTop w:val="0"/>
          <w:marBottom w:val="0"/>
          <w:divBdr>
            <w:top w:val="none" w:sz="0" w:space="0" w:color="auto"/>
            <w:left w:val="none" w:sz="0" w:space="0" w:color="auto"/>
            <w:bottom w:val="none" w:sz="0" w:space="0" w:color="auto"/>
            <w:right w:val="none" w:sz="0" w:space="0" w:color="auto"/>
          </w:divBdr>
        </w:div>
        <w:div w:id="1589457732">
          <w:marLeft w:val="0"/>
          <w:marRight w:val="0"/>
          <w:marTop w:val="0"/>
          <w:marBottom w:val="0"/>
          <w:divBdr>
            <w:top w:val="none" w:sz="0" w:space="0" w:color="auto"/>
            <w:left w:val="none" w:sz="0" w:space="0" w:color="auto"/>
            <w:bottom w:val="none" w:sz="0" w:space="0" w:color="auto"/>
            <w:right w:val="none" w:sz="0" w:space="0" w:color="auto"/>
          </w:divBdr>
        </w:div>
        <w:div w:id="1593852127">
          <w:marLeft w:val="0"/>
          <w:marRight w:val="0"/>
          <w:marTop w:val="0"/>
          <w:marBottom w:val="0"/>
          <w:divBdr>
            <w:top w:val="none" w:sz="0" w:space="0" w:color="auto"/>
            <w:left w:val="none" w:sz="0" w:space="0" w:color="auto"/>
            <w:bottom w:val="none" w:sz="0" w:space="0" w:color="auto"/>
            <w:right w:val="none" w:sz="0" w:space="0" w:color="auto"/>
          </w:divBdr>
        </w:div>
        <w:div w:id="1599094844">
          <w:marLeft w:val="0"/>
          <w:marRight w:val="0"/>
          <w:marTop w:val="0"/>
          <w:marBottom w:val="0"/>
          <w:divBdr>
            <w:top w:val="none" w:sz="0" w:space="0" w:color="auto"/>
            <w:left w:val="none" w:sz="0" w:space="0" w:color="auto"/>
            <w:bottom w:val="none" w:sz="0" w:space="0" w:color="auto"/>
            <w:right w:val="none" w:sz="0" w:space="0" w:color="auto"/>
          </w:divBdr>
        </w:div>
        <w:div w:id="1606419829">
          <w:marLeft w:val="0"/>
          <w:marRight w:val="0"/>
          <w:marTop w:val="0"/>
          <w:marBottom w:val="0"/>
          <w:divBdr>
            <w:top w:val="none" w:sz="0" w:space="0" w:color="auto"/>
            <w:left w:val="none" w:sz="0" w:space="0" w:color="auto"/>
            <w:bottom w:val="none" w:sz="0" w:space="0" w:color="auto"/>
            <w:right w:val="none" w:sz="0" w:space="0" w:color="auto"/>
          </w:divBdr>
        </w:div>
        <w:div w:id="1606768274">
          <w:marLeft w:val="0"/>
          <w:marRight w:val="0"/>
          <w:marTop w:val="0"/>
          <w:marBottom w:val="0"/>
          <w:divBdr>
            <w:top w:val="none" w:sz="0" w:space="0" w:color="auto"/>
            <w:left w:val="none" w:sz="0" w:space="0" w:color="auto"/>
            <w:bottom w:val="none" w:sz="0" w:space="0" w:color="auto"/>
            <w:right w:val="none" w:sz="0" w:space="0" w:color="auto"/>
          </w:divBdr>
        </w:div>
        <w:div w:id="1611274876">
          <w:marLeft w:val="0"/>
          <w:marRight w:val="0"/>
          <w:marTop w:val="0"/>
          <w:marBottom w:val="0"/>
          <w:divBdr>
            <w:top w:val="none" w:sz="0" w:space="0" w:color="auto"/>
            <w:left w:val="none" w:sz="0" w:space="0" w:color="auto"/>
            <w:bottom w:val="none" w:sz="0" w:space="0" w:color="auto"/>
            <w:right w:val="none" w:sz="0" w:space="0" w:color="auto"/>
          </w:divBdr>
        </w:div>
        <w:div w:id="1630934163">
          <w:marLeft w:val="0"/>
          <w:marRight w:val="0"/>
          <w:marTop w:val="0"/>
          <w:marBottom w:val="0"/>
          <w:divBdr>
            <w:top w:val="none" w:sz="0" w:space="0" w:color="auto"/>
            <w:left w:val="none" w:sz="0" w:space="0" w:color="auto"/>
            <w:bottom w:val="none" w:sz="0" w:space="0" w:color="auto"/>
            <w:right w:val="none" w:sz="0" w:space="0" w:color="auto"/>
          </w:divBdr>
        </w:div>
        <w:div w:id="1645697228">
          <w:marLeft w:val="0"/>
          <w:marRight w:val="0"/>
          <w:marTop w:val="0"/>
          <w:marBottom w:val="0"/>
          <w:divBdr>
            <w:top w:val="none" w:sz="0" w:space="0" w:color="auto"/>
            <w:left w:val="none" w:sz="0" w:space="0" w:color="auto"/>
            <w:bottom w:val="none" w:sz="0" w:space="0" w:color="auto"/>
            <w:right w:val="none" w:sz="0" w:space="0" w:color="auto"/>
          </w:divBdr>
        </w:div>
        <w:div w:id="1650983907">
          <w:marLeft w:val="0"/>
          <w:marRight w:val="0"/>
          <w:marTop w:val="0"/>
          <w:marBottom w:val="0"/>
          <w:divBdr>
            <w:top w:val="none" w:sz="0" w:space="0" w:color="auto"/>
            <w:left w:val="none" w:sz="0" w:space="0" w:color="auto"/>
            <w:bottom w:val="none" w:sz="0" w:space="0" w:color="auto"/>
            <w:right w:val="none" w:sz="0" w:space="0" w:color="auto"/>
          </w:divBdr>
        </w:div>
        <w:div w:id="1654404521">
          <w:marLeft w:val="0"/>
          <w:marRight w:val="0"/>
          <w:marTop w:val="0"/>
          <w:marBottom w:val="0"/>
          <w:divBdr>
            <w:top w:val="none" w:sz="0" w:space="0" w:color="auto"/>
            <w:left w:val="none" w:sz="0" w:space="0" w:color="auto"/>
            <w:bottom w:val="none" w:sz="0" w:space="0" w:color="auto"/>
            <w:right w:val="none" w:sz="0" w:space="0" w:color="auto"/>
          </w:divBdr>
        </w:div>
        <w:div w:id="1656035181">
          <w:marLeft w:val="0"/>
          <w:marRight w:val="0"/>
          <w:marTop w:val="0"/>
          <w:marBottom w:val="0"/>
          <w:divBdr>
            <w:top w:val="none" w:sz="0" w:space="0" w:color="auto"/>
            <w:left w:val="none" w:sz="0" w:space="0" w:color="auto"/>
            <w:bottom w:val="none" w:sz="0" w:space="0" w:color="auto"/>
            <w:right w:val="none" w:sz="0" w:space="0" w:color="auto"/>
          </w:divBdr>
        </w:div>
        <w:div w:id="1656102715">
          <w:marLeft w:val="0"/>
          <w:marRight w:val="0"/>
          <w:marTop w:val="0"/>
          <w:marBottom w:val="0"/>
          <w:divBdr>
            <w:top w:val="none" w:sz="0" w:space="0" w:color="auto"/>
            <w:left w:val="none" w:sz="0" w:space="0" w:color="auto"/>
            <w:bottom w:val="none" w:sz="0" w:space="0" w:color="auto"/>
            <w:right w:val="none" w:sz="0" w:space="0" w:color="auto"/>
          </w:divBdr>
        </w:div>
        <w:div w:id="1666862350">
          <w:marLeft w:val="0"/>
          <w:marRight w:val="0"/>
          <w:marTop w:val="0"/>
          <w:marBottom w:val="0"/>
          <w:divBdr>
            <w:top w:val="none" w:sz="0" w:space="0" w:color="auto"/>
            <w:left w:val="none" w:sz="0" w:space="0" w:color="auto"/>
            <w:bottom w:val="none" w:sz="0" w:space="0" w:color="auto"/>
            <w:right w:val="none" w:sz="0" w:space="0" w:color="auto"/>
          </w:divBdr>
        </w:div>
        <w:div w:id="1668895292">
          <w:marLeft w:val="0"/>
          <w:marRight w:val="0"/>
          <w:marTop w:val="0"/>
          <w:marBottom w:val="0"/>
          <w:divBdr>
            <w:top w:val="none" w:sz="0" w:space="0" w:color="auto"/>
            <w:left w:val="none" w:sz="0" w:space="0" w:color="auto"/>
            <w:bottom w:val="none" w:sz="0" w:space="0" w:color="auto"/>
            <w:right w:val="none" w:sz="0" w:space="0" w:color="auto"/>
          </w:divBdr>
        </w:div>
        <w:div w:id="1682468796">
          <w:marLeft w:val="0"/>
          <w:marRight w:val="0"/>
          <w:marTop w:val="0"/>
          <w:marBottom w:val="0"/>
          <w:divBdr>
            <w:top w:val="none" w:sz="0" w:space="0" w:color="auto"/>
            <w:left w:val="none" w:sz="0" w:space="0" w:color="auto"/>
            <w:bottom w:val="none" w:sz="0" w:space="0" w:color="auto"/>
            <w:right w:val="none" w:sz="0" w:space="0" w:color="auto"/>
          </w:divBdr>
        </w:div>
        <w:div w:id="1685663753">
          <w:marLeft w:val="0"/>
          <w:marRight w:val="0"/>
          <w:marTop w:val="0"/>
          <w:marBottom w:val="0"/>
          <w:divBdr>
            <w:top w:val="none" w:sz="0" w:space="0" w:color="auto"/>
            <w:left w:val="none" w:sz="0" w:space="0" w:color="auto"/>
            <w:bottom w:val="none" w:sz="0" w:space="0" w:color="auto"/>
            <w:right w:val="none" w:sz="0" w:space="0" w:color="auto"/>
          </w:divBdr>
        </w:div>
        <w:div w:id="1686322855">
          <w:marLeft w:val="0"/>
          <w:marRight w:val="0"/>
          <w:marTop w:val="0"/>
          <w:marBottom w:val="0"/>
          <w:divBdr>
            <w:top w:val="none" w:sz="0" w:space="0" w:color="auto"/>
            <w:left w:val="none" w:sz="0" w:space="0" w:color="auto"/>
            <w:bottom w:val="none" w:sz="0" w:space="0" w:color="auto"/>
            <w:right w:val="none" w:sz="0" w:space="0" w:color="auto"/>
          </w:divBdr>
        </w:div>
        <w:div w:id="1691836547">
          <w:marLeft w:val="0"/>
          <w:marRight w:val="0"/>
          <w:marTop w:val="0"/>
          <w:marBottom w:val="0"/>
          <w:divBdr>
            <w:top w:val="none" w:sz="0" w:space="0" w:color="auto"/>
            <w:left w:val="none" w:sz="0" w:space="0" w:color="auto"/>
            <w:bottom w:val="none" w:sz="0" w:space="0" w:color="auto"/>
            <w:right w:val="none" w:sz="0" w:space="0" w:color="auto"/>
          </w:divBdr>
        </w:div>
        <w:div w:id="1708677411">
          <w:marLeft w:val="0"/>
          <w:marRight w:val="0"/>
          <w:marTop w:val="0"/>
          <w:marBottom w:val="0"/>
          <w:divBdr>
            <w:top w:val="none" w:sz="0" w:space="0" w:color="auto"/>
            <w:left w:val="none" w:sz="0" w:space="0" w:color="auto"/>
            <w:bottom w:val="none" w:sz="0" w:space="0" w:color="auto"/>
            <w:right w:val="none" w:sz="0" w:space="0" w:color="auto"/>
          </w:divBdr>
        </w:div>
        <w:div w:id="1708944360">
          <w:marLeft w:val="0"/>
          <w:marRight w:val="0"/>
          <w:marTop w:val="0"/>
          <w:marBottom w:val="0"/>
          <w:divBdr>
            <w:top w:val="none" w:sz="0" w:space="0" w:color="auto"/>
            <w:left w:val="none" w:sz="0" w:space="0" w:color="auto"/>
            <w:bottom w:val="none" w:sz="0" w:space="0" w:color="auto"/>
            <w:right w:val="none" w:sz="0" w:space="0" w:color="auto"/>
          </w:divBdr>
        </w:div>
        <w:div w:id="1746610680">
          <w:marLeft w:val="0"/>
          <w:marRight w:val="0"/>
          <w:marTop w:val="0"/>
          <w:marBottom w:val="0"/>
          <w:divBdr>
            <w:top w:val="none" w:sz="0" w:space="0" w:color="auto"/>
            <w:left w:val="none" w:sz="0" w:space="0" w:color="auto"/>
            <w:bottom w:val="none" w:sz="0" w:space="0" w:color="auto"/>
            <w:right w:val="none" w:sz="0" w:space="0" w:color="auto"/>
          </w:divBdr>
        </w:div>
        <w:div w:id="1751855068">
          <w:marLeft w:val="0"/>
          <w:marRight w:val="0"/>
          <w:marTop w:val="0"/>
          <w:marBottom w:val="0"/>
          <w:divBdr>
            <w:top w:val="none" w:sz="0" w:space="0" w:color="auto"/>
            <w:left w:val="none" w:sz="0" w:space="0" w:color="auto"/>
            <w:bottom w:val="none" w:sz="0" w:space="0" w:color="auto"/>
            <w:right w:val="none" w:sz="0" w:space="0" w:color="auto"/>
          </w:divBdr>
        </w:div>
        <w:div w:id="1758406742">
          <w:marLeft w:val="0"/>
          <w:marRight w:val="0"/>
          <w:marTop w:val="0"/>
          <w:marBottom w:val="0"/>
          <w:divBdr>
            <w:top w:val="none" w:sz="0" w:space="0" w:color="auto"/>
            <w:left w:val="none" w:sz="0" w:space="0" w:color="auto"/>
            <w:bottom w:val="none" w:sz="0" w:space="0" w:color="auto"/>
            <w:right w:val="none" w:sz="0" w:space="0" w:color="auto"/>
          </w:divBdr>
        </w:div>
        <w:div w:id="1767992969">
          <w:marLeft w:val="0"/>
          <w:marRight w:val="0"/>
          <w:marTop w:val="0"/>
          <w:marBottom w:val="0"/>
          <w:divBdr>
            <w:top w:val="none" w:sz="0" w:space="0" w:color="auto"/>
            <w:left w:val="none" w:sz="0" w:space="0" w:color="auto"/>
            <w:bottom w:val="none" w:sz="0" w:space="0" w:color="auto"/>
            <w:right w:val="none" w:sz="0" w:space="0" w:color="auto"/>
          </w:divBdr>
        </w:div>
        <w:div w:id="1769931161">
          <w:marLeft w:val="0"/>
          <w:marRight w:val="0"/>
          <w:marTop w:val="0"/>
          <w:marBottom w:val="0"/>
          <w:divBdr>
            <w:top w:val="none" w:sz="0" w:space="0" w:color="auto"/>
            <w:left w:val="none" w:sz="0" w:space="0" w:color="auto"/>
            <w:bottom w:val="none" w:sz="0" w:space="0" w:color="auto"/>
            <w:right w:val="none" w:sz="0" w:space="0" w:color="auto"/>
          </w:divBdr>
        </w:div>
        <w:div w:id="1788313324">
          <w:marLeft w:val="0"/>
          <w:marRight w:val="0"/>
          <w:marTop w:val="0"/>
          <w:marBottom w:val="0"/>
          <w:divBdr>
            <w:top w:val="none" w:sz="0" w:space="0" w:color="auto"/>
            <w:left w:val="none" w:sz="0" w:space="0" w:color="auto"/>
            <w:bottom w:val="none" w:sz="0" w:space="0" w:color="auto"/>
            <w:right w:val="none" w:sz="0" w:space="0" w:color="auto"/>
          </w:divBdr>
        </w:div>
        <w:div w:id="1810783048">
          <w:marLeft w:val="0"/>
          <w:marRight w:val="0"/>
          <w:marTop w:val="0"/>
          <w:marBottom w:val="0"/>
          <w:divBdr>
            <w:top w:val="none" w:sz="0" w:space="0" w:color="auto"/>
            <w:left w:val="none" w:sz="0" w:space="0" w:color="auto"/>
            <w:bottom w:val="none" w:sz="0" w:space="0" w:color="auto"/>
            <w:right w:val="none" w:sz="0" w:space="0" w:color="auto"/>
          </w:divBdr>
        </w:div>
        <w:div w:id="1813132686">
          <w:marLeft w:val="0"/>
          <w:marRight w:val="0"/>
          <w:marTop w:val="0"/>
          <w:marBottom w:val="0"/>
          <w:divBdr>
            <w:top w:val="none" w:sz="0" w:space="0" w:color="auto"/>
            <w:left w:val="none" w:sz="0" w:space="0" w:color="auto"/>
            <w:bottom w:val="none" w:sz="0" w:space="0" w:color="auto"/>
            <w:right w:val="none" w:sz="0" w:space="0" w:color="auto"/>
          </w:divBdr>
        </w:div>
        <w:div w:id="1813982836">
          <w:marLeft w:val="0"/>
          <w:marRight w:val="0"/>
          <w:marTop w:val="0"/>
          <w:marBottom w:val="0"/>
          <w:divBdr>
            <w:top w:val="none" w:sz="0" w:space="0" w:color="auto"/>
            <w:left w:val="none" w:sz="0" w:space="0" w:color="auto"/>
            <w:bottom w:val="none" w:sz="0" w:space="0" w:color="auto"/>
            <w:right w:val="none" w:sz="0" w:space="0" w:color="auto"/>
          </w:divBdr>
        </w:div>
        <w:div w:id="1816949288">
          <w:marLeft w:val="0"/>
          <w:marRight w:val="0"/>
          <w:marTop w:val="0"/>
          <w:marBottom w:val="0"/>
          <w:divBdr>
            <w:top w:val="none" w:sz="0" w:space="0" w:color="auto"/>
            <w:left w:val="none" w:sz="0" w:space="0" w:color="auto"/>
            <w:bottom w:val="none" w:sz="0" w:space="0" w:color="auto"/>
            <w:right w:val="none" w:sz="0" w:space="0" w:color="auto"/>
          </w:divBdr>
        </w:div>
        <w:div w:id="1823497446">
          <w:marLeft w:val="0"/>
          <w:marRight w:val="0"/>
          <w:marTop w:val="0"/>
          <w:marBottom w:val="0"/>
          <w:divBdr>
            <w:top w:val="none" w:sz="0" w:space="0" w:color="auto"/>
            <w:left w:val="none" w:sz="0" w:space="0" w:color="auto"/>
            <w:bottom w:val="none" w:sz="0" w:space="0" w:color="auto"/>
            <w:right w:val="none" w:sz="0" w:space="0" w:color="auto"/>
          </w:divBdr>
        </w:div>
        <w:div w:id="1841777220">
          <w:marLeft w:val="0"/>
          <w:marRight w:val="0"/>
          <w:marTop w:val="0"/>
          <w:marBottom w:val="0"/>
          <w:divBdr>
            <w:top w:val="none" w:sz="0" w:space="0" w:color="auto"/>
            <w:left w:val="none" w:sz="0" w:space="0" w:color="auto"/>
            <w:bottom w:val="none" w:sz="0" w:space="0" w:color="auto"/>
            <w:right w:val="none" w:sz="0" w:space="0" w:color="auto"/>
          </w:divBdr>
        </w:div>
        <w:div w:id="1856766003">
          <w:marLeft w:val="0"/>
          <w:marRight w:val="0"/>
          <w:marTop w:val="0"/>
          <w:marBottom w:val="0"/>
          <w:divBdr>
            <w:top w:val="none" w:sz="0" w:space="0" w:color="auto"/>
            <w:left w:val="none" w:sz="0" w:space="0" w:color="auto"/>
            <w:bottom w:val="none" w:sz="0" w:space="0" w:color="auto"/>
            <w:right w:val="none" w:sz="0" w:space="0" w:color="auto"/>
          </w:divBdr>
        </w:div>
        <w:div w:id="1866407354">
          <w:marLeft w:val="0"/>
          <w:marRight w:val="0"/>
          <w:marTop w:val="0"/>
          <w:marBottom w:val="0"/>
          <w:divBdr>
            <w:top w:val="none" w:sz="0" w:space="0" w:color="auto"/>
            <w:left w:val="none" w:sz="0" w:space="0" w:color="auto"/>
            <w:bottom w:val="none" w:sz="0" w:space="0" w:color="auto"/>
            <w:right w:val="none" w:sz="0" w:space="0" w:color="auto"/>
          </w:divBdr>
        </w:div>
        <w:div w:id="1868248012">
          <w:marLeft w:val="0"/>
          <w:marRight w:val="0"/>
          <w:marTop w:val="0"/>
          <w:marBottom w:val="0"/>
          <w:divBdr>
            <w:top w:val="none" w:sz="0" w:space="0" w:color="auto"/>
            <w:left w:val="none" w:sz="0" w:space="0" w:color="auto"/>
            <w:bottom w:val="none" w:sz="0" w:space="0" w:color="auto"/>
            <w:right w:val="none" w:sz="0" w:space="0" w:color="auto"/>
          </w:divBdr>
        </w:div>
        <w:div w:id="1907640293">
          <w:marLeft w:val="0"/>
          <w:marRight w:val="0"/>
          <w:marTop w:val="0"/>
          <w:marBottom w:val="0"/>
          <w:divBdr>
            <w:top w:val="none" w:sz="0" w:space="0" w:color="auto"/>
            <w:left w:val="none" w:sz="0" w:space="0" w:color="auto"/>
            <w:bottom w:val="none" w:sz="0" w:space="0" w:color="auto"/>
            <w:right w:val="none" w:sz="0" w:space="0" w:color="auto"/>
          </w:divBdr>
        </w:div>
        <w:div w:id="1914314040">
          <w:marLeft w:val="0"/>
          <w:marRight w:val="0"/>
          <w:marTop w:val="0"/>
          <w:marBottom w:val="0"/>
          <w:divBdr>
            <w:top w:val="none" w:sz="0" w:space="0" w:color="auto"/>
            <w:left w:val="none" w:sz="0" w:space="0" w:color="auto"/>
            <w:bottom w:val="none" w:sz="0" w:space="0" w:color="auto"/>
            <w:right w:val="none" w:sz="0" w:space="0" w:color="auto"/>
          </w:divBdr>
        </w:div>
        <w:div w:id="1918055305">
          <w:marLeft w:val="0"/>
          <w:marRight w:val="0"/>
          <w:marTop w:val="0"/>
          <w:marBottom w:val="0"/>
          <w:divBdr>
            <w:top w:val="none" w:sz="0" w:space="0" w:color="auto"/>
            <w:left w:val="none" w:sz="0" w:space="0" w:color="auto"/>
            <w:bottom w:val="none" w:sz="0" w:space="0" w:color="auto"/>
            <w:right w:val="none" w:sz="0" w:space="0" w:color="auto"/>
          </w:divBdr>
        </w:div>
        <w:div w:id="1920750926">
          <w:marLeft w:val="0"/>
          <w:marRight w:val="0"/>
          <w:marTop w:val="0"/>
          <w:marBottom w:val="0"/>
          <w:divBdr>
            <w:top w:val="none" w:sz="0" w:space="0" w:color="auto"/>
            <w:left w:val="none" w:sz="0" w:space="0" w:color="auto"/>
            <w:bottom w:val="none" w:sz="0" w:space="0" w:color="auto"/>
            <w:right w:val="none" w:sz="0" w:space="0" w:color="auto"/>
          </w:divBdr>
        </w:div>
        <w:div w:id="1928004832">
          <w:marLeft w:val="0"/>
          <w:marRight w:val="0"/>
          <w:marTop w:val="0"/>
          <w:marBottom w:val="0"/>
          <w:divBdr>
            <w:top w:val="none" w:sz="0" w:space="0" w:color="auto"/>
            <w:left w:val="none" w:sz="0" w:space="0" w:color="auto"/>
            <w:bottom w:val="none" w:sz="0" w:space="0" w:color="auto"/>
            <w:right w:val="none" w:sz="0" w:space="0" w:color="auto"/>
          </w:divBdr>
        </w:div>
        <w:div w:id="1929387139">
          <w:marLeft w:val="0"/>
          <w:marRight w:val="0"/>
          <w:marTop w:val="0"/>
          <w:marBottom w:val="0"/>
          <w:divBdr>
            <w:top w:val="none" w:sz="0" w:space="0" w:color="auto"/>
            <w:left w:val="none" w:sz="0" w:space="0" w:color="auto"/>
            <w:bottom w:val="none" w:sz="0" w:space="0" w:color="auto"/>
            <w:right w:val="none" w:sz="0" w:space="0" w:color="auto"/>
          </w:divBdr>
        </w:div>
        <w:div w:id="1930654357">
          <w:marLeft w:val="0"/>
          <w:marRight w:val="0"/>
          <w:marTop w:val="0"/>
          <w:marBottom w:val="0"/>
          <w:divBdr>
            <w:top w:val="none" w:sz="0" w:space="0" w:color="auto"/>
            <w:left w:val="none" w:sz="0" w:space="0" w:color="auto"/>
            <w:bottom w:val="none" w:sz="0" w:space="0" w:color="auto"/>
            <w:right w:val="none" w:sz="0" w:space="0" w:color="auto"/>
          </w:divBdr>
        </w:div>
        <w:div w:id="1955138284">
          <w:marLeft w:val="0"/>
          <w:marRight w:val="0"/>
          <w:marTop w:val="0"/>
          <w:marBottom w:val="0"/>
          <w:divBdr>
            <w:top w:val="none" w:sz="0" w:space="0" w:color="auto"/>
            <w:left w:val="none" w:sz="0" w:space="0" w:color="auto"/>
            <w:bottom w:val="none" w:sz="0" w:space="0" w:color="auto"/>
            <w:right w:val="none" w:sz="0" w:space="0" w:color="auto"/>
          </w:divBdr>
        </w:div>
        <w:div w:id="1959755087">
          <w:marLeft w:val="0"/>
          <w:marRight w:val="0"/>
          <w:marTop w:val="0"/>
          <w:marBottom w:val="0"/>
          <w:divBdr>
            <w:top w:val="none" w:sz="0" w:space="0" w:color="auto"/>
            <w:left w:val="none" w:sz="0" w:space="0" w:color="auto"/>
            <w:bottom w:val="none" w:sz="0" w:space="0" w:color="auto"/>
            <w:right w:val="none" w:sz="0" w:space="0" w:color="auto"/>
          </w:divBdr>
        </w:div>
        <w:div w:id="1960144504">
          <w:marLeft w:val="0"/>
          <w:marRight w:val="0"/>
          <w:marTop w:val="0"/>
          <w:marBottom w:val="0"/>
          <w:divBdr>
            <w:top w:val="none" w:sz="0" w:space="0" w:color="auto"/>
            <w:left w:val="none" w:sz="0" w:space="0" w:color="auto"/>
            <w:bottom w:val="none" w:sz="0" w:space="0" w:color="auto"/>
            <w:right w:val="none" w:sz="0" w:space="0" w:color="auto"/>
          </w:divBdr>
        </w:div>
        <w:div w:id="1964771302">
          <w:marLeft w:val="0"/>
          <w:marRight w:val="0"/>
          <w:marTop w:val="0"/>
          <w:marBottom w:val="0"/>
          <w:divBdr>
            <w:top w:val="none" w:sz="0" w:space="0" w:color="auto"/>
            <w:left w:val="none" w:sz="0" w:space="0" w:color="auto"/>
            <w:bottom w:val="none" w:sz="0" w:space="0" w:color="auto"/>
            <w:right w:val="none" w:sz="0" w:space="0" w:color="auto"/>
          </w:divBdr>
        </w:div>
        <w:div w:id="1972131686">
          <w:marLeft w:val="0"/>
          <w:marRight w:val="0"/>
          <w:marTop w:val="0"/>
          <w:marBottom w:val="0"/>
          <w:divBdr>
            <w:top w:val="none" w:sz="0" w:space="0" w:color="auto"/>
            <w:left w:val="none" w:sz="0" w:space="0" w:color="auto"/>
            <w:bottom w:val="none" w:sz="0" w:space="0" w:color="auto"/>
            <w:right w:val="none" w:sz="0" w:space="0" w:color="auto"/>
          </w:divBdr>
        </w:div>
        <w:div w:id="1986619359">
          <w:marLeft w:val="0"/>
          <w:marRight w:val="0"/>
          <w:marTop w:val="0"/>
          <w:marBottom w:val="0"/>
          <w:divBdr>
            <w:top w:val="none" w:sz="0" w:space="0" w:color="auto"/>
            <w:left w:val="none" w:sz="0" w:space="0" w:color="auto"/>
            <w:bottom w:val="none" w:sz="0" w:space="0" w:color="auto"/>
            <w:right w:val="none" w:sz="0" w:space="0" w:color="auto"/>
          </w:divBdr>
        </w:div>
        <w:div w:id="2002926862">
          <w:marLeft w:val="0"/>
          <w:marRight w:val="0"/>
          <w:marTop w:val="0"/>
          <w:marBottom w:val="0"/>
          <w:divBdr>
            <w:top w:val="none" w:sz="0" w:space="0" w:color="auto"/>
            <w:left w:val="none" w:sz="0" w:space="0" w:color="auto"/>
            <w:bottom w:val="none" w:sz="0" w:space="0" w:color="auto"/>
            <w:right w:val="none" w:sz="0" w:space="0" w:color="auto"/>
          </w:divBdr>
        </w:div>
        <w:div w:id="2022974526">
          <w:marLeft w:val="0"/>
          <w:marRight w:val="0"/>
          <w:marTop w:val="0"/>
          <w:marBottom w:val="0"/>
          <w:divBdr>
            <w:top w:val="none" w:sz="0" w:space="0" w:color="auto"/>
            <w:left w:val="none" w:sz="0" w:space="0" w:color="auto"/>
            <w:bottom w:val="none" w:sz="0" w:space="0" w:color="auto"/>
            <w:right w:val="none" w:sz="0" w:space="0" w:color="auto"/>
          </w:divBdr>
        </w:div>
        <w:div w:id="2025091076">
          <w:marLeft w:val="0"/>
          <w:marRight w:val="0"/>
          <w:marTop w:val="0"/>
          <w:marBottom w:val="0"/>
          <w:divBdr>
            <w:top w:val="none" w:sz="0" w:space="0" w:color="auto"/>
            <w:left w:val="none" w:sz="0" w:space="0" w:color="auto"/>
            <w:bottom w:val="none" w:sz="0" w:space="0" w:color="auto"/>
            <w:right w:val="none" w:sz="0" w:space="0" w:color="auto"/>
          </w:divBdr>
        </w:div>
        <w:div w:id="2029671063">
          <w:marLeft w:val="0"/>
          <w:marRight w:val="0"/>
          <w:marTop w:val="0"/>
          <w:marBottom w:val="0"/>
          <w:divBdr>
            <w:top w:val="none" w:sz="0" w:space="0" w:color="auto"/>
            <w:left w:val="none" w:sz="0" w:space="0" w:color="auto"/>
            <w:bottom w:val="none" w:sz="0" w:space="0" w:color="auto"/>
            <w:right w:val="none" w:sz="0" w:space="0" w:color="auto"/>
          </w:divBdr>
        </w:div>
        <w:div w:id="2056419265">
          <w:marLeft w:val="0"/>
          <w:marRight w:val="0"/>
          <w:marTop w:val="0"/>
          <w:marBottom w:val="0"/>
          <w:divBdr>
            <w:top w:val="none" w:sz="0" w:space="0" w:color="auto"/>
            <w:left w:val="none" w:sz="0" w:space="0" w:color="auto"/>
            <w:bottom w:val="none" w:sz="0" w:space="0" w:color="auto"/>
            <w:right w:val="none" w:sz="0" w:space="0" w:color="auto"/>
          </w:divBdr>
        </w:div>
        <w:div w:id="2060543413">
          <w:marLeft w:val="0"/>
          <w:marRight w:val="0"/>
          <w:marTop w:val="0"/>
          <w:marBottom w:val="0"/>
          <w:divBdr>
            <w:top w:val="none" w:sz="0" w:space="0" w:color="auto"/>
            <w:left w:val="none" w:sz="0" w:space="0" w:color="auto"/>
            <w:bottom w:val="none" w:sz="0" w:space="0" w:color="auto"/>
            <w:right w:val="none" w:sz="0" w:space="0" w:color="auto"/>
          </w:divBdr>
        </w:div>
        <w:div w:id="2070759762">
          <w:marLeft w:val="0"/>
          <w:marRight w:val="0"/>
          <w:marTop w:val="0"/>
          <w:marBottom w:val="0"/>
          <w:divBdr>
            <w:top w:val="none" w:sz="0" w:space="0" w:color="auto"/>
            <w:left w:val="none" w:sz="0" w:space="0" w:color="auto"/>
            <w:bottom w:val="none" w:sz="0" w:space="0" w:color="auto"/>
            <w:right w:val="none" w:sz="0" w:space="0" w:color="auto"/>
          </w:divBdr>
        </w:div>
        <w:div w:id="2073233551">
          <w:marLeft w:val="0"/>
          <w:marRight w:val="0"/>
          <w:marTop w:val="0"/>
          <w:marBottom w:val="0"/>
          <w:divBdr>
            <w:top w:val="none" w:sz="0" w:space="0" w:color="auto"/>
            <w:left w:val="none" w:sz="0" w:space="0" w:color="auto"/>
            <w:bottom w:val="none" w:sz="0" w:space="0" w:color="auto"/>
            <w:right w:val="none" w:sz="0" w:space="0" w:color="auto"/>
          </w:divBdr>
        </w:div>
        <w:div w:id="2075817146">
          <w:marLeft w:val="0"/>
          <w:marRight w:val="0"/>
          <w:marTop w:val="0"/>
          <w:marBottom w:val="0"/>
          <w:divBdr>
            <w:top w:val="none" w:sz="0" w:space="0" w:color="auto"/>
            <w:left w:val="none" w:sz="0" w:space="0" w:color="auto"/>
            <w:bottom w:val="none" w:sz="0" w:space="0" w:color="auto"/>
            <w:right w:val="none" w:sz="0" w:space="0" w:color="auto"/>
          </w:divBdr>
        </w:div>
        <w:div w:id="2086680715">
          <w:marLeft w:val="0"/>
          <w:marRight w:val="0"/>
          <w:marTop w:val="0"/>
          <w:marBottom w:val="0"/>
          <w:divBdr>
            <w:top w:val="none" w:sz="0" w:space="0" w:color="auto"/>
            <w:left w:val="none" w:sz="0" w:space="0" w:color="auto"/>
            <w:bottom w:val="none" w:sz="0" w:space="0" w:color="auto"/>
            <w:right w:val="none" w:sz="0" w:space="0" w:color="auto"/>
          </w:divBdr>
        </w:div>
        <w:div w:id="2093549102">
          <w:marLeft w:val="0"/>
          <w:marRight w:val="0"/>
          <w:marTop w:val="0"/>
          <w:marBottom w:val="0"/>
          <w:divBdr>
            <w:top w:val="none" w:sz="0" w:space="0" w:color="auto"/>
            <w:left w:val="none" w:sz="0" w:space="0" w:color="auto"/>
            <w:bottom w:val="none" w:sz="0" w:space="0" w:color="auto"/>
            <w:right w:val="none" w:sz="0" w:space="0" w:color="auto"/>
          </w:divBdr>
        </w:div>
        <w:div w:id="2104453709">
          <w:marLeft w:val="0"/>
          <w:marRight w:val="0"/>
          <w:marTop w:val="0"/>
          <w:marBottom w:val="0"/>
          <w:divBdr>
            <w:top w:val="none" w:sz="0" w:space="0" w:color="auto"/>
            <w:left w:val="none" w:sz="0" w:space="0" w:color="auto"/>
            <w:bottom w:val="none" w:sz="0" w:space="0" w:color="auto"/>
            <w:right w:val="none" w:sz="0" w:space="0" w:color="auto"/>
          </w:divBdr>
        </w:div>
        <w:div w:id="2122260619">
          <w:marLeft w:val="0"/>
          <w:marRight w:val="0"/>
          <w:marTop w:val="0"/>
          <w:marBottom w:val="0"/>
          <w:divBdr>
            <w:top w:val="none" w:sz="0" w:space="0" w:color="auto"/>
            <w:left w:val="none" w:sz="0" w:space="0" w:color="auto"/>
            <w:bottom w:val="none" w:sz="0" w:space="0" w:color="auto"/>
            <w:right w:val="none" w:sz="0" w:space="0" w:color="auto"/>
          </w:divBdr>
        </w:div>
        <w:div w:id="2129272248">
          <w:marLeft w:val="0"/>
          <w:marRight w:val="0"/>
          <w:marTop w:val="0"/>
          <w:marBottom w:val="0"/>
          <w:divBdr>
            <w:top w:val="none" w:sz="0" w:space="0" w:color="auto"/>
            <w:left w:val="none" w:sz="0" w:space="0" w:color="auto"/>
            <w:bottom w:val="none" w:sz="0" w:space="0" w:color="auto"/>
            <w:right w:val="none" w:sz="0" w:space="0" w:color="auto"/>
          </w:divBdr>
        </w:div>
        <w:div w:id="2141336789">
          <w:marLeft w:val="0"/>
          <w:marRight w:val="0"/>
          <w:marTop w:val="0"/>
          <w:marBottom w:val="0"/>
          <w:divBdr>
            <w:top w:val="none" w:sz="0" w:space="0" w:color="auto"/>
            <w:left w:val="none" w:sz="0" w:space="0" w:color="auto"/>
            <w:bottom w:val="none" w:sz="0" w:space="0" w:color="auto"/>
            <w:right w:val="none" w:sz="0" w:space="0" w:color="auto"/>
          </w:divBdr>
        </w:div>
      </w:divsChild>
    </w:div>
    <w:div w:id="420569127">
      <w:bodyDiv w:val="1"/>
      <w:marLeft w:val="0"/>
      <w:marRight w:val="0"/>
      <w:marTop w:val="0"/>
      <w:marBottom w:val="0"/>
      <w:divBdr>
        <w:top w:val="none" w:sz="0" w:space="0" w:color="auto"/>
        <w:left w:val="none" w:sz="0" w:space="0" w:color="auto"/>
        <w:bottom w:val="none" w:sz="0" w:space="0" w:color="auto"/>
        <w:right w:val="none" w:sz="0" w:space="0" w:color="auto"/>
      </w:divBdr>
    </w:div>
    <w:div w:id="499346434">
      <w:bodyDiv w:val="1"/>
      <w:marLeft w:val="360"/>
      <w:marRight w:val="360"/>
      <w:marTop w:val="360"/>
      <w:marBottom w:val="360"/>
      <w:divBdr>
        <w:top w:val="none" w:sz="0" w:space="0" w:color="auto"/>
        <w:left w:val="none" w:sz="0" w:space="0" w:color="auto"/>
        <w:bottom w:val="none" w:sz="0" w:space="0" w:color="auto"/>
        <w:right w:val="none" w:sz="0" w:space="0" w:color="auto"/>
      </w:divBdr>
    </w:div>
    <w:div w:id="512259460">
      <w:bodyDiv w:val="1"/>
      <w:marLeft w:val="360"/>
      <w:marRight w:val="360"/>
      <w:marTop w:val="360"/>
      <w:marBottom w:val="360"/>
      <w:divBdr>
        <w:top w:val="none" w:sz="0" w:space="0" w:color="auto"/>
        <w:left w:val="none" w:sz="0" w:space="0" w:color="auto"/>
        <w:bottom w:val="none" w:sz="0" w:space="0" w:color="auto"/>
        <w:right w:val="none" w:sz="0" w:space="0" w:color="auto"/>
      </w:divBdr>
    </w:div>
    <w:div w:id="522474007">
      <w:bodyDiv w:val="1"/>
      <w:marLeft w:val="360"/>
      <w:marRight w:val="360"/>
      <w:marTop w:val="360"/>
      <w:marBottom w:val="360"/>
      <w:divBdr>
        <w:top w:val="none" w:sz="0" w:space="0" w:color="auto"/>
        <w:left w:val="none" w:sz="0" w:space="0" w:color="auto"/>
        <w:bottom w:val="none" w:sz="0" w:space="0" w:color="auto"/>
        <w:right w:val="none" w:sz="0" w:space="0" w:color="auto"/>
      </w:divBdr>
    </w:div>
    <w:div w:id="530845952">
      <w:bodyDiv w:val="1"/>
      <w:marLeft w:val="360"/>
      <w:marRight w:val="360"/>
      <w:marTop w:val="360"/>
      <w:marBottom w:val="360"/>
      <w:divBdr>
        <w:top w:val="none" w:sz="0" w:space="0" w:color="auto"/>
        <w:left w:val="none" w:sz="0" w:space="0" w:color="auto"/>
        <w:bottom w:val="none" w:sz="0" w:space="0" w:color="auto"/>
        <w:right w:val="none" w:sz="0" w:space="0" w:color="auto"/>
      </w:divBdr>
    </w:div>
    <w:div w:id="541794412">
      <w:bodyDiv w:val="1"/>
      <w:marLeft w:val="360"/>
      <w:marRight w:val="360"/>
      <w:marTop w:val="360"/>
      <w:marBottom w:val="360"/>
      <w:divBdr>
        <w:top w:val="none" w:sz="0" w:space="0" w:color="auto"/>
        <w:left w:val="none" w:sz="0" w:space="0" w:color="auto"/>
        <w:bottom w:val="none" w:sz="0" w:space="0" w:color="auto"/>
        <w:right w:val="none" w:sz="0" w:space="0" w:color="auto"/>
      </w:divBdr>
    </w:div>
    <w:div w:id="557281206">
      <w:bodyDiv w:val="1"/>
      <w:marLeft w:val="360"/>
      <w:marRight w:val="360"/>
      <w:marTop w:val="360"/>
      <w:marBottom w:val="360"/>
      <w:divBdr>
        <w:top w:val="none" w:sz="0" w:space="0" w:color="auto"/>
        <w:left w:val="none" w:sz="0" w:space="0" w:color="auto"/>
        <w:bottom w:val="none" w:sz="0" w:space="0" w:color="auto"/>
        <w:right w:val="none" w:sz="0" w:space="0" w:color="auto"/>
      </w:divBdr>
    </w:div>
    <w:div w:id="560747561">
      <w:bodyDiv w:val="1"/>
      <w:marLeft w:val="0"/>
      <w:marRight w:val="0"/>
      <w:marTop w:val="0"/>
      <w:marBottom w:val="0"/>
      <w:divBdr>
        <w:top w:val="none" w:sz="0" w:space="0" w:color="auto"/>
        <w:left w:val="none" w:sz="0" w:space="0" w:color="auto"/>
        <w:bottom w:val="none" w:sz="0" w:space="0" w:color="auto"/>
        <w:right w:val="none" w:sz="0" w:space="0" w:color="auto"/>
      </w:divBdr>
      <w:divsChild>
        <w:div w:id="2244436">
          <w:marLeft w:val="0"/>
          <w:marRight w:val="0"/>
          <w:marTop w:val="0"/>
          <w:marBottom w:val="0"/>
          <w:divBdr>
            <w:top w:val="none" w:sz="0" w:space="0" w:color="auto"/>
            <w:left w:val="none" w:sz="0" w:space="0" w:color="auto"/>
            <w:bottom w:val="none" w:sz="0" w:space="0" w:color="auto"/>
            <w:right w:val="none" w:sz="0" w:space="0" w:color="auto"/>
          </w:divBdr>
        </w:div>
        <w:div w:id="6180020">
          <w:marLeft w:val="0"/>
          <w:marRight w:val="0"/>
          <w:marTop w:val="0"/>
          <w:marBottom w:val="0"/>
          <w:divBdr>
            <w:top w:val="none" w:sz="0" w:space="0" w:color="auto"/>
            <w:left w:val="none" w:sz="0" w:space="0" w:color="auto"/>
            <w:bottom w:val="none" w:sz="0" w:space="0" w:color="auto"/>
            <w:right w:val="none" w:sz="0" w:space="0" w:color="auto"/>
          </w:divBdr>
        </w:div>
        <w:div w:id="13270278">
          <w:marLeft w:val="0"/>
          <w:marRight w:val="0"/>
          <w:marTop w:val="0"/>
          <w:marBottom w:val="0"/>
          <w:divBdr>
            <w:top w:val="none" w:sz="0" w:space="0" w:color="auto"/>
            <w:left w:val="none" w:sz="0" w:space="0" w:color="auto"/>
            <w:bottom w:val="none" w:sz="0" w:space="0" w:color="auto"/>
            <w:right w:val="none" w:sz="0" w:space="0" w:color="auto"/>
          </w:divBdr>
        </w:div>
        <w:div w:id="19207512">
          <w:marLeft w:val="0"/>
          <w:marRight w:val="0"/>
          <w:marTop w:val="0"/>
          <w:marBottom w:val="0"/>
          <w:divBdr>
            <w:top w:val="none" w:sz="0" w:space="0" w:color="auto"/>
            <w:left w:val="none" w:sz="0" w:space="0" w:color="auto"/>
            <w:bottom w:val="none" w:sz="0" w:space="0" w:color="auto"/>
            <w:right w:val="none" w:sz="0" w:space="0" w:color="auto"/>
          </w:divBdr>
        </w:div>
        <w:div w:id="27881197">
          <w:marLeft w:val="0"/>
          <w:marRight w:val="0"/>
          <w:marTop w:val="0"/>
          <w:marBottom w:val="0"/>
          <w:divBdr>
            <w:top w:val="none" w:sz="0" w:space="0" w:color="auto"/>
            <w:left w:val="none" w:sz="0" w:space="0" w:color="auto"/>
            <w:bottom w:val="none" w:sz="0" w:space="0" w:color="auto"/>
            <w:right w:val="none" w:sz="0" w:space="0" w:color="auto"/>
          </w:divBdr>
        </w:div>
        <w:div w:id="31346519">
          <w:marLeft w:val="0"/>
          <w:marRight w:val="0"/>
          <w:marTop w:val="0"/>
          <w:marBottom w:val="0"/>
          <w:divBdr>
            <w:top w:val="none" w:sz="0" w:space="0" w:color="auto"/>
            <w:left w:val="none" w:sz="0" w:space="0" w:color="auto"/>
            <w:bottom w:val="none" w:sz="0" w:space="0" w:color="auto"/>
            <w:right w:val="none" w:sz="0" w:space="0" w:color="auto"/>
          </w:divBdr>
        </w:div>
        <w:div w:id="31417489">
          <w:marLeft w:val="0"/>
          <w:marRight w:val="0"/>
          <w:marTop w:val="0"/>
          <w:marBottom w:val="0"/>
          <w:divBdr>
            <w:top w:val="none" w:sz="0" w:space="0" w:color="auto"/>
            <w:left w:val="none" w:sz="0" w:space="0" w:color="auto"/>
            <w:bottom w:val="none" w:sz="0" w:space="0" w:color="auto"/>
            <w:right w:val="none" w:sz="0" w:space="0" w:color="auto"/>
          </w:divBdr>
        </w:div>
        <w:div w:id="34430976">
          <w:marLeft w:val="0"/>
          <w:marRight w:val="0"/>
          <w:marTop w:val="0"/>
          <w:marBottom w:val="0"/>
          <w:divBdr>
            <w:top w:val="none" w:sz="0" w:space="0" w:color="auto"/>
            <w:left w:val="none" w:sz="0" w:space="0" w:color="auto"/>
            <w:bottom w:val="none" w:sz="0" w:space="0" w:color="auto"/>
            <w:right w:val="none" w:sz="0" w:space="0" w:color="auto"/>
          </w:divBdr>
        </w:div>
        <w:div w:id="49769175">
          <w:marLeft w:val="0"/>
          <w:marRight w:val="0"/>
          <w:marTop w:val="0"/>
          <w:marBottom w:val="0"/>
          <w:divBdr>
            <w:top w:val="none" w:sz="0" w:space="0" w:color="auto"/>
            <w:left w:val="none" w:sz="0" w:space="0" w:color="auto"/>
            <w:bottom w:val="none" w:sz="0" w:space="0" w:color="auto"/>
            <w:right w:val="none" w:sz="0" w:space="0" w:color="auto"/>
          </w:divBdr>
        </w:div>
        <w:div w:id="73090913">
          <w:marLeft w:val="0"/>
          <w:marRight w:val="0"/>
          <w:marTop w:val="0"/>
          <w:marBottom w:val="0"/>
          <w:divBdr>
            <w:top w:val="none" w:sz="0" w:space="0" w:color="auto"/>
            <w:left w:val="none" w:sz="0" w:space="0" w:color="auto"/>
            <w:bottom w:val="none" w:sz="0" w:space="0" w:color="auto"/>
            <w:right w:val="none" w:sz="0" w:space="0" w:color="auto"/>
          </w:divBdr>
        </w:div>
        <w:div w:id="81294598">
          <w:marLeft w:val="0"/>
          <w:marRight w:val="0"/>
          <w:marTop w:val="0"/>
          <w:marBottom w:val="0"/>
          <w:divBdr>
            <w:top w:val="none" w:sz="0" w:space="0" w:color="auto"/>
            <w:left w:val="none" w:sz="0" w:space="0" w:color="auto"/>
            <w:bottom w:val="none" w:sz="0" w:space="0" w:color="auto"/>
            <w:right w:val="none" w:sz="0" w:space="0" w:color="auto"/>
          </w:divBdr>
        </w:div>
        <w:div w:id="86120439">
          <w:marLeft w:val="0"/>
          <w:marRight w:val="0"/>
          <w:marTop w:val="0"/>
          <w:marBottom w:val="0"/>
          <w:divBdr>
            <w:top w:val="none" w:sz="0" w:space="0" w:color="auto"/>
            <w:left w:val="none" w:sz="0" w:space="0" w:color="auto"/>
            <w:bottom w:val="none" w:sz="0" w:space="0" w:color="auto"/>
            <w:right w:val="none" w:sz="0" w:space="0" w:color="auto"/>
          </w:divBdr>
        </w:div>
        <w:div w:id="87384808">
          <w:marLeft w:val="0"/>
          <w:marRight w:val="0"/>
          <w:marTop w:val="0"/>
          <w:marBottom w:val="0"/>
          <w:divBdr>
            <w:top w:val="none" w:sz="0" w:space="0" w:color="auto"/>
            <w:left w:val="none" w:sz="0" w:space="0" w:color="auto"/>
            <w:bottom w:val="none" w:sz="0" w:space="0" w:color="auto"/>
            <w:right w:val="none" w:sz="0" w:space="0" w:color="auto"/>
          </w:divBdr>
        </w:div>
        <w:div w:id="88159357">
          <w:marLeft w:val="0"/>
          <w:marRight w:val="0"/>
          <w:marTop w:val="0"/>
          <w:marBottom w:val="0"/>
          <w:divBdr>
            <w:top w:val="none" w:sz="0" w:space="0" w:color="auto"/>
            <w:left w:val="none" w:sz="0" w:space="0" w:color="auto"/>
            <w:bottom w:val="none" w:sz="0" w:space="0" w:color="auto"/>
            <w:right w:val="none" w:sz="0" w:space="0" w:color="auto"/>
          </w:divBdr>
        </w:div>
        <w:div w:id="112021348">
          <w:marLeft w:val="0"/>
          <w:marRight w:val="0"/>
          <w:marTop w:val="0"/>
          <w:marBottom w:val="0"/>
          <w:divBdr>
            <w:top w:val="none" w:sz="0" w:space="0" w:color="auto"/>
            <w:left w:val="none" w:sz="0" w:space="0" w:color="auto"/>
            <w:bottom w:val="none" w:sz="0" w:space="0" w:color="auto"/>
            <w:right w:val="none" w:sz="0" w:space="0" w:color="auto"/>
          </w:divBdr>
        </w:div>
        <w:div w:id="112287353">
          <w:marLeft w:val="0"/>
          <w:marRight w:val="0"/>
          <w:marTop w:val="0"/>
          <w:marBottom w:val="0"/>
          <w:divBdr>
            <w:top w:val="none" w:sz="0" w:space="0" w:color="auto"/>
            <w:left w:val="none" w:sz="0" w:space="0" w:color="auto"/>
            <w:bottom w:val="none" w:sz="0" w:space="0" w:color="auto"/>
            <w:right w:val="none" w:sz="0" w:space="0" w:color="auto"/>
          </w:divBdr>
        </w:div>
        <w:div w:id="113907572">
          <w:marLeft w:val="0"/>
          <w:marRight w:val="0"/>
          <w:marTop w:val="0"/>
          <w:marBottom w:val="0"/>
          <w:divBdr>
            <w:top w:val="none" w:sz="0" w:space="0" w:color="auto"/>
            <w:left w:val="none" w:sz="0" w:space="0" w:color="auto"/>
            <w:bottom w:val="none" w:sz="0" w:space="0" w:color="auto"/>
            <w:right w:val="none" w:sz="0" w:space="0" w:color="auto"/>
          </w:divBdr>
        </w:div>
        <w:div w:id="118886287">
          <w:marLeft w:val="0"/>
          <w:marRight w:val="0"/>
          <w:marTop w:val="0"/>
          <w:marBottom w:val="0"/>
          <w:divBdr>
            <w:top w:val="none" w:sz="0" w:space="0" w:color="auto"/>
            <w:left w:val="none" w:sz="0" w:space="0" w:color="auto"/>
            <w:bottom w:val="none" w:sz="0" w:space="0" w:color="auto"/>
            <w:right w:val="none" w:sz="0" w:space="0" w:color="auto"/>
          </w:divBdr>
        </w:div>
        <w:div w:id="118961933">
          <w:marLeft w:val="0"/>
          <w:marRight w:val="0"/>
          <w:marTop w:val="0"/>
          <w:marBottom w:val="0"/>
          <w:divBdr>
            <w:top w:val="none" w:sz="0" w:space="0" w:color="auto"/>
            <w:left w:val="none" w:sz="0" w:space="0" w:color="auto"/>
            <w:bottom w:val="none" w:sz="0" w:space="0" w:color="auto"/>
            <w:right w:val="none" w:sz="0" w:space="0" w:color="auto"/>
          </w:divBdr>
        </w:div>
        <w:div w:id="124350418">
          <w:marLeft w:val="0"/>
          <w:marRight w:val="0"/>
          <w:marTop w:val="0"/>
          <w:marBottom w:val="0"/>
          <w:divBdr>
            <w:top w:val="none" w:sz="0" w:space="0" w:color="auto"/>
            <w:left w:val="none" w:sz="0" w:space="0" w:color="auto"/>
            <w:bottom w:val="none" w:sz="0" w:space="0" w:color="auto"/>
            <w:right w:val="none" w:sz="0" w:space="0" w:color="auto"/>
          </w:divBdr>
        </w:div>
        <w:div w:id="135415670">
          <w:marLeft w:val="0"/>
          <w:marRight w:val="0"/>
          <w:marTop w:val="0"/>
          <w:marBottom w:val="0"/>
          <w:divBdr>
            <w:top w:val="none" w:sz="0" w:space="0" w:color="auto"/>
            <w:left w:val="none" w:sz="0" w:space="0" w:color="auto"/>
            <w:bottom w:val="none" w:sz="0" w:space="0" w:color="auto"/>
            <w:right w:val="none" w:sz="0" w:space="0" w:color="auto"/>
          </w:divBdr>
        </w:div>
        <w:div w:id="135730605">
          <w:marLeft w:val="0"/>
          <w:marRight w:val="0"/>
          <w:marTop w:val="0"/>
          <w:marBottom w:val="0"/>
          <w:divBdr>
            <w:top w:val="none" w:sz="0" w:space="0" w:color="auto"/>
            <w:left w:val="none" w:sz="0" w:space="0" w:color="auto"/>
            <w:bottom w:val="none" w:sz="0" w:space="0" w:color="auto"/>
            <w:right w:val="none" w:sz="0" w:space="0" w:color="auto"/>
          </w:divBdr>
        </w:div>
        <w:div w:id="137651019">
          <w:marLeft w:val="0"/>
          <w:marRight w:val="0"/>
          <w:marTop w:val="0"/>
          <w:marBottom w:val="0"/>
          <w:divBdr>
            <w:top w:val="none" w:sz="0" w:space="0" w:color="auto"/>
            <w:left w:val="none" w:sz="0" w:space="0" w:color="auto"/>
            <w:bottom w:val="none" w:sz="0" w:space="0" w:color="auto"/>
            <w:right w:val="none" w:sz="0" w:space="0" w:color="auto"/>
          </w:divBdr>
        </w:div>
        <w:div w:id="140778532">
          <w:marLeft w:val="0"/>
          <w:marRight w:val="0"/>
          <w:marTop w:val="0"/>
          <w:marBottom w:val="0"/>
          <w:divBdr>
            <w:top w:val="none" w:sz="0" w:space="0" w:color="auto"/>
            <w:left w:val="none" w:sz="0" w:space="0" w:color="auto"/>
            <w:bottom w:val="none" w:sz="0" w:space="0" w:color="auto"/>
            <w:right w:val="none" w:sz="0" w:space="0" w:color="auto"/>
          </w:divBdr>
        </w:div>
        <w:div w:id="143552220">
          <w:marLeft w:val="0"/>
          <w:marRight w:val="0"/>
          <w:marTop w:val="0"/>
          <w:marBottom w:val="0"/>
          <w:divBdr>
            <w:top w:val="none" w:sz="0" w:space="0" w:color="auto"/>
            <w:left w:val="none" w:sz="0" w:space="0" w:color="auto"/>
            <w:bottom w:val="none" w:sz="0" w:space="0" w:color="auto"/>
            <w:right w:val="none" w:sz="0" w:space="0" w:color="auto"/>
          </w:divBdr>
        </w:div>
        <w:div w:id="143594161">
          <w:marLeft w:val="0"/>
          <w:marRight w:val="0"/>
          <w:marTop w:val="0"/>
          <w:marBottom w:val="0"/>
          <w:divBdr>
            <w:top w:val="none" w:sz="0" w:space="0" w:color="auto"/>
            <w:left w:val="none" w:sz="0" w:space="0" w:color="auto"/>
            <w:bottom w:val="none" w:sz="0" w:space="0" w:color="auto"/>
            <w:right w:val="none" w:sz="0" w:space="0" w:color="auto"/>
          </w:divBdr>
        </w:div>
        <w:div w:id="146287540">
          <w:marLeft w:val="0"/>
          <w:marRight w:val="0"/>
          <w:marTop w:val="0"/>
          <w:marBottom w:val="0"/>
          <w:divBdr>
            <w:top w:val="none" w:sz="0" w:space="0" w:color="auto"/>
            <w:left w:val="none" w:sz="0" w:space="0" w:color="auto"/>
            <w:bottom w:val="none" w:sz="0" w:space="0" w:color="auto"/>
            <w:right w:val="none" w:sz="0" w:space="0" w:color="auto"/>
          </w:divBdr>
        </w:div>
        <w:div w:id="149831098">
          <w:marLeft w:val="0"/>
          <w:marRight w:val="0"/>
          <w:marTop w:val="0"/>
          <w:marBottom w:val="0"/>
          <w:divBdr>
            <w:top w:val="none" w:sz="0" w:space="0" w:color="auto"/>
            <w:left w:val="none" w:sz="0" w:space="0" w:color="auto"/>
            <w:bottom w:val="none" w:sz="0" w:space="0" w:color="auto"/>
            <w:right w:val="none" w:sz="0" w:space="0" w:color="auto"/>
          </w:divBdr>
        </w:div>
        <w:div w:id="170991744">
          <w:marLeft w:val="0"/>
          <w:marRight w:val="0"/>
          <w:marTop w:val="0"/>
          <w:marBottom w:val="0"/>
          <w:divBdr>
            <w:top w:val="none" w:sz="0" w:space="0" w:color="auto"/>
            <w:left w:val="none" w:sz="0" w:space="0" w:color="auto"/>
            <w:bottom w:val="none" w:sz="0" w:space="0" w:color="auto"/>
            <w:right w:val="none" w:sz="0" w:space="0" w:color="auto"/>
          </w:divBdr>
        </w:div>
        <w:div w:id="182984897">
          <w:marLeft w:val="0"/>
          <w:marRight w:val="0"/>
          <w:marTop w:val="0"/>
          <w:marBottom w:val="0"/>
          <w:divBdr>
            <w:top w:val="none" w:sz="0" w:space="0" w:color="auto"/>
            <w:left w:val="none" w:sz="0" w:space="0" w:color="auto"/>
            <w:bottom w:val="none" w:sz="0" w:space="0" w:color="auto"/>
            <w:right w:val="none" w:sz="0" w:space="0" w:color="auto"/>
          </w:divBdr>
        </w:div>
        <w:div w:id="193273003">
          <w:marLeft w:val="0"/>
          <w:marRight w:val="0"/>
          <w:marTop w:val="0"/>
          <w:marBottom w:val="0"/>
          <w:divBdr>
            <w:top w:val="none" w:sz="0" w:space="0" w:color="auto"/>
            <w:left w:val="none" w:sz="0" w:space="0" w:color="auto"/>
            <w:bottom w:val="none" w:sz="0" w:space="0" w:color="auto"/>
            <w:right w:val="none" w:sz="0" w:space="0" w:color="auto"/>
          </w:divBdr>
        </w:div>
        <w:div w:id="194854532">
          <w:marLeft w:val="0"/>
          <w:marRight w:val="0"/>
          <w:marTop w:val="0"/>
          <w:marBottom w:val="0"/>
          <w:divBdr>
            <w:top w:val="none" w:sz="0" w:space="0" w:color="auto"/>
            <w:left w:val="none" w:sz="0" w:space="0" w:color="auto"/>
            <w:bottom w:val="none" w:sz="0" w:space="0" w:color="auto"/>
            <w:right w:val="none" w:sz="0" w:space="0" w:color="auto"/>
          </w:divBdr>
        </w:div>
        <w:div w:id="197015143">
          <w:marLeft w:val="0"/>
          <w:marRight w:val="0"/>
          <w:marTop w:val="0"/>
          <w:marBottom w:val="0"/>
          <w:divBdr>
            <w:top w:val="none" w:sz="0" w:space="0" w:color="auto"/>
            <w:left w:val="none" w:sz="0" w:space="0" w:color="auto"/>
            <w:bottom w:val="none" w:sz="0" w:space="0" w:color="auto"/>
            <w:right w:val="none" w:sz="0" w:space="0" w:color="auto"/>
          </w:divBdr>
        </w:div>
        <w:div w:id="198517730">
          <w:marLeft w:val="0"/>
          <w:marRight w:val="0"/>
          <w:marTop w:val="0"/>
          <w:marBottom w:val="0"/>
          <w:divBdr>
            <w:top w:val="none" w:sz="0" w:space="0" w:color="auto"/>
            <w:left w:val="none" w:sz="0" w:space="0" w:color="auto"/>
            <w:bottom w:val="none" w:sz="0" w:space="0" w:color="auto"/>
            <w:right w:val="none" w:sz="0" w:space="0" w:color="auto"/>
          </w:divBdr>
        </w:div>
        <w:div w:id="201989147">
          <w:marLeft w:val="0"/>
          <w:marRight w:val="0"/>
          <w:marTop w:val="0"/>
          <w:marBottom w:val="0"/>
          <w:divBdr>
            <w:top w:val="none" w:sz="0" w:space="0" w:color="auto"/>
            <w:left w:val="none" w:sz="0" w:space="0" w:color="auto"/>
            <w:bottom w:val="none" w:sz="0" w:space="0" w:color="auto"/>
            <w:right w:val="none" w:sz="0" w:space="0" w:color="auto"/>
          </w:divBdr>
        </w:div>
        <w:div w:id="203295956">
          <w:marLeft w:val="0"/>
          <w:marRight w:val="0"/>
          <w:marTop w:val="0"/>
          <w:marBottom w:val="0"/>
          <w:divBdr>
            <w:top w:val="none" w:sz="0" w:space="0" w:color="auto"/>
            <w:left w:val="none" w:sz="0" w:space="0" w:color="auto"/>
            <w:bottom w:val="none" w:sz="0" w:space="0" w:color="auto"/>
            <w:right w:val="none" w:sz="0" w:space="0" w:color="auto"/>
          </w:divBdr>
        </w:div>
        <w:div w:id="210195975">
          <w:marLeft w:val="0"/>
          <w:marRight w:val="0"/>
          <w:marTop w:val="0"/>
          <w:marBottom w:val="0"/>
          <w:divBdr>
            <w:top w:val="none" w:sz="0" w:space="0" w:color="auto"/>
            <w:left w:val="none" w:sz="0" w:space="0" w:color="auto"/>
            <w:bottom w:val="none" w:sz="0" w:space="0" w:color="auto"/>
            <w:right w:val="none" w:sz="0" w:space="0" w:color="auto"/>
          </w:divBdr>
        </w:div>
        <w:div w:id="211616431">
          <w:marLeft w:val="0"/>
          <w:marRight w:val="0"/>
          <w:marTop w:val="0"/>
          <w:marBottom w:val="0"/>
          <w:divBdr>
            <w:top w:val="none" w:sz="0" w:space="0" w:color="auto"/>
            <w:left w:val="none" w:sz="0" w:space="0" w:color="auto"/>
            <w:bottom w:val="none" w:sz="0" w:space="0" w:color="auto"/>
            <w:right w:val="none" w:sz="0" w:space="0" w:color="auto"/>
          </w:divBdr>
        </w:div>
        <w:div w:id="217791032">
          <w:marLeft w:val="0"/>
          <w:marRight w:val="0"/>
          <w:marTop w:val="0"/>
          <w:marBottom w:val="0"/>
          <w:divBdr>
            <w:top w:val="none" w:sz="0" w:space="0" w:color="auto"/>
            <w:left w:val="none" w:sz="0" w:space="0" w:color="auto"/>
            <w:bottom w:val="none" w:sz="0" w:space="0" w:color="auto"/>
            <w:right w:val="none" w:sz="0" w:space="0" w:color="auto"/>
          </w:divBdr>
        </w:div>
        <w:div w:id="222299964">
          <w:marLeft w:val="0"/>
          <w:marRight w:val="0"/>
          <w:marTop w:val="0"/>
          <w:marBottom w:val="0"/>
          <w:divBdr>
            <w:top w:val="none" w:sz="0" w:space="0" w:color="auto"/>
            <w:left w:val="none" w:sz="0" w:space="0" w:color="auto"/>
            <w:bottom w:val="none" w:sz="0" w:space="0" w:color="auto"/>
            <w:right w:val="none" w:sz="0" w:space="0" w:color="auto"/>
          </w:divBdr>
        </w:div>
        <w:div w:id="241649796">
          <w:marLeft w:val="0"/>
          <w:marRight w:val="0"/>
          <w:marTop w:val="0"/>
          <w:marBottom w:val="0"/>
          <w:divBdr>
            <w:top w:val="none" w:sz="0" w:space="0" w:color="auto"/>
            <w:left w:val="none" w:sz="0" w:space="0" w:color="auto"/>
            <w:bottom w:val="none" w:sz="0" w:space="0" w:color="auto"/>
            <w:right w:val="none" w:sz="0" w:space="0" w:color="auto"/>
          </w:divBdr>
        </w:div>
        <w:div w:id="242765482">
          <w:marLeft w:val="0"/>
          <w:marRight w:val="0"/>
          <w:marTop w:val="0"/>
          <w:marBottom w:val="0"/>
          <w:divBdr>
            <w:top w:val="none" w:sz="0" w:space="0" w:color="auto"/>
            <w:left w:val="none" w:sz="0" w:space="0" w:color="auto"/>
            <w:bottom w:val="none" w:sz="0" w:space="0" w:color="auto"/>
            <w:right w:val="none" w:sz="0" w:space="0" w:color="auto"/>
          </w:divBdr>
        </w:div>
        <w:div w:id="249193390">
          <w:marLeft w:val="0"/>
          <w:marRight w:val="0"/>
          <w:marTop w:val="0"/>
          <w:marBottom w:val="0"/>
          <w:divBdr>
            <w:top w:val="none" w:sz="0" w:space="0" w:color="auto"/>
            <w:left w:val="none" w:sz="0" w:space="0" w:color="auto"/>
            <w:bottom w:val="none" w:sz="0" w:space="0" w:color="auto"/>
            <w:right w:val="none" w:sz="0" w:space="0" w:color="auto"/>
          </w:divBdr>
        </w:div>
        <w:div w:id="255333964">
          <w:marLeft w:val="0"/>
          <w:marRight w:val="0"/>
          <w:marTop w:val="0"/>
          <w:marBottom w:val="0"/>
          <w:divBdr>
            <w:top w:val="none" w:sz="0" w:space="0" w:color="auto"/>
            <w:left w:val="none" w:sz="0" w:space="0" w:color="auto"/>
            <w:bottom w:val="none" w:sz="0" w:space="0" w:color="auto"/>
            <w:right w:val="none" w:sz="0" w:space="0" w:color="auto"/>
          </w:divBdr>
        </w:div>
        <w:div w:id="264044681">
          <w:marLeft w:val="0"/>
          <w:marRight w:val="0"/>
          <w:marTop w:val="0"/>
          <w:marBottom w:val="0"/>
          <w:divBdr>
            <w:top w:val="none" w:sz="0" w:space="0" w:color="auto"/>
            <w:left w:val="none" w:sz="0" w:space="0" w:color="auto"/>
            <w:bottom w:val="none" w:sz="0" w:space="0" w:color="auto"/>
            <w:right w:val="none" w:sz="0" w:space="0" w:color="auto"/>
          </w:divBdr>
        </w:div>
        <w:div w:id="267735269">
          <w:marLeft w:val="0"/>
          <w:marRight w:val="0"/>
          <w:marTop w:val="0"/>
          <w:marBottom w:val="0"/>
          <w:divBdr>
            <w:top w:val="none" w:sz="0" w:space="0" w:color="auto"/>
            <w:left w:val="none" w:sz="0" w:space="0" w:color="auto"/>
            <w:bottom w:val="none" w:sz="0" w:space="0" w:color="auto"/>
            <w:right w:val="none" w:sz="0" w:space="0" w:color="auto"/>
          </w:divBdr>
        </w:div>
        <w:div w:id="289433970">
          <w:marLeft w:val="0"/>
          <w:marRight w:val="0"/>
          <w:marTop w:val="0"/>
          <w:marBottom w:val="0"/>
          <w:divBdr>
            <w:top w:val="none" w:sz="0" w:space="0" w:color="auto"/>
            <w:left w:val="none" w:sz="0" w:space="0" w:color="auto"/>
            <w:bottom w:val="none" w:sz="0" w:space="0" w:color="auto"/>
            <w:right w:val="none" w:sz="0" w:space="0" w:color="auto"/>
          </w:divBdr>
        </w:div>
        <w:div w:id="296110042">
          <w:marLeft w:val="0"/>
          <w:marRight w:val="0"/>
          <w:marTop w:val="0"/>
          <w:marBottom w:val="0"/>
          <w:divBdr>
            <w:top w:val="none" w:sz="0" w:space="0" w:color="auto"/>
            <w:left w:val="none" w:sz="0" w:space="0" w:color="auto"/>
            <w:bottom w:val="none" w:sz="0" w:space="0" w:color="auto"/>
            <w:right w:val="none" w:sz="0" w:space="0" w:color="auto"/>
          </w:divBdr>
        </w:div>
        <w:div w:id="297995585">
          <w:marLeft w:val="0"/>
          <w:marRight w:val="0"/>
          <w:marTop w:val="0"/>
          <w:marBottom w:val="0"/>
          <w:divBdr>
            <w:top w:val="none" w:sz="0" w:space="0" w:color="auto"/>
            <w:left w:val="none" w:sz="0" w:space="0" w:color="auto"/>
            <w:bottom w:val="none" w:sz="0" w:space="0" w:color="auto"/>
            <w:right w:val="none" w:sz="0" w:space="0" w:color="auto"/>
          </w:divBdr>
        </w:div>
        <w:div w:id="298656541">
          <w:marLeft w:val="0"/>
          <w:marRight w:val="0"/>
          <w:marTop w:val="0"/>
          <w:marBottom w:val="0"/>
          <w:divBdr>
            <w:top w:val="none" w:sz="0" w:space="0" w:color="auto"/>
            <w:left w:val="none" w:sz="0" w:space="0" w:color="auto"/>
            <w:bottom w:val="none" w:sz="0" w:space="0" w:color="auto"/>
            <w:right w:val="none" w:sz="0" w:space="0" w:color="auto"/>
          </w:divBdr>
        </w:div>
        <w:div w:id="314258706">
          <w:marLeft w:val="0"/>
          <w:marRight w:val="0"/>
          <w:marTop w:val="0"/>
          <w:marBottom w:val="0"/>
          <w:divBdr>
            <w:top w:val="none" w:sz="0" w:space="0" w:color="auto"/>
            <w:left w:val="none" w:sz="0" w:space="0" w:color="auto"/>
            <w:bottom w:val="none" w:sz="0" w:space="0" w:color="auto"/>
            <w:right w:val="none" w:sz="0" w:space="0" w:color="auto"/>
          </w:divBdr>
        </w:div>
        <w:div w:id="329522945">
          <w:marLeft w:val="0"/>
          <w:marRight w:val="0"/>
          <w:marTop w:val="0"/>
          <w:marBottom w:val="0"/>
          <w:divBdr>
            <w:top w:val="none" w:sz="0" w:space="0" w:color="auto"/>
            <w:left w:val="none" w:sz="0" w:space="0" w:color="auto"/>
            <w:bottom w:val="none" w:sz="0" w:space="0" w:color="auto"/>
            <w:right w:val="none" w:sz="0" w:space="0" w:color="auto"/>
          </w:divBdr>
        </w:div>
        <w:div w:id="330912523">
          <w:marLeft w:val="0"/>
          <w:marRight w:val="0"/>
          <w:marTop w:val="0"/>
          <w:marBottom w:val="0"/>
          <w:divBdr>
            <w:top w:val="none" w:sz="0" w:space="0" w:color="auto"/>
            <w:left w:val="none" w:sz="0" w:space="0" w:color="auto"/>
            <w:bottom w:val="none" w:sz="0" w:space="0" w:color="auto"/>
            <w:right w:val="none" w:sz="0" w:space="0" w:color="auto"/>
          </w:divBdr>
        </w:div>
        <w:div w:id="347685032">
          <w:marLeft w:val="0"/>
          <w:marRight w:val="0"/>
          <w:marTop w:val="0"/>
          <w:marBottom w:val="0"/>
          <w:divBdr>
            <w:top w:val="none" w:sz="0" w:space="0" w:color="auto"/>
            <w:left w:val="none" w:sz="0" w:space="0" w:color="auto"/>
            <w:bottom w:val="none" w:sz="0" w:space="0" w:color="auto"/>
            <w:right w:val="none" w:sz="0" w:space="0" w:color="auto"/>
          </w:divBdr>
        </w:div>
        <w:div w:id="350110844">
          <w:marLeft w:val="0"/>
          <w:marRight w:val="0"/>
          <w:marTop w:val="0"/>
          <w:marBottom w:val="0"/>
          <w:divBdr>
            <w:top w:val="none" w:sz="0" w:space="0" w:color="auto"/>
            <w:left w:val="none" w:sz="0" w:space="0" w:color="auto"/>
            <w:bottom w:val="none" w:sz="0" w:space="0" w:color="auto"/>
            <w:right w:val="none" w:sz="0" w:space="0" w:color="auto"/>
          </w:divBdr>
        </w:div>
        <w:div w:id="352154905">
          <w:marLeft w:val="0"/>
          <w:marRight w:val="0"/>
          <w:marTop w:val="0"/>
          <w:marBottom w:val="0"/>
          <w:divBdr>
            <w:top w:val="none" w:sz="0" w:space="0" w:color="auto"/>
            <w:left w:val="none" w:sz="0" w:space="0" w:color="auto"/>
            <w:bottom w:val="none" w:sz="0" w:space="0" w:color="auto"/>
            <w:right w:val="none" w:sz="0" w:space="0" w:color="auto"/>
          </w:divBdr>
        </w:div>
        <w:div w:id="356465621">
          <w:marLeft w:val="0"/>
          <w:marRight w:val="0"/>
          <w:marTop w:val="0"/>
          <w:marBottom w:val="0"/>
          <w:divBdr>
            <w:top w:val="none" w:sz="0" w:space="0" w:color="auto"/>
            <w:left w:val="none" w:sz="0" w:space="0" w:color="auto"/>
            <w:bottom w:val="none" w:sz="0" w:space="0" w:color="auto"/>
            <w:right w:val="none" w:sz="0" w:space="0" w:color="auto"/>
          </w:divBdr>
        </w:div>
        <w:div w:id="357395654">
          <w:marLeft w:val="0"/>
          <w:marRight w:val="0"/>
          <w:marTop w:val="0"/>
          <w:marBottom w:val="0"/>
          <w:divBdr>
            <w:top w:val="none" w:sz="0" w:space="0" w:color="auto"/>
            <w:left w:val="none" w:sz="0" w:space="0" w:color="auto"/>
            <w:bottom w:val="none" w:sz="0" w:space="0" w:color="auto"/>
            <w:right w:val="none" w:sz="0" w:space="0" w:color="auto"/>
          </w:divBdr>
        </w:div>
        <w:div w:id="368338945">
          <w:marLeft w:val="0"/>
          <w:marRight w:val="0"/>
          <w:marTop w:val="0"/>
          <w:marBottom w:val="0"/>
          <w:divBdr>
            <w:top w:val="none" w:sz="0" w:space="0" w:color="auto"/>
            <w:left w:val="none" w:sz="0" w:space="0" w:color="auto"/>
            <w:bottom w:val="none" w:sz="0" w:space="0" w:color="auto"/>
            <w:right w:val="none" w:sz="0" w:space="0" w:color="auto"/>
          </w:divBdr>
        </w:div>
        <w:div w:id="375130977">
          <w:marLeft w:val="0"/>
          <w:marRight w:val="0"/>
          <w:marTop w:val="0"/>
          <w:marBottom w:val="0"/>
          <w:divBdr>
            <w:top w:val="none" w:sz="0" w:space="0" w:color="auto"/>
            <w:left w:val="none" w:sz="0" w:space="0" w:color="auto"/>
            <w:bottom w:val="none" w:sz="0" w:space="0" w:color="auto"/>
            <w:right w:val="none" w:sz="0" w:space="0" w:color="auto"/>
          </w:divBdr>
        </w:div>
        <w:div w:id="380254641">
          <w:marLeft w:val="0"/>
          <w:marRight w:val="0"/>
          <w:marTop w:val="0"/>
          <w:marBottom w:val="0"/>
          <w:divBdr>
            <w:top w:val="none" w:sz="0" w:space="0" w:color="auto"/>
            <w:left w:val="none" w:sz="0" w:space="0" w:color="auto"/>
            <w:bottom w:val="none" w:sz="0" w:space="0" w:color="auto"/>
            <w:right w:val="none" w:sz="0" w:space="0" w:color="auto"/>
          </w:divBdr>
        </w:div>
        <w:div w:id="384376372">
          <w:marLeft w:val="0"/>
          <w:marRight w:val="0"/>
          <w:marTop w:val="0"/>
          <w:marBottom w:val="0"/>
          <w:divBdr>
            <w:top w:val="none" w:sz="0" w:space="0" w:color="auto"/>
            <w:left w:val="none" w:sz="0" w:space="0" w:color="auto"/>
            <w:bottom w:val="none" w:sz="0" w:space="0" w:color="auto"/>
            <w:right w:val="none" w:sz="0" w:space="0" w:color="auto"/>
          </w:divBdr>
        </w:div>
        <w:div w:id="384569894">
          <w:marLeft w:val="0"/>
          <w:marRight w:val="0"/>
          <w:marTop w:val="0"/>
          <w:marBottom w:val="0"/>
          <w:divBdr>
            <w:top w:val="none" w:sz="0" w:space="0" w:color="auto"/>
            <w:left w:val="none" w:sz="0" w:space="0" w:color="auto"/>
            <w:bottom w:val="none" w:sz="0" w:space="0" w:color="auto"/>
            <w:right w:val="none" w:sz="0" w:space="0" w:color="auto"/>
          </w:divBdr>
        </w:div>
        <w:div w:id="391462160">
          <w:marLeft w:val="0"/>
          <w:marRight w:val="0"/>
          <w:marTop w:val="0"/>
          <w:marBottom w:val="0"/>
          <w:divBdr>
            <w:top w:val="none" w:sz="0" w:space="0" w:color="auto"/>
            <w:left w:val="none" w:sz="0" w:space="0" w:color="auto"/>
            <w:bottom w:val="none" w:sz="0" w:space="0" w:color="auto"/>
            <w:right w:val="none" w:sz="0" w:space="0" w:color="auto"/>
          </w:divBdr>
        </w:div>
        <w:div w:id="392388185">
          <w:marLeft w:val="0"/>
          <w:marRight w:val="0"/>
          <w:marTop w:val="0"/>
          <w:marBottom w:val="0"/>
          <w:divBdr>
            <w:top w:val="none" w:sz="0" w:space="0" w:color="auto"/>
            <w:left w:val="none" w:sz="0" w:space="0" w:color="auto"/>
            <w:bottom w:val="none" w:sz="0" w:space="0" w:color="auto"/>
            <w:right w:val="none" w:sz="0" w:space="0" w:color="auto"/>
          </w:divBdr>
        </w:div>
        <w:div w:id="403722891">
          <w:marLeft w:val="0"/>
          <w:marRight w:val="0"/>
          <w:marTop w:val="0"/>
          <w:marBottom w:val="0"/>
          <w:divBdr>
            <w:top w:val="none" w:sz="0" w:space="0" w:color="auto"/>
            <w:left w:val="none" w:sz="0" w:space="0" w:color="auto"/>
            <w:bottom w:val="none" w:sz="0" w:space="0" w:color="auto"/>
            <w:right w:val="none" w:sz="0" w:space="0" w:color="auto"/>
          </w:divBdr>
        </w:div>
        <w:div w:id="407651655">
          <w:marLeft w:val="0"/>
          <w:marRight w:val="0"/>
          <w:marTop w:val="0"/>
          <w:marBottom w:val="0"/>
          <w:divBdr>
            <w:top w:val="none" w:sz="0" w:space="0" w:color="auto"/>
            <w:left w:val="none" w:sz="0" w:space="0" w:color="auto"/>
            <w:bottom w:val="none" w:sz="0" w:space="0" w:color="auto"/>
            <w:right w:val="none" w:sz="0" w:space="0" w:color="auto"/>
          </w:divBdr>
        </w:div>
        <w:div w:id="417141477">
          <w:marLeft w:val="0"/>
          <w:marRight w:val="0"/>
          <w:marTop w:val="0"/>
          <w:marBottom w:val="0"/>
          <w:divBdr>
            <w:top w:val="none" w:sz="0" w:space="0" w:color="auto"/>
            <w:left w:val="none" w:sz="0" w:space="0" w:color="auto"/>
            <w:bottom w:val="none" w:sz="0" w:space="0" w:color="auto"/>
            <w:right w:val="none" w:sz="0" w:space="0" w:color="auto"/>
          </w:divBdr>
        </w:div>
        <w:div w:id="421488540">
          <w:marLeft w:val="0"/>
          <w:marRight w:val="0"/>
          <w:marTop w:val="0"/>
          <w:marBottom w:val="0"/>
          <w:divBdr>
            <w:top w:val="none" w:sz="0" w:space="0" w:color="auto"/>
            <w:left w:val="none" w:sz="0" w:space="0" w:color="auto"/>
            <w:bottom w:val="none" w:sz="0" w:space="0" w:color="auto"/>
            <w:right w:val="none" w:sz="0" w:space="0" w:color="auto"/>
          </w:divBdr>
        </w:div>
        <w:div w:id="434372614">
          <w:marLeft w:val="0"/>
          <w:marRight w:val="0"/>
          <w:marTop w:val="0"/>
          <w:marBottom w:val="0"/>
          <w:divBdr>
            <w:top w:val="none" w:sz="0" w:space="0" w:color="auto"/>
            <w:left w:val="none" w:sz="0" w:space="0" w:color="auto"/>
            <w:bottom w:val="none" w:sz="0" w:space="0" w:color="auto"/>
            <w:right w:val="none" w:sz="0" w:space="0" w:color="auto"/>
          </w:divBdr>
        </w:div>
        <w:div w:id="439104411">
          <w:marLeft w:val="0"/>
          <w:marRight w:val="0"/>
          <w:marTop w:val="0"/>
          <w:marBottom w:val="0"/>
          <w:divBdr>
            <w:top w:val="none" w:sz="0" w:space="0" w:color="auto"/>
            <w:left w:val="none" w:sz="0" w:space="0" w:color="auto"/>
            <w:bottom w:val="none" w:sz="0" w:space="0" w:color="auto"/>
            <w:right w:val="none" w:sz="0" w:space="0" w:color="auto"/>
          </w:divBdr>
        </w:div>
        <w:div w:id="449127991">
          <w:marLeft w:val="0"/>
          <w:marRight w:val="0"/>
          <w:marTop w:val="0"/>
          <w:marBottom w:val="0"/>
          <w:divBdr>
            <w:top w:val="none" w:sz="0" w:space="0" w:color="auto"/>
            <w:left w:val="none" w:sz="0" w:space="0" w:color="auto"/>
            <w:bottom w:val="none" w:sz="0" w:space="0" w:color="auto"/>
            <w:right w:val="none" w:sz="0" w:space="0" w:color="auto"/>
          </w:divBdr>
        </w:div>
        <w:div w:id="449710404">
          <w:marLeft w:val="0"/>
          <w:marRight w:val="0"/>
          <w:marTop w:val="0"/>
          <w:marBottom w:val="0"/>
          <w:divBdr>
            <w:top w:val="none" w:sz="0" w:space="0" w:color="auto"/>
            <w:left w:val="none" w:sz="0" w:space="0" w:color="auto"/>
            <w:bottom w:val="none" w:sz="0" w:space="0" w:color="auto"/>
            <w:right w:val="none" w:sz="0" w:space="0" w:color="auto"/>
          </w:divBdr>
        </w:div>
        <w:div w:id="451636126">
          <w:marLeft w:val="0"/>
          <w:marRight w:val="0"/>
          <w:marTop w:val="0"/>
          <w:marBottom w:val="0"/>
          <w:divBdr>
            <w:top w:val="none" w:sz="0" w:space="0" w:color="auto"/>
            <w:left w:val="none" w:sz="0" w:space="0" w:color="auto"/>
            <w:bottom w:val="none" w:sz="0" w:space="0" w:color="auto"/>
            <w:right w:val="none" w:sz="0" w:space="0" w:color="auto"/>
          </w:divBdr>
        </w:div>
        <w:div w:id="456069342">
          <w:marLeft w:val="0"/>
          <w:marRight w:val="0"/>
          <w:marTop w:val="0"/>
          <w:marBottom w:val="0"/>
          <w:divBdr>
            <w:top w:val="none" w:sz="0" w:space="0" w:color="auto"/>
            <w:left w:val="none" w:sz="0" w:space="0" w:color="auto"/>
            <w:bottom w:val="none" w:sz="0" w:space="0" w:color="auto"/>
            <w:right w:val="none" w:sz="0" w:space="0" w:color="auto"/>
          </w:divBdr>
        </w:div>
        <w:div w:id="468060724">
          <w:marLeft w:val="0"/>
          <w:marRight w:val="0"/>
          <w:marTop w:val="0"/>
          <w:marBottom w:val="0"/>
          <w:divBdr>
            <w:top w:val="none" w:sz="0" w:space="0" w:color="auto"/>
            <w:left w:val="none" w:sz="0" w:space="0" w:color="auto"/>
            <w:bottom w:val="none" w:sz="0" w:space="0" w:color="auto"/>
            <w:right w:val="none" w:sz="0" w:space="0" w:color="auto"/>
          </w:divBdr>
        </w:div>
        <w:div w:id="468941469">
          <w:marLeft w:val="0"/>
          <w:marRight w:val="0"/>
          <w:marTop w:val="0"/>
          <w:marBottom w:val="0"/>
          <w:divBdr>
            <w:top w:val="none" w:sz="0" w:space="0" w:color="auto"/>
            <w:left w:val="none" w:sz="0" w:space="0" w:color="auto"/>
            <w:bottom w:val="none" w:sz="0" w:space="0" w:color="auto"/>
            <w:right w:val="none" w:sz="0" w:space="0" w:color="auto"/>
          </w:divBdr>
        </w:div>
        <w:div w:id="479614982">
          <w:marLeft w:val="0"/>
          <w:marRight w:val="0"/>
          <w:marTop w:val="0"/>
          <w:marBottom w:val="0"/>
          <w:divBdr>
            <w:top w:val="none" w:sz="0" w:space="0" w:color="auto"/>
            <w:left w:val="none" w:sz="0" w:space="0" w:color="auto"/>
            <w:bottom w:val="none" w:sz="0" w:space="0" w:color="auto"/>
            <w:right w:val="none" w:sz="0" w:space="0" w:color="auto"/>
          </w:divBdr>
        </w:div>
        <w:div w:id="485126386">
          <w:marLeft w:val="0"/>
          <w:marRight w:val="0"/>
          <w:marTop w:val="0"/>
          <w:marBottom w:val="0"/>
          <w:divBdr>
            <w:top w:val="none" w:sz="0" w:space="0" w:color="auto"/>
            <w:left w:val="none" w:sz="0" w:space="0" w:color="auto"/>
            <w:bottom w:val="none" w:sz="0" w:space="0" w:color="auto"/>
            <w:right w:val="none" w:sz="0" w:space="0" w:color="auto"/>
          </w:divBdr>
        </w:div>
        <w:div w:id="491870621">
          <w:marLeft w:val="0"/>
          <w:marRight w:val="0"/>
          <w:marTop w:val="0"/>
          <w:marBottom w:val="0"/>
          <w:divBdr>
            <w:top w:val="none" w:sz="0" w:space="0" w:color="auto"/>
            <w:left w:val="none" w:sz="0" w:space="0" w:color="auto"/>
            <w:bottom w:val="none" w:sz="0" w:space="0" w:color="auto"/>
            <w:right w:val="none" w:sz="0" w:space="0" w:color="auto"/>
          </w:divBdr>
        </w:div>
        <w:div w:id="492263900">
          <w:marLeft w:val="0"/>
          <w:marRight w:val="0"/>
          <w:marTop w:val="0"/>
          <w:marBottom w:val="0"/>
          <w:divBdr>
            <w:top w:val="none" w:sz="0" w:space="0" w:color="auto"/>
            <w:left w:val="none" w:sz="0" w:space="0" w:color="auto"/>
            <w:bottom w:val="none" w:sz="0" w:space="0" w:color="auto"/>
            <w:right w:val="none" w:sz="0" w:space="0" w:color="auto"/>
          </w:divBdr>
        </w:div>
        <w:div w:id="500465169">
          <w:marLeft w:val="0"/>
          <w:marRight w:val="0"/>
          <w:marTop w:val="0"/>
          <w:marBottom w:val="0"/>
          <w:divBdr>
            <w:top w:val="none" w:sz="0" w:space="0" w:color="auto"/>
            <w:left w:val="none" w:sz="0" w:space="0" w:color="auto"/>
            <w:bottom w:val="none" w:sz="0" w:space="0" w:color="auto"/>
            <w:right w:val="none" w:sz="0" w:space="0" w:color="auto"/>
          </w:divBdr>
        </w:div>
        <w:div w:id="505285195">
          <w:marLeft w:val="0"/>
          <w:marRight w:val="0"/>
          <w:marTop w:val="0"/>
          <w:marBottom w:val="0"/>
          <w:divBdr>
            <w:top w:val="none" w:sz="0" w:space="0" w:color="auto"/>
            <w:left w:val="none" w:sz="0" w:space="0" w:color="auto"/>
            <w:bottom w:val="none" w:sz="0" w:space="0" w:color="auto"/>
            <w:right w:val="none" w:sz="0" w:space="0" w:color="auto"/>
          </w:divBdr>
        </w:div>
        <w:div w:id="516194143">
          <w:marLeft w:val="0"/>
          <w:marRight w:val="0"/>
          <w:marTop w:val="0"/>
          <w:marBottom w:val="0"/>
          <w:divBdr>
            <w:top w:val="none" w:sz="0" w:space="0" w:color="auto"/>
            <w:left w:val="none" w:sz="0" w:space="0" w:color="auto"/>
            <w:bottom w:val="none" w:sz="0" w:space="0" w:color="auto"/>
            <w:right w:val="none" w:sz="0" w:space="0" w:color="auto"/>
          </w:divBdr>
        </w:div>
        <w:div w:id="520701081">
          <w:marLeft w:val="0"/>
          <w:marRight w:val="0"/>
          <w:marTop w:val="0"/>
          <w:marBottom w:val="0"/>
          <w:divBdr>
            <w:top w:val="none" w:sz="0" w:space="0" w:color="auto"/>
            <w:left w:val="none" w:sz="0" w:space="0" w:color="auto"/>
            <w:bottom w:val="none" w:sz="0" w:space="0" w:color="auto"/>
            <w:right w:val="none" w:sz="0" w:space="0" w:color="auto"/>
          </w:divBdr>
        </w:div>
        <w:div w:id="526797581">
          <w:marLeft w:val="0"/>
          <w:marRight w:val="0"/>
          <w:marTop w:val="0"/>
          <w:marBottom w:val="0"/>
          <w:divBdr>
            <w:top w:val="none" w:sz="0" w:space="0" w:color="auto"/>
            <w:left w:val="none" w:sz="0" w:space="0" w:color="auto"/>
            <w:bottom w:val="none" w:sz="0" w:space="0" w:color="auto"/>
            <w:right w:val="none" w:sz="0" w:space="0" w:color="auto"/>
          </w:divBdr>
        </w:div>
        <w:div w:id="528222331">
          <w:marLeft w:val="0"/>
          <w:marRight w:val="0"/>
          <w:marTop w:val="0"/>
          <w:marBottom w:val="0"/>
          <w:divBdr>
            <w:top w:val="none" w:sz="0" w:space="0" w:color="auto"/>
            <w:left w:val="none" w:sz="0" w:space="0" w:color="auto"/>
            <w:bottom w:val="none" w:sz="0" w:space="0" w:color="auto"/>
            <w:right w:val="none" w:sz="0" w:space="0" w:color="auto"/>
          </w:divBdr>
        </w:div>
        <w:div w:id="529681238">
          <w:marLeft w:val="0"/>
          <w:marRight w:val="0"/>
          <w:marTop w:val="0"/>
          <w:marBottom w:val="0"/>
          <w:divBdr>
            <w:top w:val="none" w:sz="0" w:space="0" w:color="auto"/>
            <w:left w:val="none" w:sz="0" w:space="0" w:color="auto"/>
            <w:bottom w:val="none" w:sz="0" w:space="0" w:color="auto"/>
            <w:right w:val="none" w:sz="0" w:space="0" w:color="auto"/>
          </w:divBdr>
        </w:div>
        <w:div w:id="539392910">
          <w:marLeft w:val="0"/>
          <w:marRight w:val="0"/>
          <w:marTop w:val="0"/>
          <w:marBottom w:val="0"/>
          <w:divBdr>
            <w:top w:val="none" w:sz="0" w:space="0" w:color="auto"/>
            <w:left w:val="none" w:sz="0" w:space="0" w:color="auto"/>
            <w:bottom w:val="none" w:sz="0" w:space="0" w:color="auto"/>
            <w:right w:val="none" w:sz="0" w:space="0" w:color="auto"/>
          </w:divBdr>
        </w:div>
        <w:div w:id="542523723">
          <w:marLeft w:val="0"/>
          <w:marRight w:val="0"/>
          <w:marTop w:val="0"/>
          <w:marBottom w:val="0"/>
          <w:divBdr>
            <w:top w:val="none" w:sz="0" w:space="0" w:color="auto"/>
            <w:left w:val="none" w:sz="0" w:space="0" w:color="auto"/>
            <w:bottom w:val="none" w:sz="0" w:space="0" w:color="auto"/>
            <w:right w:val="none" w:sz="0" w:space="0" w:color="auto"/>
          </w:divBdr>
        </w:div>
        <w:div w:id="548423283">
          <w:marLeft w:val="0"/>
          <w:marRight w:val="0"/>
          <w:marTop w:val="0"/>
          <w:marBottom w:val="0"/>
          <w:divBdr>
            <w:top w:val="none" w:sz="0" w:space="0" w:color="auto"/>
            <w:left w:val="none" w:sz="0" w:space="0" w:color="auto"/>
            <w:bottom w:val="none" w:sz="0" w:space="0" w:color="auto"/>
            <w:right w:val="none" w:sz="0" w:space="0" w:color="auto"/>
          </w:divBdr>
        </w:div>
        <w:div w:id="555511574">
          <w:marLeft w:val="0"/>
          <w:marRight w:val="0"/>
          <w:marTop w:val="0"/>
          <w:marBottom w:val="0"/>
          <w:divBdr>
            <w:top w:val="none" w:sz="0" w:space="0" w:color="auto"/>
            <w:left w:val="none" w:sz="0" w:space="0" w:color="auto"/>
            <w:bottom w:val="none" w:sz="0" w:space="0" w:color="auto"/>
            <w:right w:val="none" w:sz="0" w:space="0" w:color="auto"/>
          </w:divBdr>
        </w:div>
        <w:div w:id="564142538">
          <w:marLeft w:val="0"/>
          <w:marRight w:val="0"/>
          <w:marTop w:val="0"/>
          <w:marBottom w:val="0"/>
          <w:divBdr>
            <w:top w:val="none" w:sz="0" w:space="0" w:color="auto"/>
            <w:left w:val="none" w:sz="0" w:space="0" w:color="auto"/>
            <w:bottom w:val="none" w:sz="0" w:space="0" w:color="auto"/>
            <w:right w:val="none" w:sz="0" w:space="0" w:color="auto"/>
          </w:divBdr>
        </w:div>
        <w:div w:id="564144653">
          <w:marLeft w:val="0"/>
          <w:marRight w:val="0"/>
          <w:marTop w:val="0"/>
          <w:marBottom w:val="0"/>
          <w:divBdr>
            <w:top w:val="none" w:sz="0" w:space="0" w:color="auto"/>
            <w:left w:val="none" w:sz="0" w:space="0" w:color="auto"/>
            <w:bottom w:val="none" w:sz="0" w:space="0" w:color="auto"/>
            <w:right w:val="none" w:sz="0" w:space="0" w:color="auto"/>
          </w:divBdr>
        </w:div>
        <w:div w:id="565409885">
          <w:marLeft w:val="0"/>
          <w:marRight w:val="0"/>
          <w:marTop w:val="0"/>
          <w:marBottom w:val="0"/>
          <w:divBdr>
            <w:top w:val="none" w:sz="0" w:space="0" w:color="auto"/>
            <w:left w:val="none" w:sz="0" w:space="0" w:color="auto"/>
            <w:bottom w:val="none" w:sz="0" w:space="0" w:color="auto"/>
            <w:right w:val="none" w:sz="0" w:space="0" w:color="auto"/>
          </w:divBdr>
        </w:div>
        <w:div w:id="572010745">
          <w:marLeft w:val="0"/>
          <w:marRight w:val="0"/>
          <w:marTop w:val="0"/>
          <w:marBottom w:val="0"/>
          <w:divBdr>
            <w:top w:val="none" w:sz="0" w:space="0" w:color="auto"/>
            <w:left w:val="none" w:sz="0" w:space="0" w:color="auto"/>
            <w:bottom w:val="none" w:sz="0" w:space="0" w:color="auto"/>
            <w:right w:val="none" w:sz="0" w:space="0" w:color="auto"/>
          </w:divBdr>
        </w:div>
        <w:div w:id="584072582">
          <w:marLeft w:val="0"/>
          <w:marRight w:val="0"/>
          <w:marTop w:val="0"/>
          <w:marBottom w:val="0"/>
          <w:divBdr>
            <w:top w:val="none" w:sz="0" w:space="0" w:color="auto"/>
            <w:left w:val="none" w:sz="0" w:space="0" w:color="auto"/>
            <w:bottom w:val="none" w:sz="0" w:space="0" w:color="auto"/>
            <w:right w:val="none" w:sz="0" w:space="0" w:color="auto"/>
          </w:divBdr>
        </w:div>
        <w:div w:id="590742433">
          <w:marLeft w:val="0"/>
          <w:marRight w:val="0"/>
          <w:marTop w:val="0"/>
          <w:marBottom w:val="0"/>
          <w:divBdr>
            <w:top w:val="none" w:sz="0" w:space="0" w:color="auto"/>
            <w:left w:val="none" w:sz="0" w:space="0" w:color="auto"/>
            <w:bottom w:val="none" w:sz="0" w:space="0" w:color="auto"/>
            <w:right w:val="none" w:sz="0" w:space="0" w:color="auto"/>
          </w:divBdr>
        </w:div>
        <w:div w:id="591400705">
          <w:marLeft w:val="0"/>
          <w:marRight w:val="0"/>
          <w:marTop w:val="0"/>
          <w:marBottom w:val="0"/>
          <w:divBdr>
            <w:top w:val="none" w:sz="0" w:space="0" w:color="auto"/>
            <w:left w:val="none" w:sz="0" w:space="0" w:color="auto"/>
            <w:bottom w:val="none" w:sz="0" w:space="0" w:color="auto"/>
            <w:right w:val="none" w:sz="0" w:space="0" w:color="auto"/>
          </w:divBdr>
        </w:div>
        <w:div w:id="599415741">
          <w:marLeft w:val="0"/>
          <w:marRight w:val="0"/>
          <w:marTop w:val="0"/>
          <w:marBottom w:val="0"/>
          <w:divBdr>
            <w:top w:val="none" w:sz="0" w:space="0" w:color="auto"/>
            <w:left w:val="none" w:sz="0" w:space="0" w:color="auto"/>
            <w:bottom w:val="none" w:sz="0" w:space="0" w:color="auto"/>
            <w:right w:val="none" w:sz="0" w:space="0" w:color="auto"/>
          </w:divBdr>
        </w:div>
        <w:div w:id="601307562">
          <w:marLeft w:val="0"/>
          <w:marRight w:val="0"/>
          <w:marTop w:val="0"/>
          <w:marBottom w:val="0"/>
          <w:divBdr>
            <w:top w:val="none" w:sz="0" w:space="0" w:color="auto"/>
            <w:left w:val="none" w:sz="0" w:space="0" w:color="auto"/>
            <w:bottom w:val="none" w:sz="0" w:space="0" w:color="auto"/>
            <w:right w:val="none" w:sz="0" w:space="0" w:color="auto"/>
          </w:divBdr>
        </w:div>
        <w:div w:id="605767865">
          <w:marLeft w:val="0"/>
          <w:marRight w:val="0"/>
          <w:marTop w:val="0"/>
          <w:marBottom w:val="0"/>
          <w:divBdr>
            <w:top w:val="none" w:sz="0" w:space="0" w:color="auto"/>
            <w:left w:val="none" w:sz="0" w:space="0" w:color="auto"/>
            <w:bottom w:val="none" w:sz="0" w:space="0" w:color="auto"/>
            <w:right w:val="none" w:sz="0" w:space="0" w:color="auto"/>
          </w:divBdr>
        </w:div>
        <w:div w:id="623779113">
          <w:marLeft w:val="0"/>
          <w:marRight w:val="0"/>
          <w:marTop w:val="0"/>
          <w:marBottom w:val="0"/>
          <w:divBdr>
            <w:top w:val="none" w:sz="0" w:space="0" w:color="auto"/>
            <w:left w:val="none" w:sz="0" w:space="0" w:color="auto"/>
            <w:bottom w:val="none" w:sz="0" w:space="0" w:color="auto"/>
            <w:right w:val="none" w:sz="0" w:space="0" w:color="auto"/>
          </w:divBdr>
        </w:div>
        <w:div w:id="632752215">
          <w:marLeft w:val="0"/>
          <w:marRight w:val="0"/>
          <w:marTop w:val="0"/>
          <w:marBottom w:val="0"/>
          <w:divBdr>
            <w:top w:val="none" w:sz="0" w:space="0" w:color="auto"/>
            <w:left w:val="none" w:sz="0" w:space="0" w:color="auto"/>
            <w:bottom w:val="none" w:sz="0" w:space="0" w:color="auto"/>
            <w:right w:val="none" w:sz="0" w:space="0" w:color="auto"/>
          </w:divBdr>
        </w:div>
        <w:div w:id="638653315">
          <w:marLeft w:val="0"/>
          <w:marRight w:val="0"/>
          <w:marTop w:val="0"/>
          <w:marBottom w:val="0"/>
          <w:divBdr>
            <w:top w:val="none" w:sz="0" w:space="0" w:color="auto"/>
            <w:left w:val="none" w:sz="0" w:space="0" w:color="auto"/>
            <w:bottom w:val="none" w:sz="0" w:space="0" w:color="auto"/>
            <w:right w:val="none" w:sz="0" w:space="0" w:color="auto"/>
          </w:divBdr>
        </w:div>
        <w:div w:id="644432536">
          <w:marLeft w:val="0"/>
          <w:marRight w:val="0"/>
          <w:marTop w:val="0"/>
          <w:marBottom w:val="0"/>
          <w:divBdr>
            <w:top w:val="none" w:sz="0" w:space="0" w:color="auto"/>
            <w:left w:val="none" w:sz="0" w:space="0" w:color="auto"/>
            <w:bottom w:val="none" w:sz="0" w:space="0" w:color="auto"/>
            <w:right w:val="none" w:sz="0" w:space="0" w:color="auto"/>
          </w:divBdr>
        </w:div>
        <w:div w:id="651057746">
          <w:marLeft w:val="0"/>
          <w:marRight w:val="0"/>
          <w:marTop w:val="0"/>
          <w:marBottom w:val="0"/>
          <w:divBdr>
            <w:top w:val="none" w:sz="0" w:space="0" w:color="auto"/>
            <w:left w:val="none" w:sz="0" w:space="0" w:color="auto"/>
            <w:bottom w:val="none" w:sz="0" w:space="0" w:color="auto"/>
            <w:right w:val="none" w:sz="0" w:space="0" w:color="auto"/>
          </w:divBdr>
        </w:div>
        <w:div w:id="667370658">
          <w:marLeft w:val="0"/>
          <w:marRight w:val="0"/>
          <w:marTop w:val="0"/>
          <w:marBottom w:val="0"/>
          <w:divBdr>
            <w:top w:val="none" w:sz="0" w:space="0" w:color="auto"/>
            <w:left w:val="none" w:sz="0" w:space="0" w:color="auto"/>
            <w:bottom w:val="none" w:sz="0" w:space="0" w:color="auto"/>
            <w:right w:val="none" w:sz="0" w:space="0" w:color="auto"/>
          </w:divBdr>
        </w:div>
        <w:div w:id="676928909">
          <w:marLeft w:val="0"/>
          <w:marRight w:val="0"/>
          <w:marTop w:val="0"/>
          <w:marBottom w:val="0"/>
          <w:divBdr>
            <w:top w:val="none" w:sz="0" w:space="0" w:color="auto"/>
            <w:left w:val="none" w:sz="0" w:space="0" w:color="auto"/>
            <w:bottom w:val="none" w:sz="0" w:space="0" w:color="auto"/>
            <w:right w:val="none" w:sz="0" w:space="0" w:color="auto"/>
          </w:divBdr>
        </w:div>
        <w:div w:id="704216963">
          <w:marLeft w:val="0"/>
          <w:marRight w:val="0"/>
          <w:marTop w:val="0"/>
          <w:marBottom w:val="0"/>
          <w:divBdr>
            <w:top w:val="none" w:sz="0" w:space="0" w:color="auto"/>
            <w:left w:val="none" w:sz="0" w:space="0" w:color="auto"/>
            <w:bottom w:val="none" w:sz="0" w:space="0" w:color="auto"/>
            <w:right w:val="none" w:sz="0" w:space="0" w:color="auto"/>
          </w:divBdr>
        </w:div>
        <w:div w:id="704789063">
          <w:marLeft w:val="0"/>
          <w:marRight w:val="0"/>
          <w:marTop w:val="0"/>
          <w:marBottom w:val="0"/>
          <w:divBdr>
            <w:top w:val="none" w:sz="0" w:space="0" w:color="auto"/>
            <w:left w:val="none" w:sz="0" w:space="0" w:color="auto"/>
            <w:bottom w:val="none" w:sz="0" w:space="0" w:color="auto"/>
            <w:right w:val="none" w:sz="0" w:space="0" w:color="auto"/>
          </w:divBdr>
        </w:div>
        <w:div w:id="705061665">
          <w:marLeft w:val="0"/>
          <w:marRight w:val="0"/>
          <w:marTop w:val="0"/>
          <w:marBottom w:val="0"/>
          <w:divBdr>
            <w:top w:val="none" w:sz="0" w:space="0" w:color="auto"/>
            <w:left w:val="none" w:sz="0" w:space="0" w:color="auto"/>
            <w:bottom w:val="none" w:sz="0" w:space="0" w:color="auto"/>
            <w:right w:val="none" w:sz="0" w:space="0" w:color="auto"/>
          </w:divBdr>
        </w:div>
        <w:div w:id="706947413">
          <w:marLeft w:val="0"/>
          <w:marRight w:val="0"/>
          <w:marTop w:val="0"/>
          <w:marBottom w:val="0"/>
          <w:divBdr>
            <w:top w:val="none" w:sz="0" w:space="0" w:color="auto"/>
            <w:left w:val="none" w:sz="0" w:space="0" w:color="auto"/>
            <w:bottom w:val="none" w:sz="0" w:space="0" w:color="auto"/>
            <w:right w:val="none" w:sz="0" w:space="0" w:color="auto"/>
          </w:divBdr>
        </w:div>
        <w:div w:id="707339176">
          <w:marLeft w:val="0"/>
          <w:marRight w:val="0"/>
          <w:marTop w:val="0"/>
          <w:marBottom w:val="0"/>
          <w:divBdr>
            <w:top w:val="none" w:sz="0" w:space="0" w:color="auto"/>
            <w:left w:val="none" w:sz="0" w:space="0" w:color="auto"/>
            <w:bottom w:val="none" w:sz="0" w:space="0" w:color="auto"/>
            <w:right w:val="none" w:sz="0" w:space="0" w:color="auto"/>
          </w:divBdr>
        </w:div>
        <w:div w:id="723336696">
          <w:marLeft w:val="0"/>
          <w:marRight w:val="0"/>
          <w:marTop w:val="0"/>
          <w:marBottom w:val="0"/>
          <w:divBdr>
            <w:top w:val="none" w:sz="0" w:space="0" w:color="auto"/>
            <w:left w:val="none" w:sz="0" w:space="0" w:color="auto"/>
            <w:bottom w:val="none" w:sz="0" w:space="0" w:color="auto"/>
            <w:right w:val="none" w:sz="0" w:space="0" w:color="auto"/>
          </w:divBdr>
        </w:div>
        <w:div w:id="729227780">
          <w:marLeft w:val="0"/>
          <w:marRight w:val="0"/>
          <w:marTop w:val="0"/>
          <w:marBottom w:val="0"/>
          <w:divBdr>
            <w:top w:val="none" w:sz="0" w:space="0" w:color="auto"/>
            <w:left w:val="none" w:sz="0" w:space="0" w:color="auto"/>
            <w:bottom w:val="none" w:sz="0" w:space="0" w:color="auto"/>
            <w:right w:val="none" w:sz="0" w:space="0" w:color="auto"/>
          </w:divBdr>
        </w:div>
        <w:div w:id="747969958">
          <w:marLeft w:val="0"/>
          <w:marRight w:val="0"/>
          <w:marTop w:val="0"/>
          <w:marBottom w:val="0"/>
          <w:divBdr>
            <w:top w:val="none" w:sz="0" w:space="0" w:color="auto"/>
            <w:left w:val="none" w:sz="0" w:space="0" w:color="auto"/>
            <w:bottom w:val="none" w:sz="0" w:space="0" w:color="auto"/>
            <w:right w:val="none" w:sz="0" w:space="0" w:color="auto"/>
          </w:divBdr>
        </w:div>
        <w:div w:id="750392099">
          <w:marLeft w:val="0"/>
          <w:marRight w:val="0"/>
          <w:marTop w:val="0"/>
          <w:marBottom w:val="0"/>
          <w:divBdr>
            <w:top w:val="none" w:sz="0" w:space="0" w:color="auto"/>
            <w:left w:val="none" w:sz="0" w:space="0" w:color="auto"/>
            <w:bottom w:val="none" w:sz="0" w:space="0" w:color="auto"/>
            <w:right w:val="none" w:sz="0" w:space="0" w:color="auto"/>
          </w:divBdr>
        </w:div>
        <w:div w:id="761032996">
          <w:marLeft w:val="0"/>
          <w:marRight w:val="0"/>
          <w:marTop w:val="0"/>
          <w:marBottom w:val="0"/>
          <w:divBdr>
            <w:top w:val="none" w:sz="0" w:space="0" w:color="auto"/>
            <w:left w:val="none" w:sz="0" w:space="0" w:color="auto"/>
            <w:bottom w:val="none" w:sz="0" w:space="0" w:color="auto"/>
            <w:right w:val="none" w:sz="0" w:space="0" w:color="auto"/>
          </w:divBdr>
        </w:div>
        <w:div w:id="778600148">
          <w:marLeft w:val="0"/>
          <w:marRight w:val="0"/>
          <w:marTop w:val="0"/>
          <w:marBottom w:val="0"/>
          <w:divBdr>
            <w:top w:val="none" w:sz="0" w:space="0" w:color="auto"/>
            <w:left w:val="none" w:sz="0" w:space="0" w:color="auto"/>
            <w:bottom w:val="none" w:sz="0" w:space="0" w:color="auto"/>
            <w:right w:val="none" w:sz="0" w:space="0" w:color="auto"/>
          </w:divBdr>
        </w:div>
        <w:div w:id="794102021">
          <w:marLeft w:val="0"/>
          <w:marRight w:val="0"/>
          <w:marTop w:val="0"/>
          <w:marBottom w:val="0"/>
          <w:divBdr>
            <w:top w:val="none" w:sz="0" w:space="0" w:color="auto"/>
            <w:left w:val="none" w:sz="0" w:space="0" w:color="auto"/>
            <w:bottom w:val="none" w:sz="0" w:space="0" w:color="auto"/>
            <w:right w:val="none" w:sz="0" w:space="0" w:color="auto"/>
          </w:divBdr>
        </w:div>
        <w:div w:id="805974861">
          <w:marLeft w:val="0"/>
          <w:marRight w:val="0"/>
          <w:marTop w:val="0"/>
          <w:marBottom w:val="0"/>
          <w:divBdr>
            <w:top w:val="none" w:sz="0" w:space="0" w:color="auto"/>
            <w:left w:val="none" w:sz="0" w:space="0" w:color="auto"/>
            <w:bottom w:val="none" w:sz="0" w:space="0" w:color="auto"/>
            <w:right w:val="none" w:sz="0" w:space="0" w:color="auto"/>
          </w:divBdr>
        </w:div>
        <w:div w:id="806627954">
          <w:marLeft w:val="0"/>
          <w:marRight w:val="0"/>
          <w:marTop w:val="0"/>
          <w:marBottom w:val="0"/>
          <w:divBdr>
            <w:top w:val="none" w:sz="0" w:space="0" w:color="auto"/>
            <w:left w:val="none" w:sz="0" w:space="0" w:color="auto"/>
            <w:bottom w:val="none" w:sz="0" w:space="0" w:color="auto"/>
            <w:right w:val="none" w:sz="0" w:space="0" w:color="auto"/>
          </w:divBdr>
        </w:div>
        <w:div w:id="808280647">
          <w:marLeft w:val="0"/>
          <w:marRight w:val="0"/>
          <w:marTop w:val="0"/>
          <w:marBottom w:val="0"/>
          <w:divBdr>
            <w:top w:val="none" w:sz="0" w:space="0" w:color="auto"/>
            <w:left w:val="none" w:sz="0" w:space="0" w:color="auto"/>
            <w:bottom w:val="none" w:sz="0" w:space="0" w:color="auto"/>
            <w:right w:val="none" w:sz="0" w:space="0" w:color="auto"/>
          </w:divBdr>
        </w:div>
        <w:div w:id="838665621">
          <w:marLeft w:val="0"/>
          <w:marRight w:val="0"/>
          <w:marTop w:val="0"/>
          <w:marBottom w:val="0"/>
          <w:divBdr>
            <w:top w:val="none" w:sz="0" w:space="0" w:color="auto"/>
            <w:left w:val="none" w:sz="0" w:space="0" w:color="auto"/>
            <w:bottom w:val="none" w:sz="0" w:space="0" w:color="auto"/>
            <w:right w:val="none" w:sz="0" w:space="0" w:color="auto"/>
          </w:divBdr>
        </w:div>
        <w:div w:id="839000602">
          <w:marLeft w:val="0"/>
          <w:marRight w:val="0"/>
          <w:marTop w:val="0"/>
          <w:marBottom w:val="0"/>
          <w:divBdr>
            <w:top w:val="none" w:sz="0" w:space="0" w:color="auto"/>
            <w:left w:val="none" w:sz="0" w:space="0" w:color="auto"/>
            <w:bottom w:val="none" w:sz="0" w:space="0" w:color="auto"/>
            <w:right w:val="none" w:sz="0" w:space="0" w:color="auto"/>
          </w:divBdr>
        </w:div>
        <w:div w:id="841311764">
          <w:marLeft w:val="0"/>
          <w:marRight w:val="0"/>
          <w:marTop w:val="0"/>
          <w:marBottom w:val="0"/>
          <w:divBdr>
            <w:top w:val="none" w:sz="0" w:space="0" w:color="auto"/>
            <w:left w:val="none" w:sz="0" w:space="0" w:color="auto"/>
            <w:bottom w:val="none" w:sz="0" w:space="0" w:color="auto"/>
            <w:right w:val="none" w:sz="0" w:space="0" w:color="auto"/>
          </w:divBdr>
        </w:div>
        <w:div w:id="842471551">
          <w:marLeft w:val="0"/>
          <w:marRight w:val="0"/>
          <w:marTop w:val="0"/>
          <w:marBottom w:val="0"/>
          <w:divBdr>
            <w:top w:val="none" w:sz="0" w:space="0" w:color="auto"/>
            <w:left w:val="none" w:sz="0" w:space="0" w:color="auto"/>
            <w:bottom w:val="none" w:sz="0" w:space="0" w:color="auto"/>
            <w:right w:val="none" w:sz="0" w:space="0" w:color="auto"/>
          </w:divBdr>
        </w:div>
        <w:div w:id="847452301">
          <w:marLeft w:val="0"/>
          <w:marRight w:val="0"/>
          <w:marTop w:val="0"/>
          <w:marBottom w:val="0"/>
          <w:divBdr>
            <w:top w:val="none" w:sz="0" w:space="0" w:color="auto"/>
            <w:left w:val="none" w:sz="0" w:space="0" w:color="auto"/>
            <w:bottom w:val="none" w:sz="0" w:space="0" w:color="auto"/>
            <w:right w:val="none" w:sz="0" w:space="0" w:color="auto"/>
          </w:divBdr>
        </w:div>
        <w:div w:id="858589964">
          <w:marLeft w:val="0"/>
          <w:marRight w:val="0"/>
          <w:marTop w:val="0"/>
          <w:marBottom w:val="0"/>
          <w:divBdr>
            <w:top w:val="none" w:sz="0" w:space="0" w:color="auto"/>
            <w:left w:val="none" w:sz="0" w:space="0" w:color="auto"/>
            <w:bottom w:val="none" w:sz="0" w:space="0" w:color="auto"/>
            <w:right w:val="none" w:sz="0" w:space="0" w:color="auto"/>
          </w:divBdr>
        </w:div>
        <w:div w:id="866404152">
          <w:marLeft w:val="0"/>
          <w:marRight w:val="0"/>
          <w:marTop w:val="0"/>
          <w:marBottom w:val="0"/>
          <w:divBdr>
            <w:top w:val="none" w:sz="0" w:space="0" w:color="auto"/>
            <w:left w:val="none" w:sz="0" w:space="0" w:color="auto"/>
            <w:bottom w:val="none" w:sz="0" w:space="0" w:color="auto"/>
            <w:right w:val="none" w:sz="0" w:space="0" w:color="auto"/>
          </w:divBdr>
        </w:div>
        <w:div w:id="868027162">
          <w:marLeft w:val="0"/>
          <w:marRight w:val="0"/>
          <w:marTop w:val="0"/>
          <w:marBottom w:val="0"/>
          <w:divBdr>
            <w:top w:val="none" w:sz="0" w:space="0" w:color="auto"/>
            <w:left w:val="none" w:sz="0" w:space="0" w:color="auto"/>
            <w:bottom w:val="none" w:sz="0" w:space="0" w:color="auto"/>
            <w:right w:val="none" w:sz="0" w:space="0" w:color="auto"/>
          </w:divBdr>
        </w:div>
        <w:div w:id="869613583">
          <w:marLeft w:val="0"/>
          <w:marRight w:val="0"/>
          <w:marTop w:val="0"/>
          <w:marBottom w:val="0"/>
          <w:divBdr>
            <w:top w:val="none" w:sz="0" w:space="0" w:color="auto"/>
            <w:left w:val="none" w:sz="0" w:space="0" w:color="auto"/>
            <w:bottom w:val="none" w:sz="0" w:space="0" w:color="auto"/>
            <w:right w:val="none" w:sz="0" w:space="0" w:color="auto"/>
          </w:divBdr>
        </w:div>
        <w:div w:id="870606537">
          <w:marLeft w:val="0"/>
          <w:marRight w:val="0"/>
          <w:marTop w:val="0"/>
          <w:marBottom w:val="0"/>
          <w:divBdr>
            <w:top w:val="none" w:sz="0" w:space="0" w:color="auto"/>
            <w:left w:val="none" w:sz="0" w:space="0" w:color="auto"/>
            <w:bottom w:val="none" w:sz="0" w:space="0" w:color="auto"/>
            <w:right w:val="none" w:sz="0" w:space="0" w:color="auto"/>
          </w:divBdr>
        </w:div>
        <w:div w:id="888299547">
          <w:marLeft w:val="0"/>
          <w:marRight w:val="0"/>
          <w:marTop w:val="0"/>
          <w:marBottom w:val="0"/>
          <w:divBdr>
            <w:top w:val="none" w:sz="0" w:space="0" w:color="auto"/>
            <w:left w:val="none" w:sz="0" w:space="0" w:color="auto"/>
            <w:bottom w:val="none" w:sz="0" w:space="0" w:color="auto"/>
            <w:right w:val="none" w:sz="0" w:space="0" w:color="auto"/>
          </w:divBdr>
        </w:div>
        <w:div w:id="892304149">
          <w:marLeft w:val="0"/>
          <w:marRight w:val="0"/>
          <w:marTop w:val="0"/>
          <w:marBottom w:val="0"/>
          <w:divBdr>
            <w:top w:val="none" w:sz="0" w:space="0" w:color="auto"/>
            <w:left w:val="none" w:sz="0" w:space="0" w:color="auto"/>
            <w:bottom w:val="none" w:sz="0" w:space="0" w:color="auto"/>
            <w:right w:val="none" w:sz="0" w:space="0" w:color="auto"/>
          </w:divBdr>
        </w:div>
        <w:div w:id="893664741">
          <w:marLeft w:val="0"/>
          <w:marRight w:val="0"/>
          <w:marTop w:val="0"/>
          <w:marBottom w:val="0"/>
          <w:divBdr>
            <w:top w:val="none" w:sz="0" w:space="0" w:color="auto"/>
            <w:left w:val="none" w:sz="0" w:space="0" w:color="auto"/>
            <w:bottom w:val="none" w:sz="0" w:space="0" w:color="auto"/>
            <w:right w:val="none" w:sz="0" w:space="0" w:color="auto"/>
          </w:divBdr>
        </w:div>
        <w:div w:id="894241526">
          <w:marLeft w:val="0"/>
          <w:marRight w:val="0"/>
          <w:marTop w:val="0"/>
          <w:marBottom w:val="0"/>
          <w:divBdr>
            <w:top w:val="none" w:sz="0" w:space="0" w:color="auto"/>
            <w:left w:val="none" w:sz="0" w:space="0" w:color="auto"/>
            <w:bottom w:val="none" w:sz="0" w:space="0" w:color="auto"/>
            <w:right w:val="none" w:sz="0" w:space="0" w:color="auto"/>
          </w:divBdr>
        </w:div>
        <w:div w:id="897478430">
          <w:marLeft w:val="0"/>
          <w:marRight w:val="0"/>
          <w:marTop w:val="0"/>
          <w:marBottom w:val="0"/>
          <w:divBdr>
            <w:top w:val="none" w:sz="0" w:space="0" w:color="auto"/>
            <w:left w:val="none" w:sz="0" w:space="0" w:color="auto"/>
            <w:bottom w:val="none" w:sz="0" w:space="0" w:color="auto"/>
            <w:right w:val="none" w:sz="0" w:space="0" w:color="auto"/>
          </w:divBdr>
        </w:div>
        <w:div w:id="900408194">
          <w:marLeft w:val="0"/>
          <w:marRight w:val="0"/>
          <w:marTop w:val="0"/>
          <w:marBottom w:val="0"/>
          <w:divBdr>
            <w:top w:val="none" w:sz="0" w:space="0" w:color="auto"/>
            <w:left w:val="none" w:sz="0" w:space="0" w:color="auto"/>
            <w:bottom w:val="none" w:sz="0" w:space="0" w:color="auto"/>
            <w:right w:val="none" w:sz="0" w:space="0" w:color="auto"/>
          </w:divBdr>
        </w:div>
        <w:div w:id="902328753">
          <w:marLeft w:val="0"/>
          <w:marRight w:val="0"/>
          <w:marTop w:val="0"/>
          <w:marBottom w:val="0"/>
          <w:divBdr>
            <w:top w:val="none" w:sz="0" w:space="0" w:color="auto"/>
            <w:left w:val="none" w:sz="0" w:space="0" w:color="auto"/>
            <w:bottom w:val="none" w:sz="0" w:space="0" w:color="auto"/>
            <w:right w:val="none" w:sz="0" w:space="0" w:color="auto"/>
          </w:divBdr>
        </w:div>
        <w:div w:id="912817837">
          <w:marLeft w:val="0"/>
          <w:marRight w:val="0"/>
          <w:marTop w:val="0"/>
          <w:marBottom w:val="0"/>
          <w:divBdr>
            <w:top w:val="none" w:sz="0" w:space="0" w:color="auto"/>
            <w:left w:val="none" w:sz="0" w:space="0" w:color="auto"/>
            <w:bottom w:val="none" w:sz="0" w:space="0" w:color="auto"/>
            <w:right w:val="none" w:sz="0" w:space="0" w:color="auto"/>
          </w:divBdr>
        </w:div>
        <w:div w:id="913052178">
          <w:marLeft w:val="0"/>
          <w:marRight w:val="0"/>
          <w:marTop w:val="0"/>
          <w:marBottom w:val="0"/>
          <w:divBdr>
            <w:top w:val="none" w:sz="0" w:space="0" w:color="auto"/>
            <w:left w:val="none" w:sz="0" w:space="0" w:color="auto"/>
            <w:bottom w:val="none" w:sz="0" w:space="0" w:color="auto"/>
            <w:right w:val="none" w:sz="0" w:space="0" w:color="auto"/>
          </w:divBdr>
        </w:div>
        <w:div w:id="918976905">
          <w:marLeft w:val="0"/>
          <w:marRight w:val="0"/>
          <w:marTop w:val="0"/>
          <w:marBottom w:val="0"/>
          <w:divBdr>
            <w:top w:val="none" w:sz="0" w:space="0" w:color="auto"/>
            <w:left w:val="none" w:sz="0" w:space="0" w:color="auto"/>
            <w:bottom w:val="none" w:sz="0" w:space="0" w:color="auto"/>
            <w:right w:val="none" w:sz="0" w:space="0" w:color="auto"/>
          </w:divBdr>
        </w:div>
        <w:div w:id="925726928">
          <w:marLeft w:val="0"/>
          <w:marRight w:val="0"/>
          <w:marTop w:val="0"/>
          <w:marBottom w:val="0"/>
          <w:divBdr>
            <w:top w:val="none" w:sz="0" w:space="0" w:color="auto"/>
            <w:left w:val="none" w:sz="0" w:space="0" w:color="auto"/>
            <w:bottom w:val="none" w:sz="0" w:space="0" w:color="auto"/>
            <w:right w:val="none" w:sz="0" w:space="0" w:color="auto"/>
          </w:divBdr>
        </w:div>
        <w:div w:id="939022771">
          <w:marLeft w:val="0"/>
          <w:marRight w:val="0"/>
          <w:marTop w:val="0"/>
          <w:marBottom w:val="0"/>
          <w:divBdr>
            <w:top w:val="none" w:sz="0" w:space="0" w:color="auto"/>
            <w:left w:val="none" w:sz="0" w:space="0" w:color="auto"/>
            <w:bottom w:val="none" w:sz="0" w:space="0" w:color="auto"/>
            <w:right w:val="none" w:sz="0" w:space="0" w:color="auto"/>
          </w:divBdr>
        </w:div>
        <w:div w:id="940145876">
          <w:marLeft w:val="0"/>
          <w:marRight w:val="0"/>
          <w:marTop w:val="0"/>
          <w:marBottom w:val="0"/>
          <w:divBdr>
            <w:top w:val="none" w:sz="0" w:space="0" w:color="auto"/>
            <w:left w:val="none" w:sz="0" w:space="0" w:color="auto"/>
            <w:bottom w:val="none" w:sz="0" w:space="0" w:color="auto"/>
            <w:right w:val="none" w:sz="0" w:space="0" w:color="auto"/>
          </w:divBdr>
        </w:div>
        <w:div w:id="941913683">
          <w:marLeft w:val="0"/>
          <w:marRight w:val="0"/>
          <w:marTop w:val="0"/>
          <w:marBottom w:val="0"/>
          <w:divBdr>
            <w:top w:val="none" w:sz="0" w:space="0" w:color="auto"/>
            <w:left w:val="none" w:sz="0" w:space="0" w:color="auto"/>
            <w:bottom w:val="none" w:sz="0" w:space="0" w:color="auto"/>
            <w:right w:val="none" w:sz="0" w:space="0" w:color="auto"/>
          </w:divBdr>
        </w:div>
        <w:div w:id="944769461">
          <w:marLeft w:val="0"/>
          <w:marRight w:val="0"/>
          <w:marTop w:val="0"/>
          <w:marBottom w:val="0"/>
          <w:divBdr>
            <w:top w:val="none" w:sz="0" w:space="0" w:color="auto"/>
            <w:left w:val="none" w:sz="0" w:space="0" w:color="auto"/>
            <w:bottom w:val="none" w:sz="0" w:space="0" w:color="auto"/>
            <w:right w:val="none" w:sz="0" w:space="0" w:color="auto"/>
          </w:divBdr>
        </w:div>
        <w:div w:id="959608782">
          <w:marLeft w:val="0"/>
          <w:marRight w:val="0"/>
          <w:marTop w:val="0"/>
          <w:marBottom w:val="0"/>
          <w:divBdr>
            <w:top w:val="none" w:sz="0" w:space="0" w:color="auto"/>
            <w:left w:val="none" w:sz="0" w:space="0" w:color="auto"/>
            <w:bottom w:val="none" w:sz="0" w:space="0" w:color="auto"/>
            <w:right w:val="none" w:sz="0" w:space="0" w:color="auto"/>
          </w:divBdr>
        </w:div>
        <w:div w:id="966394818">
          <w:marLeft w:val="0"/>
          <w:marRight w:val="0"/>
          <w:marTop w:val="0"/>
          <w:marBottom w:val="0"/>
          <w:divBdr>
            <w:top w:val="none" w:sz="0" w:space="0" w:color="auto"/>
            <w:left w:val="none" w:sz="0" w:space="0" w:color="auto"/>
            <w:bottom w:val="none" w:sz="0" w:space="0" w:color="auto"/>
            <w:right w:val="none" w:sz="0" w:space="0" w:color="auto"/>
          </w:divBdr>
        </w:div>
        <w:div w:id="981429087">
          <w:marLeft w:val="0"/>
          <w:marRight w:val="0"/>
          <w:marTop w:val="0"/>
          <w:marBottom w:val="0"/>
          <w:divBdr>
            <w:top w:val="none" w:sz="0" w:space="0" w:color="auto"/>
            <w:left w:val="none" w:sz="0" w:space="0" w:color="auto"/>
            <w:bottom w:val="none" w:sz="0" w:space="0" w:color="auto"/>
            <w:right w:val="none" w:sz="0" w:space="0" w:color="auto"/>
          </w:divBdr>
        </w:div>
        <w:div w:id="991637041">
          <w:marLeft w:val="0"/>
          <w:marRight w:val="0"/>
          <w:marTop w:val="0"/>
          <w:marBottom w:val="0"/>
          <w:divBdr>
            <w:top w:val="none" w:sz="0" w:space="0" w:color="auto"/>
            <w:left w:val="none" w:sz="0" w:space="0" w:color="auto"/>
            <w:bottom w:val="none" w:sz="0" w:space="0" w:color="auto"/>
            <w:right w:val="none" w:sz="0" w:space="0" w:color="auto"/>
          </w:divBdr>
        </w:div>
        <w:div w:id="994988882">
          <w:marLeft w:val="0"/>
          <w:marRight w:val="0"/>
          <w:marTop w:val="0"/>
          <w:marBottom w:val="0"/>
          <w:divBdr>
            <w:top w:val="none" w:sz="0" w:space="0" w:color="auto"/>
            <w:left w:val="none" w:sz="0" w:space="0" w:color="auto"/>
            <w:bottom w:val="none" w:sz="0" w:space="0" w:color="auto"/>
            <w:right w:val="none" w:sz="0" w:space="0" w:color="auto"/>
          </w:divBdr>
        </w:div>
        <w:div w:id="1008404003">
          <w:marLeft w:val="0"/>
          <w:marRight w:val="0"/>
          <w:marTop w:val="0"/>
          <w:marBottom w:val="0"/>
          <w:divBdr>
            <w:top w:val="none" w:sz="0" w:space="0" w:color="auto"/>
            <w:left w:val="none" w:sz="0" w:space="0" w:color="auto"/>
            <w:bottom w:val="none" w:sz="0" w:space="0" w:color="auto"/>
            <w:right w:val="none" w:sz="0" w:space="0" w:color="auto"/>
          </w:divBdr>
        </w:div>
        <w:div w:id="1012876375">
          <w:marLeft w:val="0"/>
          <w:marRight w:val="0"/>
          <w:marTop w:val="0"/>
          <w:marBottom w:val="0"/>
          <w:divBdr>
            <w:top w:val="none" w:sz="0" w:space="0" w:color="auto"/>
            <w:left w:val="none" w:sz="0" w:space="0" w:color="auto"/>
            <w:bottom w:val="none" w:sz="0" w:space="0" w:color="auto"/>
            <w:right w:val="none" w:sz="0" w:space="0" w:color="auto"/>
          </w:divBdr>
        </w:div>
        <w:div w:id="1030687830">
          <w:marLeft w:val="0"/>
          <w:marRight w:val="0"/>
          <w:marTop w:val="0"/>
          <w:marBottom w:val="0"/>
          <w:divBdr>
            <w:top w:val="none" w:sz="0" w:space="0" w:color="auto"/>
            <w:left w:val="none" w:sz="0" w:space="0" w:color="auto"/>
            <w:bottom w:val="none" w:sz="0" w:space="0" w:color="auto"/>
            <w:right w:val="none" w:sz="0" w:space="0" w:color="auto"/>
          </w:divBdr>
        </w:div>
        <w:div w:id="1031105798">
          <w:marLeft w:val="0"/>
          <w:marRight w:val="0"/>
          <w:marTop w:val="0"/>
          <w:marBottom w:val="0"/>
          <w:divBdr>
            <w:top w:val="none" w:sz="0" w:space="0" w:color="auto"/>
            <w:left w:val="none" w:sz="0" w:space="0" w:color="auto"/>
            <w:bottom w:val="none" w:sz="0" w:space="0" w:color="auto"/>
            <w:right w:val="none" w:sz="0" w:space="0" w:color="auto"/>
          </w:divBdr>
        </w:div>
        <w:div w:id="1035615222">
          <w:marLeft w:val="0"/>
          <w:marRight w:val="0"/>
          <w:marTop w:val="0"/>
          <w:marBottom w:val="0"/>
          <w:divBdr>
            <w:top w:val="none" w:sz="0" w:space="0" w:color="auto"/>
            <w:left w:val="none" w:sz="0" w:space="0" w:color="auto"/>
            <w:bottom w:val="none" w:sz="0" w:space="0" w:color="auto"/>
            <w:right w:val="none" w:sz="0" w:space="0" w:color="auto"/>
          </w:divBdr>
        </w:div>
        <w:div w:id="1046878129">
          <w:marLeft w:val="0"/>
          <w:marRight w:val="0"/>
          <w:marTop w:val="0"/>
          <w:marBottom w:val="0"/>
          <w:divBdr>
            <w:top w:val="none" w:sz="0" w:space="0" w:color="auto"/>
            <w:left w:val="none" w:sz="0" w:space="0" w:color="auto"/>
            <w:bottom w:val="none" w:sz="0" w:space="0" w:color="auto"/>
            <w:right w:val="none" w:sz="0" w:space="0" w:color="auto"/>
          </w:divBdr>
        </w:div>
        <w:div w:id="1059591996">
          <w:marLeft w:val="0"/>
          <w:marRight w:val="0"/>
          <w:marTop w:val="0"/>
          <w:marBottom w:val="0"/>
          <w:divBdr>
            <w:top w:val="none" w:sz="0" w:space="0" w:color="auto"/>
            <w:left w:val="none" w:sz="0" w:space="0" w:color="auto"/>
            <w:bottom w:val="none" w:sz="0" w:space="0" w:color="auto"/>
            <w:right w:val="none" w:sz="0" w:space="0" w:color="auto"/>
          </w:divBdr>
        </w:div>
        <w:div w:id="1059979939">
          <w:marLeft w:val="0"/>
          <w:marRight w:val="0"/>
          <w:marTop w:val="0"/>
          <w:marBottom w:val="0"/>
          <w:divBdr>
            <w:top w:val="none" w:sz="0" w:space="0" w:color="auto"/>
            <w:left w:val="none" w:sz="0" w:space="0" w:color="auto"/>
            <w:bottom w:val="none" w:sz="0" w:space="0" w:color="auto"/>
            <w:right w:val="none" w:sz="0" w:space="0" w:color="auto"/>
          </w:divBdr>
        </w:div>
        <w:div w:id="1070731089">
          <w:marLeft w:val="0"/>
          <w:marRight w:val="0"/>
          <w:marTop w:val="0"/>
          <w:marBottom w:val="0"/>
          <w:divBdr>
            <w:top w:val="none" w:sz="0" w:space="0" w:color="auto"/>
            <w:left w:val="none" w:sz="0" w:space="0" w:color="auto"/>
            <w:bottom w:val="none" w:sz="0" w:space="0" w:color="auto"/>
            <w:right w:val="none" w:sz="0" w:space="0" w:color="auto"/>
          </w:divBdr>
        </w:div>
        <w:div w:id="1083379849">
          <w:marLeft w:val="0"/>
          <w:marRight w:val="0"/>
          <w:marTop w:val="0"/>
          <w:marBottom w:val="0"/>
          <w:divBdr>
            <w:top w:val="none" w:sz="0" w:space="0" w:color="auto"/>
            <w:left w:val="none" w:sz="0" w:space="0" w:color="auto"/>
            <w:bottom w:val="none" w:sz="0" w:space="0" w:color="auto"/>
            <w:right w:val="none" w:sz="0" w:space="0" w:color="auto"/>
          </w:divBdr>
        </w:div>
        <w:div w:id="1083913341">
          <w:marLeft w:val="0"/>
          <w:marRight w:val="0"/>
          <w:marTop w:val="0"/>
          <w:marBottom w:val="0"/>
          <w:divBdr>
            <w:top w:val="none" w:sz="0" w:space="0" w:color="auto"/>
            <w:left w:val="none" w:sz="0" w:space="0" w:color="auto"/>
            <w:bottom w:val="none" w:sz="0" w:space="0" w:color="auto"/>
            <w:right w:val="none" w:sz="0" w:space="0" w:color="auto"/>
          </w:divBdr>
        </w:div>
        <w:div w:id="1087536390">
          <w:marLeft w:val="0"/>
          <w:marRight w:val="0"/>
          <w:marTop w:val="0"/>
          <w:marBottom w:val="0"/>
          <w:divBdr>
            <w:top w:val="none" w:sz="0" w:space="0" w:color="auto"/>
            <w:left w:val="none" w:sz="0" w:space="0" w:color="auto"/>
            <w:bottom w:val="none" w:sz="0" w:space="0" w:color="auto"/>
            <w:right w:val="none" w:sz="0" w:space="0" w:color="auto"/>
          </w:divBdr>
        </w:div>
        <w:div w:id="1087965367">
          <w:marLeft w:val="0"/>
          <w:marRight w:val="0"/>
          <w:marTop w:val="0"/>
          <w:marBottom w:val="0"/>
          <w:divBdr>
            <w:top w:val="none" w:sz="0" w:space="0" w:color="auto"/>
            <w:left w:val="none" w:sz="0" w:space="0" w:color="auto"/>
            <w:bottom w:val="none" w:sz="0" w:space="0" w:color="auto"/>
            <w:right w:val="none" w:sz="0" w:space="0" w:color="auto"/>
          </w:divBdr>
        </w:div>
        <w:div w:id="1096631758">
          <w:marLeft w:val="0"/>
          <w:marRight w:val="0"/>
          <w:marTop w:val="0"/>
          <w:marBottom w:val="0"/>
          <w:divBdr>
            <w:top w:val="none" w:sz="0" w:space="0" w:color="auto"/>
            <w:left w:val="none" w:sz="0" w:space="0" w:color="auto"/>
            <w:bottom w:val="none" w:sz="0" w:space="0" w:color="auto"/>
            <w:right w:val="none" w:sz="0" w:space="0" w:color="auto"/>
          </w:divBdr>
        </w:div>
        <w:div w:id="1096901113">
          <w:marLeft w:val="0"/>
          <w:marRight w:val="0"/>
          <w:marTop w:val="0"/>
          <w:marBottom w:val="0"/>
          <w:divBdr>
            <w:top w:val="none" w:sz="0" w:space="0" w:color="auto"/>
            <w:left w:val="none" w:sz="0" w:space="0" w:color="auto"/>
            <w:bottom w:val="none" w:sz="0" w:space="0" w:color="auto"/>
            <w:right w:val="none" w:sz="0" w:space="0" w:color="auto"/>
          </w:divBdr>
        </w:div>
        <w:div w:id="1101796976">
          <w:marLeft w:val="0"/>
          <w:marRight w:val="0"/>
          <w:marTop w:val="0"/>
          <w:marBottom w:val="0"/>
          <w:divBdr>
            <w:top w:val="none" w:sz="0" w:space="0" w:color="auto"/>
            <w:left w:val="none" w:sz="0" w:space="0" w:color="auto"/>
            <w:bottom w:val="none" w:sz="0" w:space="0" w:color="auto"/>
            <w:right w:val="none" w:sz="0" w:space="0" w:color="auto"/>
          </w:divBdr>
        </w:div>
        <w:div w:id="1112087373">
          <w:marLeft w:val="0"/>
          <w:marRight w:val="0"/>
          <w:marTop w:val="0"/>
          <w:marBottom w:val="0"/>
          <w:divBdr>
            <w:top w:val="none" w:sz="0" w:space="0" w:color="auto"/>
            <w:left w:val="none" w:sz="0" w:space="0" w:color="auto"/>
            <w:bottom w:val="none" w:sz="0" w:space="0" w:color="auto"/>
            <w:right w:val="none" w:sz="0" w:space="0" w:color="auto"/>
          </w:divBdr>
        </w:div>
        <w:div w:id="1120496585">
          <w:marLeft w:val="0"/>
          <w:marRight w:val="0"/>
          <w:marTop w:val="0"/>
          <w:marBottom w:val="0"/>
          <w:divBdr>
            <w:top w:val="none" w:sz="0" w:space="0" w:color="auto"/>
            <w:left w:val="none" w:sz="0" w:space="0" w:color="auto"/>
            <w:bottom w:val="none" w:sz="0" w:space="0" w:color="auto"/>
            <w:right w:val="none" w:sz="0" w:space="0" w:color="auto"/>
          </w:divBdr>
        </w:div>
        <w:div w:id="1121917190">
          <w:marLeft w:val="0"/>
          <w:marRight w:val="0"/>
          <w:marTop w:val="0"/>
          <w:marBottom w:val="0"/>
          <w:divBdr>
            <w:top w:val="none" w:sz="0" w:space="0" w:color="auto"/>
            <w:left w:val="none" w:sz="0" w:space="0" w:color="auto"/>
            <w:bottom w:val="none" w:sz="0" w:space="0" w:color="auto"/>
            <w:right w:val="none" w:sz="0" w:space="0" w:color="auto"/>
          </w:divBdr>
        </w:div>
        <w:div w:id="1142577125">
          <w:marLeft w:val="0"/>
          <w:marRight w:val="0"/>
          <w:marTop w:val="0"/>
          <w:marBottom w:val="0"/>
          <w:divBdr>
            <w:top w:val="none" w:sz="0" w:space="0" w:color="auto"/>
            <w:left w:val="none" w:sz="0" w:space="0" w:color="auto"/>
            <w:bottom w:val="none" w:sz="0" w:space="0" w:color="auto"/>
            <w:right w:val="none" w:sz="0" w:space="0" w:color="auto"/>
          </w:divBdr>
        </w:div>
        <w:div w:id="1153908242">
          <w:marLeft w:val="0"/>
          <w:marRight w:val="0"/>
          <w:marTop w:val="0"/>
          <w:marBottom w:val="0"/>
          <w:divBdr>
            <w:top w:val="none" w:sz="0" w:space="0" w:color="auto"/>
            <w:left w:val="none" w:sz="0" w:space="0" w:color="auto"/>
            <w:bottom w:val="none" w:sz="0" w:space="0" w:color="auto"/>
            <w:right w:val="none" w:sz="0" w:space="0" w:color="auto"/>
          </w:divBdr>
        </w:div>
        <w:div w:id="1154562925">
          <w:marLeft w:val="0"/>
          <w:marRight w:val="0"/>
          <w:marTop w:val="0"/>
          <w:marBottom w:val="0"/>
          <w:divBdr>
            <w:top w:val="none" w:sz="0" w:space="0" w:color="auto"/>
            <w:left w:val="none" w:sz="0" w:space="0" w:color="auto"/>
            <w:bottom w:val="none" w:sz="0" w:space="0" w:color="auto"/>
            <w:right w:val="none" w:sz="0" w:space="0" w:color="auto"/>
          </w:divBdr>
        </w:div>
        <w:div w:id="1161697978">
          <w:marLeft w:val="0"/>
          <w:marRight w:val="0"/>
          <w:marTop w:val="0"/>
          <w:marBottom w:val="0"/>
          <w:divBdr>
            <w:top w:val="none" w:sz="0" w:space="0" w:color="auto"/>
            <w:left w:val="none" w:sz="0" w:space="0" w:color="auto"/>
            <w:bottom w:val="none" w:sz="0" w:space="0" w:color="auto"/>
            <w:right w:val="none" w:sz="0" w:space="0" w:color="auto"/>
          </w:divBdr>
        </w:div>
        <w:div w:id="1165439084">
          <w:marLeft w:val="0"/>
          <w:marRight w:val="0"/>
          <w:marTop w:val="0"/>
          <w:marBottom w:val="0"/>
          <w:divBdr>
            <w:top w:val="none" w:sz="0" w:space="0" w:color="auto"/>
            <w:left w:val="none" w:sz="0" w:space="0" w:color="auto"/>
            <w:bottom w:val="none" w:sz="0" w:space="0" w:color="auto"/>
            <w:right w:val="none" w:sz="0" w:space="0" w:color="auto"/>
          </w:divBdr>
        </w:div>
        <w:div w:id="1172993216">
          <w:marLeft w:val="0"/>
          <w:marRight w:val="0"/>
          <w:marTop w:val="0"/>
          <w:marBottom w:val="0"/>
          <w:divBdr>
            <w:top w:val="none" w:sz="0" w:space="0" w:color="auto"/>
            <w:left w:val="none" w:sz="0" w:space="0" w:color="auto"/>
            <w:bottom w:val="none" w:sz="0" w:space="0" w:color="auto"/>
            <w:right w:val="none" w:sz="0" w:space="0" w:color="auto"/>
          </w:divBdr>
        </w:div>
        <w:div w:id="1208032242">
          <w:marLeft w:val="0"/>
          <w:marRight w:val="0"/>
          <w:marTop w:val="0"/>
          <w:marBottom w:val="0"/>
          <w:divBdr>
            <w:top w:val="none" w:sz="0" w:space="0" w:color="auto"/>
            <w:left w:val="none" w:sz="0" w:space="0" w:color="auto"/>
            <w:bottom w:val="none" w:sz="0" w:space="0" w:color="auto"/>
            <w:right w:val="none" w:sz="0" w:space="0" w:color="auto"/>
          </w:divBdr>
        </w:div>
        <w:div w:id="1209219211">
          <w:marLeft w:val="0"/>
          <w:marRight w:val="0"/>
          <w:marTop w:val="0"/>
          <w:marBottom w:val="0"/>
          <w:divBdr>
            <w:top w:val="none" w:sz="0" w:space="0" w:color="auto"/>
            <w:left w:val="none" w:sz="0" w:space="0" w:color="auto"/>
            <w:bottom w:val="none" w:sz="0" w:space="0" w:color="auto"/>
            <w:right w:val="none" w:sz="0" w:space="0" w:color="auto"/>
          </w:divBdr>
        </w:div>
        <w:div w:id="1209490962">
          <w:marLeft w:val="0"/>
          <w:marRight w:val="0"/>
          <w:marTop w:val="0"/>
          <w:marBottom w:val="0"/>
          <w:divBdr>
            <w:top w:val="none" w:sz="0" w:space="0" w:color="auto"/>
            <w:left w:val="none" w:sz="0" w:space="0" w:color="auto"/>
            <w:bottom w:val="none" w:sz="0" w:space="0" w:color="auto"/>
            <w:right w:val="none" w:sz="0" w:space="0" w:color="auto"/>
          </w:divBdr>
        </w:div>
        <w:div w:id="1227914786">
          <w:marLeft w:val="0"/>
          <w:marRight w:val="0"/>
          <w:marTop w:val="0"/>
          <w:marBottom w:val="0"/>
          <w:divBdr>
            <w:top w:val="none" w:sz="0" w:space="0" w:color="auto"/>
            <w:left w:val="none" w:sz="0" w:space="0" w:color="auto"/>
            <w:bottom w:val="none" w:sz="0" w:space="0" w:color="auto"/>
            <w:right w:val="none" w:sz="0" w:space="0" w:color="auto"/>
          </w:divBdr>
        </w:div>
        <w:div w:id="1232500711">
          <w:marLeft w:val="0"/>
          <w:marRight w:val="0"/>
          <w:marTop w:val="0"/>
          <w:marBottom w:val="0"/>
          <w:divBdr>
            <w:top w:val="none" w:sz="0" w:space="0" w:color="auto"/>
            <w:left w:val="none" w:sz="0" w:space="0" w:color="auto"/>
            <w:bottom w:val="none" w:sz="0" w:space="0" w:color="auto"/>
            <w:right w:val="none" w:sz="0" w:space="0" w:color="auto"/>
          </w:divBdr>
        </w:div>
        <w:div w:id="1238905547">
          <w:marLeft w:val="0"/>
          <w:marRight w:val="0"/>
          <w:marTop w:val="0"/>
          <w:marBottom w:val="0"/>
          <w:divBdr>
            <w:top w:val="none" w:sz="0" w:space="0" w:color="auto"/>
            <w:left w:val="none" w:sz="0" w:space="0" w:color="auto"/>
            <w:bottom w:val="none" w:sz="0" w:space="0" w:color="auto"/>
            <w:right w:val="none" w:sz="0" w:space="0" w:color="auto"/>
          </w:divBdr>
        </w:div>
        <w:div w:id="1239249170">
          <w:marLeft w:val="0"/>
          <w:marRight w:val="0"/>
          <w:marTop w:val="0"/>
          <w:marBottom w:val="0"/>
          <w:divBdr>
            <w:top w:val="none" w:sz="0" w:space="0" w:color="auto"/>
            <w:left w:val="none" w:sz="0" w:space="0" w:color="auto"/>
            <w:bottom w:val="none" w:sz="0" w:space="0" w:color="auto"/>
            <w:right w:val="none" w:sz="0" w:space="0" w:color="auto"/>
          </w:divBdr>
        </w:div>
        <w:div w:id="1244989443">
          <w:marLeft w:val="0"/>
          <w:marRight w:val="0"/>
          <w:marTop w:val="0"/>
          <w:marBottom w:val="0"/>
          <w:divBdr>
            <w:top w:val="none" w:sz="0" w:space="0" w:color="auto"/>
            <w:left w:val="none" w:sz="0" w:space="0" w:color="auto"/>
            <w:bottom w:val="none" w:sz="0" w:space="0" w:color="auto"/>
            <w:right w:val="none" w:sz="0" w:space="0" w:color="auto"/>
          </w:divBdr>
        </w:div>
        <w:div w:id="1246106254">
          <w:marLeft w:val="0"/>
          <w:marRight w:val="0"/>
          <w:marTop w:val="0"/>
          <w:marBottom w:val="0"/>
          <w:divBdr>
            <w:top w:val="none" w:sz="0" w:space="0" w:color="auto"/>
            <w:left w:val="none" w:sz="0" w:space="0" w:color="auto"/>
            <w:bottom w:val="none" w:sz="0" w:space="0" w:color="auto"/>
            <w:right w:val="none" w:sz="0" w:space="0" w:color="auto"/>
          </w:divBdr>
        </w:div>
        <w:div w:id="1248997431">
          <w:marLeft w:val="0"/>
          <w:marRight w:val="0"/>
          <w:marTop w:val="0"/>
          <w:marBottom w:val="0"/>
          <w:divBdr>
            <w:top w:val="none" w:sz="0" w:space="0" w:color="auto"/>
            <w:left w:val="none" w:sz="0" w:space="0" w:color="auto"/>
            <w:bottom w:val="none" w:sz="0" w:space="0" w:color="auto"/>
            <w:right w:val="none" w:sz="0" w:space="0" w:color="auto"/>
          </w:divBdr>
        </w:div>
        <w:div w:id="1250116174">
          <w:marLeft w:val="0"/>
          <w:marRight w:val="0"/>
          <w:marTop w:val="0"/>
          <w:marBottom w:val="0"/>
          <w:divBdr>
            <w:top w:val="none" w:sz="0" w:space="0" w:color="auto"/>
            <w:left w:val="none" w:sz="0" w:space="0" w:color="auto"/>
            <w:bottom w:val="none" w:sz="0" w:space="0" w:color="auto"/>
            <w:right w:val="none" w:sz="0" w:space="0" w:color="auto"/>
          </w:divBdr>
        </w:div>
        <w:div w:id="1250890753">
          <w:marLeft w:val="0"/>
          <w:marRight w:val="0"/>
          <w:marTop w:val="0"/>
          <w:marBottom w:val="0"/>
          <w:divBdr>
            <w:top w:val="none" w:sz="0" w:space="0" w:color="auto"/>
            <w:left w:val="none" w:sz="0" w:space="0" w:color="auto"/>
            <w:bottom w:val="none" w:sz="0" w:space="0" w:color="auto"/>
            <w:right w:val="none" w:sz="0" w:space="0" w:color="auto"/>
          </w:divBdr>
        </w:div>
        <w:div w:id="1253472497">
          <w:marLeft w:val="0"/>
          <w:marRight w:val="0"/>
          <w:marTop w:val="0"/>
          <w:marBottom w:val="0"/>
          <w:divBdr>
            <w:top w:val="none" w:sz="0" w:space="0" w:color="auto"/>
            <w:left w:val="none" w:sz="0" w:space="0" w:color="auto"/>
            <w:bottom w:val="none" w:sz="0" w:space="0" w:color="auto"/>
            <w:right w:val="none" w:sz="0" w:space="0" w:color="auto"/>
          </w:divBdr>
        </w:div>
        <w:div w:id="1258178427">
          <w:marLeft w:val="0"/>
          <w:marRight w:val="0"/>
          <w:marTop w:val="0"/>
          <w:marBottom w:val="0"/>
          <w:divBdr>
            <w:top w:val="none" w:sz="0" w:space="0" w:color="auto"/>
            <w:left w:val="none" w:sz="0" w:space="0" w:color="auto"/>
            <w:bottom w:val="none" w:sz="0" w:space="0" w:color="auto"/>
            <w:right w:val="none" w:sz="0" w:space="0" w:color="auto"/>
          </w:divBdr>
        </w:div>
        <w:div w:id="1302929653">
          <w:marLeft w:val="0"/>
          <w:marRight w:val="0"/>
          <w:marTop w:val="0"/>
          <w:marBottom w:val="0"/>
          <w:divBdr>
            <w:top w:val="none" w:sz="0" w:space="0" w:color="auto"/>
            <w:left w:val="none" w:sz="0" w:space="0" w:color="auto"/>
            <w:bottom w:val="none" w:sz="0" w:space="0" w:color="auto"/>
            <w:right w:val="none" w:sz="0" w:space="0" w:color="auto"/>
          </w:divBdr>
        </w:div>
        <w:div w:id="1303268880">
          <w:marLeft w:val="0"/>
          <w:marRight w:val="0"/>
          <w:marTop w:val="0"/>
          <w:marBottom w:val="0"/>
          <w:divBdr>
            <w:top w:val="none" w:sz="0" w:space="0" w:color="auto"/>
            <w:left w:val="none" w:sz="0" w:space="0" w:color="auto"/>
            <w:bottom w:val="none" w:sz="0" w:space="0" w:color="auto"/>
            <w:right w:val="none" w:sz="0" w:space="0" w:color="auto"/>
          </w:divBdr>
        </w:div>
        <w:div w:id="1308171970">
          <w:marLeft w:val="0"/>
          <w:marRight w:val="0"/>
          <w:marTop w:val="0"/>
          <w:marBottom w:val="0"/>
          <w:divBdr>
            <w:top w:val="none" w:sz="0" w:space="0" w:color="auto"/>
            <w:left w:val="none" w:sz="0" w:space="0" w:color="auto"/>
            <w:bottom w:val="none" w:sz="0" w:space="0" w:color="auto"/>
            <w:right w:val="none" w:sz="0" w:space="0" w:color="auto"/>
          </w:divBdr>
        </w:div>
        <w:div w:id="1310204444">
          <w:marLeft w:val="0"/>
          <w:marRight w:val="0"/>
          <w:marTop w:val="0"/>
          <w:marBottom w:val="0"/>
          <w:divBdr>
            <w:top w:val="none" w:sz="0" w:space="0" w:color="auto"/>
            <w:left w:val="none" w:sz="0" w:space="0" w:color="auto"/>
            <w:bottom w:val="none" w:sz="0" w:space="0" w:color="auto"/>
            <w:right w:val="none" w:sz="0" w:space="0" w:color="auto"/>
          </w:divBdr>
        </w:div>
        <w:div w:id="1316109289">
          <w:marLeft w:val="0"/>
          <w:marRight w:val="0"/>
          <w:marTop w:val="0"/>
          <w:marBottom w:val="0"/>
          <w:divBdr>
            <w:top w:val="none" w:sz="0" w:space="0" w:color="auto"/>
            <w:left w:val="none" w:sz="0" w:space="0" w:color="auto"/>
            <w:bottom w:val="none" w:sz="0" w:space="0" w:color="auto"/>
            <w:right w:val="none" w:sz="0" w:space="0" w:color="auto"/>
          </w:divBdr>
        </w:div>
        <w:div w:id="1317610248">
          <w:marLeft w:val="0"/>
          <w:marRight w:val="0"/>
          <w:marTop w:val="0"/>
          <w:marBottom w:val="0"/>
          <w:divBdr>
            <w:top w:val="none" w:sz="0" w:space="0" w:color="auto"/>
            <w:left w:val="none" w:sz="0" w:space="0" w:color="auto"/>
            <w:bottom w:val="none" w:sz="0" w:space="0" w:color="auto"/>
            <w:right w:val="none" w:sz="0" w:space="0" w:color="auto"/>
          </w:divBdr>
        </w:div>
        <w:div w:id="1332686375">
          <w:marLeft w:val="0"/>
          <w:marRight w:val="0"/>
          <w:marTop w:val="0"/>
          <w:marBottom w:val="0"/>
          <w:divBdr>
            <w:top w:val="none" w:sz="0" w:space="0" w:color="auto"/>
            <w:left w:val="none" w:sz="0" w:space="0" w:color="auto"/>
            <w:bottom w:val="none" w:sz="0" w:space="0" w:color="auto"/>
            <w:right w:val="none" w:sz="0" w:space="0" w:color="auto"/>
          </w:divBdr>
        </w:div>
        <w:div w:id="1333142038">
          <w:marLeft w:val="0"/>
          <w:marRight w:val="0"/>
          <w:marTop w:val="0"/>
          <w:marBottom w:val="0"/>
          <w:divBdr>
            <w:top w:val="none" w:sz="0" w:space="0" w:color="auto"/>
            <w:left w:val="none" w:sz="0" w:space="0" w:color="auto"/>
            <w:bottom w:val="none" w:sz="0" w:space="0" w:color="auto"/>
            <w:right w:val="none" w:sz="0" w:space="0" w:color="auto"/>
          </w:divBdr>
        </w:div>
        <w:div w:id="1345744387">
          <w:marLeft w:val="0"/>
          <w:marRight w:val="0"/>
          <w:marTop w:val="0"/>
          <w:marBottom w:val="0"/>
          <w:divBdr>
            <w:top w:val="none" w:sz="0" w:space="0" w:color="auto"/>
            <w:left w:val="none" w:sz="0" w:space="0" w:color="auto"/>
            <w:bottom w:val="none" w:sz="0" w:space="0" w:color="auto"/>
            <w:right w:val="none" w:sz="0" w:space="0" w:color="auto"/>
          </w:divBdr>
        </w:div>
        <w:div w:id="1352486817">
          <w:marLeft w:val="0"/>
          <w:marRight w:val="0"/>
          <w:marTop w:val="0"/>
          <w:marBottom w:val="0"/>
          <w:divBdr>
            <w:top w:val="none" w:sz="0" w:space="0" w:color="auto"/>
            <w:left w:val="none" w:sz="0" w:space="0" w:color="auto"/>
            <w:bottom w:val="none" w:sz="0" w:space="0" w:color="auto"/>
            <w:right w:val="none" w:sz="0" w:space="0" w:color="auto"/>
          </w:divBdr>
        </w:div>
        <w:div w:id="1356614599">
          <w:marLeft w:val="0"/>
          <w:marRight w:val="0"/>
          <w:marTop w:val="0"/>
          <w:marBottom w:val="0"/>
          <w:divBdr>
            <w:top w:val="none" w:sz="0" w:space="0" w:color="auto"/>
            <w:left w:val="none" w:sz="0" w:space="0" w:color="auto"/>
            <w:bottom w:val="none" w:sz="0" w:space="0" w:color="auto"/>
            <w:right w:val="none" w:sz="0" w:space="0" w:color="auto"/>
          </w:divBdr>
        </w:div>
        <w:div w:id="1360202801">
          <w:marLeft w:val="0"/>
          <w:marRight w:val="0"/>
          <w:marTop w:val="0"/>
          <w:marBottom w:val="0"/>
          <w:divBdr>
            <w:top w:val="none" w:sz="0" w:space="0" w:color="auto"/>
            <w:left w:val="none" w:sz="0" w:space="0" w:color="auto"/>
            <w:bottom w:val="none" w:sz="0" w:space="0" w:color="auto"/>
            <w:right w:val="none" w:sz="0" w:space="0" w:color="auto"/>
          </w:divBdr>
        </w:div>
        <w:div w:id="1402481300">
          <w:marLeft w:val="0"/>
          <w:marRight w:val="0"/>
          <w:marTop w:val="0"/>
          <w:marBottom w:val="0"/>
          <w:divBdr>
            <w:top w:val="none" w:sz="0" w:space="0" w:color="auto"/>
            <w:left w:val="none" w:sz="0" w:space="0" w:color="auto"/>
            <w:bottom w:val="none" w:sz="0" w:space="0" w:color="auto"/>
            <w:right w:val="none" w:sz="0" w:space="0" w:color="auto"/>
          </w:divBdr>
        </w:div>
        <w:div w:id="1411654519">
          <w:marLeft w:val="0"/>
          <w:marRight w:val="0"/>
          <w:marTop w:val="0"/>
          <w:marBottom w:val="0"/>
          <w:divBdr>
            <w:top w:val="none" w:sz="0" w:space="0" w:color="auto"/>
            <w:left w:val="none" w:sz="0" w:space="0" w:color="auto"/>
            <w:bottom w:val="none" w:sz="0" w:space="0" w:color="auto"/>
            <w:right w:val="none" w:sz="0" w:space="0" w:color="auto"/>
          </w:divBdr>
        </w:div>
        <w:div w:id="1416131449">
          <w:marLeft w:val="0"/>
          <w:marRight w:val="0"/>
          <w:marTop w:val="0"/>
          <w:marBottom w:val="0"/>
          <w:divBdr>
            <w:top w:val="none" w:sz="0" w:space="0" w:color="auto"/>
            <w:left w:val="none" w:sz="0" w:space="0" w:color="auto"/>
            <w:bottom w:val="none" w:sz="0" w:space="0" w:color="auto"/>
            <w:right w:val="none" w:sz="0" w:space="0" w:color="auto"/>
          </w:divBdr>
        </w:div>
        <w:div w:id="1422094701">
          <w:marLeft w:val="0"/>
          <w:marRight w:val="0"/>
          <w:marTop w:val="0"/>
          <w:marBottom w:val="0"/>
          <w:divBdr>
            <w:top w:val="none" w:sz="0" w:space="0" w:color="auto"/>
            <w:left w:val="none" w:sz="0" w:space="0" w:color="auto"/>
            <w:bottom w:val="none" w:sz="0" w:space="0" w:color="auto"/>
            <w:right w:val="none" w:sz="0" w:space="0" w:color="auto"/>
          </w:divBdr>
        </w:div>
        <w:div w:id="1425570030">
          <w:marLeft w:val="0"/>
          <w:marRight w:val="0"/>
          <w:marTop w:val="0"/>
          <w:marBottom w:val="0"/>
          <w:divBdr>
            <w:top w:val="none" w:sz="0" w:space="0" w:color="auto"/>
            <w:left w:val="none" w:sz="0" w:space="0" w:color="auto"/>
            <w:bottom w:val="none" w:sz="0" w:space="0" w:color="auto"/>
            <w:right w:val="none" w:sz="0" w:space="0" w:color="auto"/>
          </w:divBdr>
        </w:div>
        <w:div w:id="1428237376">
          <w:marLeft w:val="0"/>
          <w:marRight w:val="0"/>
          <w:marTop w:val="0"/>
          <w:marBottom w:val="0"/>
          <w:divBdr>
            <w:top w:val="none" w:sz="0" w:space="0" w:color="auto"/>
            <w:left w:val="none" w:sz="0" w:space="0" w:color="auto"/>
            <w:bottom w:val="none" w:sz="0" w:space="0" w:color="auto"/>
            <w:right w:val="none" w:sz="0" w:space="0" w:color="auto"/>
          </w:divBdr>
        </w:div>
        <w:div w:id="1431504648">
          <w:marLeft w:val="0"/>
          <w:marRight w:val="0"/>
          <w:marTop w:val="0"/>
          <w:marBottom w:val="0"/>
          <w:divBdr>
            <w:top w:val="none" w:sz="0" w:space="0" w:color="auto"/>
            <w:left w:val="none" w:sz="0" w:space="0" w:color="auto"/>
            <w:bottom w:val="none" w:sz="0" w:space="0" w:color="auto"/>
            <w:right w:val="none" w:sz="0" w:space="0" w:color="auto"/>
          </w:divBdr>
        </w:div>
        <w:div w:id="1436366312">
          <w:marLeft w:val="0"/>
          <w:marRight w:val="0"/>
          <w:marTop w:val="0"/>
          <w:marBottom w:val="0"/>
          <w:divBdr>
            <w:top w:val="none" w:sz="0" w:space="0" w:color="auto"/>
            <w:left w:val="none" w:sz="0" w:space="0" w:color="auto"/>
            <w:bottom w:val="none" w:sz="0" w:space="0" w:color="auto"/>
            <w:right w:val="none" w:sz="0" w:space="0" w:color="auto"/>
          </w:divBdr>
        </w:div>
        <w:div w:id="1441026806">
          <w:marLeft w:val="0"/>
          <w:marRight w:val="0"/>
          <w:marTop w:val="0"/>
          <w:marBottom w:val="0"/>
          <w:divBdr>
            <w:top w:val="none" w:sz="0" w:space="0" w:color="auto"/>
            <w:left w:val="none" w:sz="0" w:space="0" w:color="auto"/>
            <w:bottom w:val="none" w:sz="0" w:space="0" w:color="auto"/>
            <w:right w:val="none" w:sz="0" w:space="0" w:color="auto"/>
          </w:divBdr>
        </w:div>
        <w:div w:id="1446852202">
          <w:marLeft w:val="0"/>
          <w:marRight w:val="0"/>
          <w:marTop w:val="0"/>
          <w:marBottom w:val="0"/>
          <w:divBdr>
            <w:top w:val="none" w:sz="0" w:space="0" w:color="auto"/>
            <w:left w:val="none" w:sz="0" w:space="0" w:color="auto"/>
            <w:bottom w:val="none" w:sz="0" w:space="0" w:color="auto"/>
            <w:right w:val="none" w:sz="0" w:space="0" w:color="auto"/>
          </w:divBdr>
        </w:div>
        <w:div w:id="1447696668">
          <w:marLeft w:val="0"/>
          <w:marRight w:val="0"/>
          <w:marTop w:val="0"/>
          <w:marBottom w:val="0"/>
          <w:divBdr>
            <w:top w:val="none" w:sz="0" w:space="0" w:color="auto"/>
            <w:left w:val="none" w:sz="0" w:space="0" w:color="auto"/>
            <w:bottom w:val="none" w:sz="0" w:space="0" w:color="auto"/>
            <w:right w:val="none" w:sz="0" w:space="0" w:color="auto"/>
          </w:divBdr>
        </w:div>
        <w:div w:id="1459029589">
          <w:marLeft w:val="0"/>
          <w:marRight w:val="0"/>
          <w:marTop w:val="0"/>
          <w:marBottom w:val="0"/>
          <w:divBdr>
            <w:top w:val="none" w:sz="0" w:space="0" w:color="auto"/>
            <w:left w:val="none" w:sz="0" w:space="0" w:color="auto"/>
            <w:bottom w:val="none" w:sz="0" w:space="0" w:color="auto"/>
            <w:right w:val="none" w:sz="0" w:space="0" w:color="auto"/>
          </w:divBdr>
        </w:div>
        <w:div w:id="1461151069">
          <w:marLeft w:val="0"/>
          <w:marRight w:val="0"/>
          <w:marTop w:val="0"/>
          <w:marBottom w:val="0"/>
          <w:divBdr>
            <w:top w:val="none" w:sz="0" w:space="0" w:color="auto"/>
            <w:left w:val="none" w:sz="0" w:space="0" w:color="auto"/>
            <w:bottom w:val="none" w:sz="0" w:space="0" w:color="auto"/>
            <w:right w:val="none" w:sz="0" w:space="0" w:color="auto"/>
          </w:divBdr>
        </w:div>
        <w:div w:id="1462574947">
          <w:marLeft w:val="0"/>
          <w:marRight w:val="0"/>
          <w:marTop w:val="0"/>
          <w:marBottom w:val="0"/>
          <w:divBdr>
            <w:top w:val="none" w:sz="0" w:space="0" w:color="auto"/>
            <w:left w:val="none" w:sz="0" w:space="0" w:color="auto"/>
            <w:bottom w:val="none" w:sz="0" w:space="0" w:color="auto"/>
            <w:right w:val="none" w:sz="0" w:space="0" w:color="auto"/>
          </w:divBdr>
        </w:div>
        <w:div w:id="1468935244">
          <w:marLeft w:val="0"/>
          <w:marRight w:val="0"/>
          <w:marTop w:val="0"/>
          <w:marBottom w:val="0"/>
          <w:divBdr>
            <w:top w:val="none" w:sz="0" w:space="0" w:color="auto"/>
            <w:left w:val="none" w:sz="0" w:space="0" w:color="auto"/>
            <w:bottom w:val="none" w:sz="0" w:space="0" w:color="auto"/>
            <w:right w:val="none" w:sz="0" w:space="0" w:color="auto"/>
          </w:divBdr>
        </w:div>
        <w:div w:id="1469787367">
          <w:marLeft w:val="0"/>
          <w:marRight w:val="0"/>
          <w:marTop w:val="0"/>
          <w:marBottom w:val="0"/>
          <w:divBdr>
            <w:top w:val="none" w:sz="0" w:space="0" w:color="auto"/>
            <w:left w:val="none" w:sz="0" w:space="0" w:color="auto"/>
            <w:bottom w:val="none" w:sz="0" w:space="0" w:color="auto"/>
            <w:right w:val="none" w:sz="0" w:space="0" w:color="auto"/>
          </w:divBdr>
        </w:div>
        <w:div w:id="1470244154">
          <w:marLeft w:val="0"/>
          <w:marRight w:val="0"/>
          <w:marTop w:val="0"/>
          <w:marBottom w:val="0"/>
          <w:divBdr>
            <w:top w:val="none" w:sz="0" w:space="0" w:color="auto"/>
            <w:left w:val="none" w:sz="0" w:space="0" w:color="auto"/>
            <w:bottom w:val="none" w:sz="0" w:space="0" w:color="auto"/>
            <w:right w:val="none" w:sz="0" w:space="0" w:color="auto"/>
          </w:divBdr>
        </w:div>
        <w:div w:id="1473249870">
          <w:marLeft w:val="0"/>
          <w:marRight w:val="0"/>
          <w:marTop w:val="0"/>
          <w:marBottom w:val="0"/>
          <w:divBdr>
            <w:top w:val="none" w:sz="0" w:space="0" w:color="auto"/>
            <w:left w:val="none" w:sz="0" w:space="0" w:color="auto"/>
            <w:bottom w:val="none" w:sz="0" w:space="0" w:color="auto"/>
            <w:right w:val="none" w:sz="0" w:space="0" w:color="auto"/>
          </w:divBdr>
        </w:div>
        <w:div w:id="1474448315">
          <w:marLeft w:val="0"/>
          <w:marRight w:val="0"/>
          <w:marTop w:val="0"/>
          <w:marBottom w:val="0"/>
          <w:divBdr>
            <w:top w:val="none" w:sz="0" w:space="0" w:color="auto"/>
            <w:left w:val="none" w:sz="0" w:space="0" w:color="auto"/>
            <w:bottom w:val="none" w:sz="0" w:space="0" w:color="auto"/>
            <w:right w:val="none" w:sz="0" w:space="0" w:color="auto"/>
          </w:divBdr>
        </w:div>
        <w:div w:id="1517768872">
          <w:marLeft w:val="0"/>
          <w:marRight w:val="0"/>
          <w:marTop w:val="0"/>
          <w:marBottom w:val="0"/>
          <w:divBdr>
            <w:top w:val="none" w:sz="0" w:space="0" w:color="auto"/>
            <w:left w:val="none" w:sz="0" w:space="0" w:color="auto"/>
            <w:bottom w:val="none" w:sz="0" w:space="0" w:color="auto"/>
            <w:right w:val="none" w:sz="0" w:space="0" w:color="auto"/>
          </w:divBdr>
        </w:div>
        <w:div w:id="1522166327">
          <w:marLeft w:val="0"/>
          <w:marRight w:val="0"/>
          <w:marTop w:val="0"/>
          <w:marBottom w:val="0"/>
          <w:divBdr>
            <w:top w:val="none" w:sz="0" w:space="0" w:color="auto"/>
            <w:left w:val="none" w:sz="0" w:space="0" w:color="auto"/>
            <w:bottom w:val="none" w:sz="0" w:space="0" w:color="auto"/>
            <w:right w:val="none" w:sz="0" w:space="0" w:color="auto"/>
          </w:divBdr>
        </w:div>
        <w:div w:id="1524201530">
          <w:marLeft w:val="0"/>
          <w:marRight w:val="0"/>
          <w:marTop w:val="0"/>
          <w:marBottom w:val="0"/>
          <w:divBdr>
            <w:top w:val="none" w:sz="0" w:space="0" w:color="auto"/>
            <w:left w:val="none" w:sz="0" w:space="0" w:color="auto"/>
            <w:bottom w:val="none" w:sz="0" w:space="0" w:color="auto"/>
            <w:right w:val="none" w:sz="0" w:space="0" w:color="auto"/>
          </w:divBdr>
        </w:div>
        <w:div w:id="1531645372">
          <w:marLeft w:val="0"/>
          <w:marRight w:val="0"/>
          <w:marTop w:val="0"/>
          <w:marBottom w:val="0"/>
          <w:divBdr>
            <w:top w:val="none" w:sz="0" w:space="0" w:color="auto"/>
            <w:left w:val="none" w:sz="0" w:space="0" w:color="auto"/>
            <w:bottom w:val="none" w:sz="0" w:space="0" w:color="auto"/>
            <w:right w:val="none" w:sz="0" w:space="0" w:color="auto"/>
          </w:divBdr>
        </w:div>
        <w:div w:id="1535580124">
          <w:marLeft w:val="0"/>
          <w:marRight w:val="0"/>
          <w:marTop w:val="0"/>
          <w:marBottom w:val="0"/>
          <w:divBdr>
            <w:top w:val="none" w:sz="0" w:space="0" w:color="auto"/>
            <w:left w:val="none" w:sz="0" w:space="0" w:color="auto"/>
            <w:bottom w:val="none" w:sz="0" w:space="0" w:color="auto"/>
            <w:right w:val="none" w:sz="0" w:space="0" w:color="auto"/>
          </w:divBdr>
        </w:div>
        <w:div w:id="1555968012">
          <w:marLeft w:val="0"/>
          <w:marRight w:val="0"/>
          <w:marTop w:val="0"/>
          <w:marBottom w:val="0"/>
          <w:divBdr>
            <w:top w:val="none" w:sz="0" w:space="0" w:color="auto"/>
            <w:left w:val="none" w:sz="0" w:space="0" w:color="auto"/>
            <w:bottom w:val="none" w:sz="0" w:space="0" w:color="auto"/>
            <w:right w:val="none" w:sz="0" w:space="0" w:color="auto"/>
          </w:divBdr>
        </w:div>
        <w:div w:id="1558852712">
          <w:marLeft w:val="0"/>
          <w:marRight w:val="0"/>
          <w:marTop w:val="0"/>
          <w:marBottom w:val="0"/>
          <w:divBdr>
            <w:top w:val="none" w:sz="0" w:space="0" w:color="auto"/>
            <w:left w:val="none" w:sz="0" w:space="0" w:color="auto"/>
            <w:bottom w:val="none" w:sz="0" w:space="0" w:color="auto"/>
            <w:right w:val="none" w:sz="0" w:space="0" w:color="auto"/>
          </w:divBdr>
        </w:div>
        <w:div w:id="1562059698">
          <w:marLeft w:val="0"/>
          <w:marRight w:val="0"/>
          <w:marTop w:val="0"/>
          <w:marBottom w:val="0"/>
          <w:divBdr>
            <w:top w:val="none" w:sz="0" w:space="0" w:color="auto"/>
            <w:left w:val="none" w:sz="0" w:space="0" w:color="auto"/>
            <w:bottom w:val="none" w:sz="0" w:space="0" w:color="auto"/>
            <w:right w:val="none" w:sz="0" w:space="0" w:color="auto"/>
          </w:divBdr>
        </w:div>
        <w:div w:id="1562253892">
          <w:marLeft w:val="0"/>
          <w:marRight w:val="0"/>
          <w:marTop w:val="0"/>
          <w:marBottom w:val="0"/>
          <w:divBdr>
            <w:top w:val="none" w:sz="0" w:space="0" w:color="auto"/>
            <w:left w:val="none" w:sz="0" w:space="0" w:color="auto"/>
            <w:bottom w:val="none" w:sz="0" w:space="0" w:color="auto"/>
            <w:right w:val="none" w:sz="0" w:space="0" w:color="auto"/>
          </w:divBdr>
        </w:div>
        <w:div w:id="1580824950">
          <w:marLeft w:val="0"/>
          <w:marRight w:val="0"/>
          <w:marTop w:val="0"/>
          <w:marBottom w:val="0"/>
          <w:divBdr>
            <w:top w:val="none" w:sz="0" w:space="0" w:color="auto"/>
            <w:left w:val="none" w:sz="0" w:space="0" w:color="auto"/>
            <w:bottom w:val="none" w:sz="0" w:space="0" w:color="auto"/>
            <w:right w:val="none" w:sz="0" w:space="0" w:color="auto"/>
          </w:divBdr>
        </w:div>
        <w:div w:id="1591816767">
          <w:marLeft w:val="0"/>
          <w:marRight w:val="0"/>
          <w:marTop w:val="0"/>
          <w:marBottom w:val="0"/>
          <w:divBdr>
            <w:top w:val="none" w:sz="0" w:space="0" w:color="auto"/>
            <w:left w:val="none" w:sz="0" w:space="0" w:color="auto"/>
            <w:bottom w:val="none" w:sz="0" w:space="0" w:color="auto"/>
            <w:right w:val="none" w:sz="0" w:space="0" w:color="auto"/>
          </w:divBdr>
        </w:div>
        <w:div w:id="1593859576">
          <w:marLeft w:val="0"/>
          <w:marRight w:val="0"/>
          <w:marTop w:val="0"/>
          <w:marBottom w:val="0"/>
          <w:divBdr>
            <w:top w:val="none" w:sz="0" w:space="0" w:color="auto"/>
            <w:left w:val="none" w:sz="0" w:space="0" w:color="auto"/>
            <w:bottom w:val="none" w:sz="0" w:space="0" w:color="auto"/>
            <w:right w:val="none" w:sz="0" w:space="0" w:color="auto"/>
          </w:divBdr>
        </w:div>
        <w:div w:id="1601570853">
          <w:marLeft w:val="0"/>
          <w:marRight w:val="0"/>
          <w:marTop w:val="0"/>
          <w:marBottom w:val="0"/>
          <w:divBdr>
            <w:top w:val="none" w:sz="0" w:space="0" w:color="auto"/>
            <w:left w:val="none" w:sz="0" w:space="0" w:color="auto"/>
            <w:bottom w:val="none" w:sz="0" w:space="0" w:color="auto"/>
            <w:right w:val="none" w:sz="0" w:space="0" w:color="auto"/>
          </w:divBdr>
        </w:div>
        <w:div w:id="1603879007">
          <w:marLeft w:val="0"/>
          <w:marRight w:val="0"/>
          <w:marTop w:val="0"/>
          <w:marBottom w:val="0"/>
          <w:divBdr>
            <w:top w:val="none" w:sz="0" w:space="0" w:color="auto"/>
            <w:left w:val="none" w:sz="0" w:space="0" w:color="auto"/>
            <w:bottom w:val="none" w:sz="0" w:space="0" w:color="auto"/>
            <w:right w:val="none" w:sz="0" w:space="0" w:color="auto"/>
          </w:divBdr>
        </w:div>
        <w:div w:id="1604996216">
          <w:marLeft w:val="0"/>
          <w:marRight w:val="0"/>
          <w:marTop w:val="0"/>
          <w:marBottom w:val="0"/>
          <w:divBdr>
            <w:top w:val="none" w:sz="0" w:space="0" w:color="auto"/>
            <w:left w:val="none" w:sz="0" w:space="0" w:color="auto"/>
            <w:bottom w:val="none" w:sz="0" w:space="0" w:color="auto"/>
            <w:right w:val="none" w:sz="0" w:space="0" w:color="auto"/>
          </w:divBdr>
        </w:div>
        <w:div w:id="1610770309">
          <w:marLeft w:val="0"/>
          <w:marRight w:val="0"/>
          <w:marTop w:val="0"/>
          <w:marBottom w:val="0"/>
          <w:divBdr>
            <w:top w:val="none" w:sz="0" w:space="0" w:color="auto"/>
            <w:left w:val="none" w:sz="0" w:space="0" w:color="auto"/>
            <w:bottom w:val="none" w:sz="0" w:space="0" w:color="auto"/>
            <w:right w:val="none" w:sz="0" w:space="0" w:color="auto"/>
          </w:divBdr>
        </w:div>
        <w:div w:id="1613777272">
          <w:marLeft w:val="0"/>
          <w:marRight w:val="0"/>
          <w:marTop w:val="0"/>
          <w:marBottom w:val="0"/>
          <w:divBdr>
            <w:top w:val="none" w:sz="0" w:space="0" w:color="auto"/>
            <w:left w:val="none" w:sz="0" w:space="0" w:color="auto"/>
            <w:bottom w:val="none" w:sz="0" w:space="0" w:color="auto"/>
            <w:right w:val="none" w:sz="0" w:space="0" w:color="auto"/>
          </w:divBdr>
        </w:div>
        <w:div w:id="1616710825">
          <w:marLeft w:val="0"/>
          <w:marRight w:val="0"/>
          <w:marTop w:val="0"/>
          <w:marBottom w:val="0"/>
          <w:divBdr>
            <w:top w:val="none" w:sz="0" w:space="0" w:color="auto"/>
            <w:left w:val="none" w:sz="0" w:space="0" w:color="auto"/>
            <w:bottom w:val="none" w:sz="0" w:space="0" w:color="auto"/>
            <w:right w:val="none" w:sz="0" w:space="0" w:color="auto"/>
          </w:divBdr>
        </w:div>
        <w:div w:id="1619485375">
          <w:marLeft w:val="0"/>
          <w:marRight w:val="0"/>
          <w:marTop w:val="0"/>
          <w:marBottom w:val="0"/>
          <w:divBdr>
            <w:top w:val="none" w:sz="0" w:space="0" w:color="auto"/>
            <w:left w:val="none" w:sz="0" w:space="0" w:color="auto"/>
            <w:bottom w:val="none" w:sz="0" w:space="0" w:color="auto"/>
            <w:right w:val="none" w:sz="0" w:space="0" w:color="auto"/>
          </w:divBdr>
        </w:div>
        <w:div w:id="1633710249">
          <w:marLeft w:val="0"/>
          <w:marRight w:val="0"/>
          <w:marTop w:val="0"/>
          <w:marBottom w:val="0"/>
          <w:divBdr>
            <w:top w:val="none" w:sz="0" w:space="0" w:color="auto"/>
            <w:left w:val="none" w:sz="0" w:space="0" w:color="auto"/>
            <w:bottom w:val="none" w:sz="0" w:space="0" w:color="auto"/>
            <w:right w:val="none" w:sz="0" w:space="0" w:color="auto"/>
          </w:divBdr>
        </w:div>
        <w:div w:id="1635866706">
          <w:marLeft w:val="0"/>
          <w:marRight w:val="0"/>
          <w:marTop w:val="0"/>
          <w:marBottom w:val="0"/>
          <w:divBdr>
            <w:top w:val="none" w:sz="0" w:space="0" w:color="auto"/>
            <w:left w:val="none" w:sz="0" w:space="0" w:color="auto"/>
            <w:bottom w:val="none" w:sz="0" w:space="0" w:color="auto"/>
            <w:right w:val="none" w:sz="0" w:space="0" w:color="auto"/>
          </w:divBdr>
        </w:div>
        <w:div w:id="1641109078">
          <w:marLeft w:val="0"/>
          <w:marRight w:val="0"/>
          <w:marTop w:val="0"/>
          <w:marBottom w:val="0"/>
          <w:divBdr>
            <w:top w:val="none" w:sz="0" w:space="0" w:color="auto"/>
            <w:left w:val="none" w:sz="0" w:space="0" w:color="auto"/>
            <w:bottom w:val="none" w:sz="0" w:space="0" w:color="auto"/>
            <w:right w:val="none" w:sz="0" w:space="0" w:color="auto"/>
          </w:divBdr>
        </w:div>
        <w:div w:id="1647851495">
          <w:marLeft w:val="0"/>
          <w:marRight w:val="0"/>
          <w:marTop w:val="0"/>
          <w:marBottom w:val="0"/>
          <w:divBdr>
            <w:top w:val="none" w:sz="0" w:space="0" w:color="auto"/>
            <w:left w:val="none" w:sz="0" w:space="0" w:color="auto"/>
            <w:bottom w:val="none" w:sz="0" w:space="0" w:color="auto"/>
            <w:right w:val="none" w:sz="0" w:space="0" w:color="auto"/>
          </w:divBdr>
        </w:div>
        <w:div w:id="1648364606">
          <w:marLeft w:val="0"/>
          <w:marRight w:val="0"/>
          <w:marTop w:val="0"/>
          <w:marBottom w:val="0"/>
          <w:divBdr>
            <w:top w:val="none" w:sz="0" w:space="0" w:color="auto"/>
            <w:left w:val="none" w:sz="0" w:space="0" w:color="auto"/>
            <w:bottom w:val="none" w:sz="0" w:space="0" w:color="auto"/>
            <w:right w:val="none" w:sz="0" w:space="0" w:color="auto"/>
          </w:divBdr>
        </w:div>
        <w:div w:id="1654868699">
          <w:marLeft w:val="0"/>
          <w:marRight w:val="0"/>
          <w:marTop w:val="0"/>
          <w:marBottom w:val="0"/>
          <w:divBdr>
            <w:top w:val="none" w:sz="0" w:space="0" w:color="auto"/>
            <w:left w:val="none" w:sz="0" w:space="0" w:color="auto"/>
            <w:bottom w:val="none" w:sz="0" w:space="0" w:color="auto"/>
            <w:right w:val="none" w:sz="0" w:space="0" w:color="auto"/>
          </w:divBdr>
        </w:div>
        <w:div w:id="1656761101">
          <w:marLeft w:val="0"/>
          <w:marRight w:val="0"/>
          <w:marTop w:val="0"/>
          <w:marBottom w:val="0"/>
          <w:divBdr>
            <w:top w:val="none" w:sz="0" w:space="0" w:color="auto"/>
            <w:left w:val="none" w:sz="0" w:space="0" w:color="auto"/>
            <w:bottom w:val="none" w:sz="0" w:space="0" w:color="auto"/>
            <w:right w:val="none" w:sz="0" w:space="0" w:color="auto"/>
          </w:divBdr>
        </w:div>
        <w:div w:id="1657294516">
          <w:marLeft w:val="0"/>
          <w:marRight w:val="0"/>
          <w:marTop w:val="0"/>
          <w:marBottom w:val="0"/>
          <w:divBdr>
            <w:top w:val="none" w:sz="0" w:space="0" w:color="auto"/>
            <w:left w:val="none" w:sz="0" w:space="0" w:color="auto"/>
            <w:bottom w:val="none" w:sz="0" w:space="0" w:color="auto"/>
            <w:right w:val="none" w:sz="0" w:space="0" w:color="auto"/>
          </w:divBdr>
        </w:div>
        <w:div w:id="1659772877">
          <w:marLeft w:val="0"/>
          <w:marRight w:val="0"/>
          <w:marTop w:val="0"/>
          <w:marBottom w:val="0"/>
          <w:divBdr>
            <w:top w:val="none" w:sz="0" w:space="0" w:color="auto"/>
            <w:left w:val="none" w:sz="0" w:space="0" w:color="auto"/>
            <w:bottom w:val="none" w:sz="0" w:space="0" w:color="auto"/>
            <w:right w:val="none" w:sz="0" w:space="0" w:color="auto"/>
          </w:divBdr>
        </w:div>
        <w:div w:id="1662004829">
          <w:marLeft w:val="0"/>
          <w:marRight w:val="0"/>
          <w:marTop w:val="0"/>
          <w:marBottom w:val="0"/>
          <w:divBdr>
            <w:top w:val="none" w:sz="0" w:space="0" w:color="auto"/>
            <w:left w:val="none" w:sz="0" w:space="0" w:color="auto"/>
            <w:bottom w:val="none" w:sz="0" w:space="0" w:color="auto"/>
            <w:right w:val="none" w:sz="0" w:space="0" w:color="auto"/>
          </w:divBdr>
        </w:div>
        <w:div w:id="1669945991">
          <w:marLeft w:val="0"/>
          <w:marRight w:val="0"/>
          <w:marTop w:val="0"/>
          <w:marBottom w:val="0"/>
          <w:divBdr>
            <w:top w:val="none" w:sz="0" w:space="0" w:color="auto"/>
            <w:left w:val="none" w:sz="0" w:space="0" w:color="auto"/>
            <w:bottom w:val="none" w:sz="0" w:space="0" w:color="auto"/>
            <w:right w:val="none" w:sz="0" w:space="0" w:color="auto"/>
          </w:divBdr>
        </w:div>
        <w:div w:id="1672023732">
          <w:marLeft w:val="0"/>
          <w:marRight w:val="0"/>
          <w:marTop w:val="0"/>
          <w:marBottom w:val="0"/>
          <w:divBdr>
            <w:top w:val="none" w:sz="0" w:space="0" w:color="auto"/>
            <w:left w:val="none" w:sz="0" w:space="0" w:color="auto"/>
            <w:bottom w:val="none" w:sz="0" w:space="0" w:color="auto"/>
            <w:right w:val="none" w:sz="0" w:space="0" w:color="auto"/>
          </w:divBdr>
        </w:div>
        <w:div w:id="1684282708">
          <w:marLeft w:val="0"/>
          <w:marRight w:val="0"/>
          <w:marTop w:val="0"/>
          <w:marBottom w:val="0"/>
          <w:divBdr>
            <w:top w:val="none" w:sz="0" w:space="0" w:color="auto"/>
            <w:left w:val="none" w:sz="0" w:space="0" w:color="auto"/>
            <w:bottom w:val="none" w:sz="0" w:space="0" w:color="auto"/>
            <w:right w:val="none" w:sz="0" w:space="0" w:color="auto"/>
          </w:divBdr>
        </w:div>
        <w:div w:id="1689287769">
          <w:marLeft w:val="0"/>
          <w:marRight w:val="0"/>
          <w:marTop w:val="0"/>
          <w:marBottom w:val="0"/>
          <w:divBdr>
            <w:top w:val="none" w:sz="0" w:space="0" w:color="auto"/>
            <w:left w:val="none" w:sz="0" w:space="0" w:color="auto"/>
            <w:bottom w:val="none" w:sz="0" w:space="0" w:color="auto"/>
            <w:right w:val="none" w:sz="0" w:space="0" w:color="auto"/>
          </w:divBdr>
        </w:div>
        <w:div w:id="1708993916">
          <w:marLeft w:val="0"/>
          <w:marRight w:val="0"/>
          <w:marTop w:val="0"/>
          <w:marBottom w:val="0"/>
          <w:divBdr>
            <w:top w:val="none" w:sz="0" w:space="0" w:color="auto"/>
            <w:left w:val="none" w:sz="0" w:space="0" w:color="auto"/>
            <w:bottom w:val="none" w:sz="0" w:space="0" w:color="auto"/>
            <w:right w:val="none" w:sz="0" w:space="0" w:color="auto"/>
          </w:divBdr>
        </w:div>
        <w:div w:id="1712148356">
          <w:marLeft w:val="0"/>
          <w:marRight w:val="0"/>
          <w:marTop w:val="0"/>
          <w:marBottom w:val="0"/>
          <w:divBdr>
            <w:top w:val="none" w:sz="0" w:space="0" w:color="auto"/>
            <w:left w:val="none" w:sz="0" w:space="0" w:color="auto"/>
            <w:bottom w:val="none" w:sz="0" w:space="0" w:color="auto"/>
            <w:right w:val="none" w:sz="0" w:space="0" w:color="auto"/>
          </w:divBdr>
        </w:div>
        <w:div w:id="1715035261">
          <w:marLeft w:val="0"/>
          <w:marRight w:val="0"/>
          <w:marTop w:val="0"/>
          <w:marBottom w:val="0"/>
          <w:divBdr>
            <w:top w:val="none" w:sz="0" w:space="0" w:color="auto"/>
            <w:left w:val="none" w:sz="0" w:space="0" w:color="auto"/>
            <w:bottom w:val="none" w:sz="0" w:space="0" w:color="auto"/>
            <w:right w:val="none" w:sz="0" w:space="0" w:color="auto"/>
          </w:divBdr>
        </w:div>
        <w:div w:id="1718552795">
          <w:marLeft w:val="0"/>
          <w:marRight w:val="0"/>
          <w:marTop w:val="0"/>
          <w:marBottom w:val="0"/>
          <w:divBdr>
            <w:top w:val="none" w:sz="0" w:space="0" w:color="auto"/>
            <w:left w:val="none" w:sz="0" w:space="0" w:color="auto"/>
            <w:bottom w:val="none" w:sz="0" w:space="0" w:color="auto"/>
            <w:right w:val="none" w:sz="0" w:space="0" w:color="auto"/>
          </w:divBdr>
        </w:div>
        <w:div w:id="1720473273">
          <w:marLeft w:val="0"/>
          <w:marRight w:val="0"/>
          <w:marTop w:val="0"/>
          <w:marBottom w:val="0"/>
          <w:divBdr>
            <w:top w:val="none" w:sz="0" w:space="0" w:color="auto"/>
            <w:left w:val="none" w:sz="0" w:space="0" w:color="auto"/>
            <w:bottom w:val="none" w:sz="0" w:space="0" w:color="auto"/>
            <w:right w:val="none" w:sz="0" w:space="0" w:color="auto"/>
          </w:divBdr>
        </w:div>
        <w:div w:id="1720713357">
          <w:marLeft w:val="0"/>
          <w:marRight w:val="0"/>
          <w:marTop w:val="0"/>
          <w:marBottom w:val="0"/>
          <w:divBdr>
            <w:top w:val="none" w:sz="0" w:space="0" w:color="auto"/>
            <w:left w:val="none" w:sz="0" w:space="0" w:color="auto"/>
            <w:bottom w:val="none" w:sz="0" w:space="0" w:color="auto"/>
            <w:right w:val="none" w:sz="0" w:space="0" w:color="auto"/>
          </w:divBdr>
        </w:div>
        <w:div w:id="1722748225">
          <w:marLeft w:val="0"/>
          <w:marRight w:val="0"/>
          <w:marTop w:val="0"/>
          <w:marBottom w:val="0"/>
          <w:divBdr>
            <w:top w:val="none" w:sz="0" w:space="0" w:color="auto"/>
            <w:left w:val="none" w:sz="0" w:space="0" w:color="auto"/>
            <w:bottom w:val="none" w:sz="0" w:space="0" w:color="auto"/>
            <w:right w:val="none" w:sz="0" w:space="0" w:color="auto"/>
          </w:divBdr>
        </w:div>
        <w:div w:id="1723480217">
          <w:marLeft w:val="0"/>
          <w:marRight w:val="0"/>
          <w:marTop w:val="0"/>
          <w:marBottom w:val="0"/>
          <w:divBdr>
            <w:top w:val="none" w:sz="0" w:space="0" w:color="auto"/>
            <w:left w:val="none" w:sz="0" w:space="0" w:color="auto"/>
            <w:bottom w:val="none" w:sz="0" w:space="0" w:color="auto"/>
            <w:right w:val="none" w:sz="0" w:space="0" w:color="auto"/>
          </w:divBdr>
        </w:div>
        <w:div w:id="1723870121">
          <w:marLeft w:val="0"/>
          <w:marRight w:val="0"/>
          <w:marTop w:val="0"/>
          <w:marBottom w:val="0"/>
          <w:divBdr>
            <w:top w:val="none" w:sz="0" w:space="0" w:color="auto"/>
            <w:left w:val="none" w:sz="0" w:space="0" w:color="auto"/>
            <w:bottom w:val="none" w:sz="0" w:space="0" w:color="auto"/>
            <w:right w:val="none" w:sz="0" w:space="0" w:color="auto"/>
          </w:divBdr>
        </w:div>
        <w:div w:id="1734346825">
          <w:marLeft w:val="0"/>
          <w:marRight w:val="0"/>
          <w:marTop w:val="0"/>
          <w:marBottom w:val="0"/>
          <w:divBdr>
            <w:top w:val="none" w:sz="0" w:space="0" w:color="auto"/>
            <w:left w:val="none" w:sz="0" w:space="0" w:color="auto"/>
            <w:bottom w:val="none" w:sz="0" w:space="0" w:color="auto"/>
            <w:right w:val="none" w:sz="0" w:space="0" w:color="auto"/>
          </w:divBdr>
        </w:div>
        <w:div w:id="1742100122">
          <w:marLeft w:val="0"/>
          <w:marRight w:val="0"/>
          <w:marTop w:val="0"/>
          <w:marBottom w:val="0"/>
          <w:divBdr>
            <w:top w:val="none" w:sz="0" w:space="0" w:color="auto"/>
            <w:left w:val="none" w:sz="0" w:space="0" w:color="auto"/>
            <w:bottom w:val="none" w:sz="0" w:space="0" w:color="auto"/>
            <w:right w:val="none" w:sz="0" w:space="0" w:color="auto"/>
          </w:divBdr>
        </w:div>
        <w:div w:id="1755584303">
          <w:marLeft w:val="0"/>
          <w:marRight w:val="0"/>
          <w:marTop w:val="0"/>
          <w:marBottom w:val="0"/>
          <w:divBdr>
            <w:top w:val="none" w:sz="0" w:space="0" w:color="auto"/>
            <w:left w:val="none" w:sz="0" w:space="0" w:color="auto"/>
            <w:bottom w:val="none" w:sz="0" w:space="0" w:color="auto"/>
            <w:right w:val="none" w:sz="0" w:space="0" w:color="auto"/>
          </w:divBdr>
        </w:div>
        <w:div w:id="1755779055">
          <w:marLeft w:val="0"/>
          <w:marRight w:val="0"/>
          <w:marTop w:val="0"/>
          <w:marBottom w:val="0"/>
          <w:divBdr>
            <w:top w:val="none" w:sz="0" w:space="0" w:color="auto"/>
            <w:left w:val="none" w:sz="0" w:space="0" w:color="auto"/>
            <w:bottom w:val="none" w:sz="0" w:space="0" w:color="auto"/>
            <w:right w:val="none" w:sz="0" w:space="0" w:color="auto"/>
          </w:divBdr>
        </w:div>
        <w:div w:id="1766613224">
          <w:marLeft w:val="0"/>
          <w:marRight w:val="0"/>
          <w:marTop w:val="0"/>
          <w:marBottom w:val="0"/>
          <w:divBdr>
            <w:top w:val="none" w:sz="0" w:space="0" w:color="auto"/>
            <w:left w:val="none" w:sz="0" w:space="0" w:color="auto"/>
            <w:bottom w:val="none" w:sz="0" w:space="0" w:color="auto"/>
            <w:right w:val="none" w:sz="0" w:space="0" w:color="auto"/>
          </w:divBdr>
        </w:div>
        <w:div w:id="1771579421">
          <w:marLeft w:val="0"/>
          <w:marRight w:val="0"/>
          <w:marTop w:val="0"/>
          <w:marBottom w:val="0"/>
          <w:divBdr>
            <w:top w:val="none" w:sz="0" w:space="0" w:color="auto"/>
            <w:left w:val="none" w:sz="0" w:space="0" w:color="auto"/>
            <w:bottom w:val="none" w:sz="0" w:space="0" w:color="auto"/>
            <w:right w:val="none" w:sz="0" w:space="0" w:color="auto"/>
          </w:divBdr>
        </w:div>
        <w:div w:id="1781534294">
          <w:marLeft w:val="0"/>
          <w:marRight w:val="0"/>
          <w:marTop w:val="0"/>
          <w:marBottom w:val="0"/>
          <w:divBdr>
            <w:top w:val="none" w:sz="0" w:space="0" w:color="auto"/>
            <w:left w:val="none" w:sz="0" w:space="0" w:color="auto"/>
            <w:bottom w:val="none" w:sz="0" w:space="0" w:color="auto"/>
            <w:right w:val="none" w:sz="0" w:space="0" w:color="auto"/>
          </w:divBdr>
        </w:div>
        <w:div w:id="1787893093">
          <w:marLeft w:val="0"/>
          <w:marRight w:val="0"/>
          <w:marTop w:val="0"/>
          <w:marBottom w:val="0"/>
          <w:divBdr>
            <w:top w:val="none" w:sz="0" w:space="0" w:color="auto"/>
            <w:left w:val="none" w:sz="0" w:space="0" w:color="auto"/>
            <w:bottom w:val="none" w:sz="0" w:space="0" w:color="auto"/>
            <w:right w:val="none" w:sz="0" w:space="0" w:color="auto"/>
          </w:divBdr>
        </w:div>
        <w:div w:id="1788818438">
          <w:marLeft w:val="0"/>
          <w:marRight w:val="0"/>
          <w:marTop w:val="0"/>
          <w:marBottom w:val="0"/>
          <w:divBdr>
            <w:top w:val="none" w:sz="0" w:space="0" w:color="auto"/>
            <w:left w:val="none" w:sz="0" w:space="0" w:color="auto"/>
            <w:bottom w:val="none" w:sz="0" w:space="0" w:color="auto"/>
            <w:right w:val="none" w:sz="0" w:space="0" w:color="auto"/>
          </w:divBdr>
        </w:div>
        <w:div w:id="1795173707">
          <w:marLeft w:val="0"/>
          <w:marRight w:val="0"/>
          <w:marTop w:val="0"/>
          <w:marBottom w:val="0"/>
          <w:divBdr>
            <w:top w:val="none" w:sz="0" w:space="0" w:color="auto"/>
            <w:left w:val="none" w:sz="0" w:space="0" w:color="auto"/>
            <w:bottom w:val="none" w:sz="0" w:space="0" w:color="auto"/>
            <w:right w:val="none" w:sz="0" w:space="0" w:color="auto"/>
          </w:divBdr>
        </w:div>
        <w:div w:id="1797673005">
          <w:marLeft w:val="0"/>
          <w:marRight w:val="0"/>
          <w:marTop w:val="0"/>
          <w:marBottom w:val="0"/>
          <w:divBdr>
            <w:top w:val="none" w:sz="0" w:space="0" w:color="auto"/>
            <w:left w:val="none" w:sz="0" w:space="0" w:color="auto"/>
            <w:bottom w:val="none" w:sz="0" w:space="0" w:color="auto"/>
            <w:right w:val="none" w:sz="0" w:space="0" w:color="auto"/>
          </w:divBdr>
        </w:div>
        <w:div w:id="1802840739">
          <w:marLeft w:val="0"/>
          <w:marRight w:val="0"/>
          <w:marTop w:val="0"/>
          <w:marBottom w:val="0"/>
          <w:divBdr>
            <w:top w:val="none" w:sz="0" w:space="0" w:color="auto"/>
            <w:left w:val="none" w:sz="0" w:space="0" w:color="auto"/>
            <w:bottom w:val="none" w:sz="0" w:space="0" w:color="auto"/>
            <w:right w:val="none" w:sz="0" w:space="0" w:color="auto"/>
          </w:divBdr>
        </w:div>
        <w:div w:id="1804733221">
          <w:marLeft w:val="0"/>
          <w:marRight w:val="0"/>
          <w:marTop w:val="0"/>
          <w:marBottom w:val="0"/>
          <w:divBdr>
            <w:top w:val="none" w:sz="0" w:space="0" w:color="auto"/>
            <w:left w:val="none" w:sz="0" w:space="0" w:color="auto"/>
            <w:bottom w:val="none" w:sz="0" w:space="0" w:color="auto"/>
            <w:right w:val="none" w:sz="0" w:space="0" w:color="auto"/>
          </w:divBdr>
        </w:div>
        <w:div w:id="1808930504">
          <w:marLeft w:val="0"/>
          <w:marRight w:val="0"/>
          <w:marTop w:val="0"/>
          <w:marBottom w:val="0"/>
          <w:divBdr>
            <w:top w:val="none" w:sz="0" w:space="0" w:color="auto"/>
            <w:left w:val="none" w:sz="0" w:space="0" w:color="auto"/>
            <w:bottom w:val="none" w:sz="0" w:space="0" w:color="auto"/>
            <w:right w:val="none" w:sz="0" w:space="0" w:color="auto"/>
          </w:divBdr>
        </w:div>
        <w:div w:id="1809934496">
          <w:marLeft w:val="0"/>
          <w:marRight w:val="0"/>
          <w:marTop w:val="0"/>
          <w:marBottom w:val="0"/>
          <w:divBdr>
            <w:top w:val="none" w:sz="0" w:space="0" w:color="auto"/>
            <w:left w:val="none" w:sz="0" w:space="0" w:color="auto"/>
            <w:bottom w:val="none" w:sz="0" w:space="0" w:color="auto"/>
            <w:right w:val="none" w:sz="0" w:space="0" w:color="auto"/>
          </w:divBdr>
        </w:div>
        <w:div w:id="1810972602">
          <w:marLeft w:val="0"/>
          <w:marRight w:val="0"/>
          <w:marTop w:val="0"/>
          <w:marBottom w:val="0"/>
          <w:divBdr>
            <w:top w:val="none" w:sz="0" w:space="0" w:color="auto"/>
            <w:left w:val="none" w:sz="0" w:space="0" w:color="auto"/>
            <w:bottom w:val="none" w:sz="0" w:space="0" w:color="auto"/>
            <w:right w:val="none" w:sz="0" w:space="0" w:color="auto"/>
          </w:divBdr>
        </w:div>
        <w:div w:id="1821926103">
          <w:marLeft w:val="0"/>
          <w:marRight w:val="0"/>
          <w:marTop w:val="0"/>
          <w:marBottom w:val="0"/>
          <w:divBdr>
            <w:top w:val="none" w:sz="0" w:space="0" w:color="auto"/>
            <w:left w:val="none" w:sz="0" w:space="0" w:color="auto"/>
            <w:bottom w:val="none" w:sz="0" w:space="0" w:color="auto"/>
            <w:right w:val="none" w:sz="0" w:space="0" w:color="auto"/>
          </w:divBdr>
        </w:div>
        <w:div w:id="1825781925">
          <w:marLeft w:val="0"/>
          <w:marRight w:val="0"/>
          <w:marTop w:val="0"/>
          <w:marBottom w:val="0"/>
          <w:divBdr>
            <w:top w:val="none" w:sz="0" w:space="0" w:color="auto"/>
            <w:left w:val="none" w:sz="0" w:space="0" w:color="auto"/>
            <w:bottom w:val="none" w:sz="0" w:space="0" w:color="auto"/>
            <w:right w:val="none" w:sz="0" w:space="0" w:color="auto"/>
          </w:divBdr>
        </w:div>
        <w:div w:id="1828397628">
          <w:marLeft w:val="0"/>
          <w:marRight w:val="0"/>
          <w:marTop w:val="0"/>
          <w:marBottom w:val="0"/>
          <w:divBdr>
            <w:top w:val="none" w:sz="0" w:space="0" w:color="auto"/>
            <w:left w:val="none" w:sz="0" w:space="0" w:color="auto"/>
            <w:bottom w:val="none" w:sz="0" w:space="0" w:color="auto"/>
            <w:right w:val="none" w:sz="0" w:space="0" w:color="auto"/>
          </w:divBdr>
        </w:div>
        <w:div w:id="1832141996">
          <w:marLeft w:val="0"/>
          <w:marRight w:val="0"/>
          <w:marTop w:val="0"/>
          <w:marBottom w:val="0"/>
          <w:divBdr>
            <w:top w:val="none" w:sz="0" w:space="0" w:color="auto"/>
            <w:left w:val="none" w:sz="0" w:space="0" w:color="auto"/>
            <w:bottom w:val="none" w:sz="0" w:space="0" w:color="auto"/>
            <w:right w:val="none" w:sz="0" w:space="0" w:color="auto"/>
          </w:divBdr>
        </w:div>
        <w:div w:id="1874540958">
          <w:marLeft w:val="0"/>
          <w:marRight w:val="0"/>
          <w:marTop w:val="0"/>
          <w:marBottom w:val="0"/>
          <w:divBdr>
            <w:top w:val="none" w:sz="0" w:space="0" w:color="auto"/>
            <w:left w:val="none" w:sz="0" w:space="0" w:color="auto"/>
            <w:bottom w:val="none" w:sz="0" w:space="0" w:color="auto"/>
            <w:right w:val="none" w:sz="0" w:space="0" w:color="auto"/>
          </w:divBdr>
        </w:div>
        <w:div w:id="1879195711">
          <w:marLeft w:val="0"/>
          <w:marRight w:val="0"/>
          <w:marTop w:val="0"/>
          <w:marBottom w:val="0"/>
          <w:divBdr>
            <w:top w:val="none" w:sz="0" w:space="0" w:color="auto"/>
            <w:left w:val="none" w:sz="0" w:space="0" w:color="auto"/>
            <w:bottom w:val="none" w:sz="0" w:space="0" w:color="auto"/>
            <w:right w:val="none" w:sz="0" w:space="0" w:color="auto"/>
          </w:divBdr>
        </w:div>
        <w:div w:id="1885752432">
          <w:marLeft w:val="0"/>
          <w:marRight w:val="0"/>
          <w:marTop w:val="0"/>
          <w:marBottom w:val="0"/>
          <w:divBdr>
            <w:top w:val="none" w:sz="0" w:space="0" w:color="auto"/>
            <w:left w:val="none" w:sz="0" w:space="0" w:color="auto"/>
            <w:bottom w:val="none" w:sz="0" w:space="0" w:color="auto"/>
            <w:right w:val="none" w:sz="0" w:space="0" w:color="auto"/>
          </w:divBdr>
        </w:div>
        <w:div w:id="1886288234">
          <w:marLeft w:val="0"/>
          <w:marRight w:val="0"/>
          <w:marTop w:val="0"/>
          <w:marBottom w:val="0"/>
          <w:divBdr>
            <w:top w:val="none" w:sz="0" w:space="0" w:color="auto"/>
            <w:left w:val="none" w:sz="0" w:space="0" w:color="auto"/>
            <w:bottom w:val="none" w:sz="0" w:space="0" w:color="auto"/>
            <w:right w:val="none" w:sz="0" w:space="0" w:color="auto"/>
          </w:divBdr>
        </w:div>
        <w:div w:id="1913655805">
          <w:marLeft w:val="0"/>
          <w:marRight w:val="0"/>
          <w:marTop w:val="0"/>
          <w:marBottom w:val="0"/>
          <w:divBdr>
            <w:top w:val="none" w:sz="0" w:space="0" w:color="auto"/>
            <w:left w:val="none" w:sz="0" w:space="0" w:color="auto"/>
            <w:bottom w:val="none" w:sz="0" w:space="0" w:color="auto"/>
            <w:right w:val="none" w:sz="0" w:space="0" w:color="auto"/>
          </w:divBdr>
        </w:div>
        <w:div w:id="1915430900">
          <w:marLeft w:val="0"/>
          <w:marRight w:val="0"/>
          <w:marTop w:val="0"/>
          <w:marBottom w:val="0"/>
          <w:divBdr>
            <w:top w:val="none" w:sz="0" w:space="0" w:color="auto"/>
            <w:left w:val="none" w:sz="0" w:space="0" w:color="auto"/>
            <w:bottom w:val="none" w:sz="0" w:space="0" w:color="auto"/>
            <w:right w:val="none" w:sz="0" w:space="0" w:color="auto"/>
          </w:divBdr>
        </w:div>
        <w:div w:id="1915821178">
          <w:marLeft w:val="0"/>
          <w:marRight w:val="0"/>
          <w:marTop w:val="0"/>
          <w:marBottom w:val="0"/>
          <w:divBdr>
            <w:top w:val="none" w:sz="0" w:space="0" w:color="auto"/>
            <w:left w:val="none" w:sz="0" w:space="0" w:color="auto"/>
            <w:bottom w:val="none" w:sz="0" w:space="0" w:color="auto"/>
            <w:right w:val="none" w:sz="0" w:space="0" w:color="auto"/>
          </w:divBdr>
        </w:div>
        <w:div w:id="1920402310">
          <w:marLeft w:val="0"/>
          <w:marRight w:val="0"/>
          <w:marTop w:val="0"/>
          <w:marBottom w:val="0"/>
          <w:divBdr>
            <w:top w:val="none" w:sz="0" w:space="0" w:color="auto"/>
            <w:left w:val="none" w:sz="0" w:space="0" w:color="auto"/>
            <w:bottom w:val="none" w:sz="0" w:space="0" w:color="auto"/>
            <w:right w:val="none" w:sz="0" w:space="0" w:color="auto"/>
          </w:divBdr>
        </w:div>
        <w:div w:id="1923442496">
          <w:marLeft w:val="0"/>
          <w:marRight w:val="0"/>
          <w:marTop w:val="0"/>
          <w:marBottom w:val="0"/>
          <w:divBdr>
            <w:top w:val="none" w:sz="0" w:space="0" w:color="auto"/>
            <w:left w:val="none" w:sz="0" w:space="0" w:color="auto"/>
            <w:bottom w:val="none" w:sz="0" w:space="0" w:color="auto"/>
            <w:right w:val="none" w:sz="0" w:space="0" w:color="auto"/>
          </w:divBdr>
        </w:div>
        <w:div w:id="1925145985">
          <w:marLeft w:val="0"/>
          <w:marRight w:val="0"/>
          <w:marTop w:val="0"/>
          <w:marBottom w:val="0"/>
          <w:divBdr>
            <w:top w:val="none" w:sz="0" w:space="0" w:color="auto"/>
            <w:left w:val="none" w:sz="0" w:space="0" w:color="auto"/>
            <w:bottom w:val="none" w:sz="0" w:space="0" w:color="auto"/>
            <w:right w:val="none" w:sz="0" w:space="0" w:color="auto"/>
          </w:divBdr>
        </w:div>
        <w:div w:id="1927611678">
          <w:marLeft w:val="0"/>
          <w:marRight w:val="0"/>
          <w:marTop w:val="0"/>
          <w:marBottom w:val="0"/>
          <w:divBdr>
            <w:top w:val="none" w:sz="0" w:space="0" w:color="auto"/>
            <w:left w:val="none" w:sz="0" w:space="0" w:color="auto"/>
            <w:bottom w:val="none" w:sz="0" w:space="0" w:color="auto"/>
            <w:right w:val="none" w:sz="0" w:space="0" w:color="auto"/>
          </w:divBdr>
        </w:div>
        <w:div w:id="1929188829">
          <w:marLeft w:val="0"/>
          <w:marRight w:val="0"/>
          <w:marTop w:val="0"/>
          <w:marBottom w:val="0"/>
          <w:divBdr>
            <w:top w:val="none" w:sz="0" w:space="0" w:color="auto"/>
            <w:left w:val="none" w:sz="0" w:space="0" w:color="auto"/>
            <w:bottom w:val="none" w:sz="0" w:space="0" w:color="auto"/>
            <w:right w:val="none" w:sz="0" w:space="0" w:color="auto"/>
          </w:divBdr>
        </w:div>
        <w:div w:id="1932860260">
          <w:marLeft w:val="0"/>
          <w:marRight w:val="0"/>
          <w:marTop w:val="0"/>
          <w:marBottom w:val="0"/>
          <w:divBdr>
            <w:top w:val="none" w:sz="0" w:space="0" w:color="auto"/>
            <w:left w:val="none" w:sz="0" w:space="0" w:color="auto"/>
            <w:bottom w:val="none" w:sz="0" w:space="0" w:color="auto"/>
            <w:right w:val="none" w:sz="0" w:space="0" w:color="auto"/>
          </w:divBdr>
        </w:div>
        <w:div w:id="1949464519">
          <w:marLeft w:val="0"/>
          <w:marRight w:val="0"/>
          <w:marTop w:val="0"/>
          <w:marBottom w:val="0"/>
          <w:divBdr>
            <w:top w:val="none" w:sz="0" w:space="0" w:color="auto"/>
            <w:left w:val="none" w:sz="0" w:space="0" w:color="auto"/>
            <w:bottom w:val="none" w:sz="0" w:space="0" w:color="auto"/>
            <w:right w:val="none" w:sz="0" w:space="0" w:color="auto"/>
          </w:divBdr>
        </w:div>
        <w:div w:id="1962373401">
          <w:marLeft w:val="0"/>
          <w:marRight w:val="0"/>
          <w:marTop w:val="0"/>
          <w:marBottom w:val="0"/>
          <w:divBdr>
            <w:top w:val="none" w:sz="0" w:space="0" w:color="auto"/>
            <w:left w:val="none" w:sz="0" w:space="0" w:color="auto"/>
            <w:bottom w:val="none" w:sz="0" w:space="0" w:color="auto"/>
            <w:right w:val="none" w:sz="0" w:space="0" w:color="auto"/>
          </w:divBdr>
        </w:div>
        <w:div w:id="1967351465">
          <w:marLeft w:val="0"/>
          <w:marRight w:val="0"/>
          <w:marTop w:val="0"/>
          <w:marBottom w:val="0"/>
          <w:divBdr>
            <w:top w:val="none" w:sz="0" w:space="0" w:color="auto"/>
            <w:left w:val="none" w:sz="0" w:space="0" w:color="auto"/>
            <w:bottom w:val="none" w:sz="0" w:space="0" w:color="auto"/>
            <w:right w:val="none" w:sz="0" w:space="0" w:color="auto"/>
          </w:divBdr>
        </w:div>
        <w:div w:id="1973318790">
          <w:marLeft w:val="0"/>
          <w:marRight w:val="0"/>
          <w:marTop w:val="0"/>
          <w:marBottom w:val="0"/>
          <w:divBdr>
            <w:top w:val="none" w:sz="0" w:space="0" w:color="auto"/>
            <w:left w:val="none" w:sz="0" w:space="0" w:color="auto"/>
            <w:bottom w:val="none" w:sz="0" w:space="0" w:color="auto"/>
            <w:right w:val="none" w:sz="0" w:space="0" w:color="auto"/>
          </w:divBdr>
        </w:div>
        <w:div w:id="1982734292">
          <w:marLeft w:val="0"/>
          <w:marRight w:val="0"/>
          <w:marTop w:val="0"/>
          <w:marBottom w:val="0"/>
          <w:divBdr>
            <w:top w:val="none" w:sz="0" w:space="0" w:color="auto"/>
            <w:left w:val="none" w:sz="0" w:space="0" w:color="auto"/>
            <w:bottom w:val="none" w:sz="0" w:space="0" w:color="auto"/>
            <w:right w:val="none" w:sz="0" w:space="0" w:color="auto"/>
          </w:divBdr>
        </w:div>
        <w:div w:id="1990817173">
          <w:marLeft w:val="0"/>
          <w:marRight w:val="0"/>
          <w:marTop w:val="0"/>
          <w:marBottom w:val="0"/>
          <w:divBdr>
            <w:top w:val="none" w:sz="0" w:space="0" w:color="auto"/>
            <w:left w:val="none" w:sz="0" w:space="0" w:color="auto"/>
            <w:bottom w:val="none" w:sz="0" w:space="0" w:color="auto"/>
            <w:right w:val="none" w:sz="0" w:space="0" w:color="auto"/>
          </w:divBdr>
        </w:div>
        <w:div w:id="1993287861">
          <w:marLeft w:val="0"/>
          <w:marRight w:val="0"/>
          <w:marTop w:val="0"/>
          <w:marBottom w:val="0"/>
          <w:divBdr>
            <w:top w:val="none" w:sz="0" w:space="0" w:color="auto"/>
            <w:left w:val="none" w:sz="0" w:space="0" w:color="auto"/>
            <w:bottom w:val="none" w:sz="0" w:space="0" w:color="auto"/>
            <w:right w:val="none" w:sz="0" w:space="0" w:color="auto"/>
          </w:divBdr>
        </w:div>
        <w:div w:id="1993411080">
          <w:marLeft w:val="0"/>
          <w:marRight w:val="0"/>
          <w:marTop w:val="0"/>
          <w:marBottom w:val="0"/>
          <w:divBdr>
            <w:top w:val="none" w:sz="0" w:space="0" w:color="auto"/>
            <w:left w:val="none" w:sz="0" w:space="0" w:color="auto"/>
            <w:bottom w:val="none" w:sz="0" w:space="0" w:color="auto"/>
            <w:right w:val="none" w:sz="0" w:space="0" w:color="auto"/>
          </w:divBdr>
        </w:div>
        <w:div w:id="2004119616">
          <w:marLeft w:val="0"/>
          <w:marRight w:val="0"/>
          <w:marTop w:val="0"/>
          <w:marBottom w:val="0"/>
          <w:divBdr>
            <w:top w:val="none" w:sz="0" w:space="0" w:color="auto"/>
            <w:left w:val="none" w:sz="0" w:space="0" w:color="auto"/>
            <w:bottom w:val="none" w:sz="0" w:space="0" w:color="auto"/>
            <w:right w:val="none" w:sz="0" w:space="0" w:color="auto"/>
          </w:divBdr>
        </w:div>
        <w:div w:id="2021003839">
          <w:marLeft w:val="0"/>
          <w:marRight w:val="0"/>
          <w:marTop w:val="0"/>
          <w:marBottom w:val="0"/>
          <w:divBdr>
            <w:top w:val="none" w:sz="0" w:space="0" w:color="auto"/>
            <w:left w:val="none" w:sz="0" w:space="0" w:color="auto"/>
            <w:bottom w:val="none" w:sz="0" w:space="0" w:color="auto"/>
            <w:right w:val="none" w:sz="0" w:space="0" w:color="auto"/>
          </w:divBdr>
        </w:div>
        <w:div w:id="2043431687">
          <w:marLeft w:val="0"/>
          <w:marRight w:val="0"/>
          <w:marTop w:val="0"/>
          <w:marBottom w:val="0"/>
          <w:divBdr>
            <w:top w:val="none" w:sz="0" w:space="0" w:color="auto"/>
            <w:left w:val="none" w:sz="0" w:space="0" w:color="auto"/>
            <w:bottom w:val="none" w:sz="0" w:space="0" w:color="auto"/>
            <w:right w:val="none" w:sz="0" w:space="0" w:color="auto"/>
          </w:divBdr>
        </w:div>
        <w:div w:id="2052997163">
          <w:marLeft w:val="0"/>
          <w:marRight w:val="0"/>
          <w:marTop w:val="0"/>
          <w:marBottom w:val="0"/>
          <w:divBdr>
            <w:top w:val="none" w:sz="0" w:space="0" w:color="auto"/>
            <w:left w:val="none" w:sz="0" w:space="0" w:color="auto"/>
            <w:bottom w:val="none" w:sz="0" w:space="0" w:color="auto"/>
            <w:right w:val="none" w:sz="0" w:space="0" w:color="auto"/>
          </w:divBdr>
        </w:div>
        <w:div w:id="2053184931">
          <w:marLeft w:val="0"/>
          <w:marRight w:val="0"/>
          <w:marTop w:val="0"/>
          <w:marBottom w:val="0"/>
          <w:divBdr>
            <w:top w:val="none" w:sz="0" w:space="0" w:color="auto"/>
            <w:left w:val="none" w:sz="0" w:space="0" w:color="auto"/>
            <w:bottom w:val="none" w:sz="0" w:space="0" w:color="auto"/>
            <w:right w:val="none" w:sz="0" w:space="0" w:color="auto"/>
          </w:divBdr>
        </w:div>
        <w:div w:id="2061395987">
          <w:marLeft w:val="0"/>
          <w:marRight w:val="0"/>
          <w:marTop w:val="0"/>
          <w:marBottom w:val="0"/>
          <w:divBdr>
            <w:top w:val="none" w:sz="0" w:space="0" w:color="auto"/>
            <w:left w:val="none" w:sz="0" w:space="0" w:color="auto"/>
            <w:bottom w:val="none" w:sz="0" w:space="0" w:color="auto"/>
            <w:right w:val="none" w:sz="0" w:space="0" w:color="auto"/>
          </w:divBdr>
        </w:div>
        <w:div w:id="2068068090">
          <w:marLeft w:val="0"/>
          <w:marRight w:val="0"/>
          <w:marTop w:val="0"/>
          <w:marBottom w:val="0"/>
          <w:divBdr>
            <w:top w:val="none" w:sz="0" w:space="0" w:color="auto"/>
            <w:left w:val="none" w:sz="0" w:space="0" w:color="auto"/>
            <w:bottom w:val="none" w:sz="0" w:space="0" w:color="auto"/>
            <w:right w:val="none" w:sz="0" w:space="0" w:color="auto"/>
          </w:divBdr>
        </w:div>
        <w:div w:id="2075279009">
          <w:marLeft w:val="0"/>
          <w:marRight w:val="0"/>
          <w:marTop w:val="0"/>
          <w:marBottom w:val="0"/>
          <w:divBdr>
            <w:top w:val="none" w:sz="0" w:space="0" w:color="auto"/>
            <w:left w:val="none" w:sz="0" w:space="0" w:color="auto"/>
            <w:bottom w:val="none" w:sz="0" w:space="0" w:color="auto"/>
            <w:right w:val="none" w:sz="0" w:space="0" w:color="auto"/>
          </w:divBdr>
        </w:div>
        <w:div w:id="2076199556">
          <w:marLeft w:val="0"/>
          <w:marRight w:val="0"/>
          <w:marTop w:val="0"/>
          <w:marBottom w:val="0"/>
          <w:divBdr>
            <w:top w:val="none" w:sz="0" w:space="0" w:color="auto"/>
            <w:left w:val="none" w:sz="0" w:space="0" w:color="auto"/>
            <w:bottom w:val="none" w:sz="0" w:space="0" w:color="auto"/>
            <w:right w:val="none" w:sz="0" w:space="0" w:color="auto"/>
          </w:divBdr>
        </w:div>
        <w:div w:id="2115591834">
          <w:marLeft w:val="0"/>
          <w:marRight w:val="0"/>
          <w:marTop w:val="0"/>
          <w:marBottom w:val="0"/>
          <w:divBdr>
            <w:top w:val="none" w:sz="0" w:space="0" w:color="auto"/>
            <w:left w:val="none" w:sz="0" w:space="0" w:color="auto"/>
            <w:bottom w:val="none" w:sz="0" w:space="0" w:color="auto"/>
            <w:right w:val="none" w:sz="0" w:space="0" w:color="auto"/>
          </w:divBdr>
        </w:div>
        <w:div w:id="2117939589">
          <w:marLeft w:val="0"/>
          <w:marRight w:val="0"/>
          <w:marTop w:val="0"/>
          <w:marBottom w:val="0"/>
          <w:divBdr>
            <w:top w:val="none" w:sz="0" w:space="0" w:color="auto"/>
            <w:left w:val="none" w:sz="0" w:space="0" w:color="auto"/>
            <w:bottom w:val="none" w:sz="0" w:space="0" w:color="auto"/>
            <w:right w:val="none" w:sz="0" w:space="0" w:color="auto"/>
          </w:divBdr>
        </w:div>
        <w:div w:id="2120954835">
          <w:marLeft w:val="0"/>
          <w:marRight w:val="0"/>
          <w:marTop w:val="0"/>
          <w:marBottom w:val="0"/>
          <w:divBdr>
            <w:top w:val="none" w:sz="0" w:space="0" w:color="auto"/>
            <w:left w:val="none" w:sz="0" w:space="0" w:color="auto"/>
            <w:bottom w:val="none" w:sz="0" w:space="0" w:color="auto"/>
            <w:right w:val="none" w:sz="0" w:space="0" w:color="auto"/>
          </w:divBdr>
        </w:div>
        <w:div w:id="2125422032">
          <w:marLeft w:val="0"/>
          <w:marRight w:val="0"/>
          <w:marTop w:val="0"/>
          <w:marBottom w:val="0"/>
          <w:divBdr>
            <w:top w:val="none" w:sz="0" w:space="0" w:color="auto"/>
            <w:left w:val="none" w:sz="0" w:space="0" w:color="auto"/>
            <w:bottom w:val="none" w:sz="0" w:space="0" w:color="auto"/>
            <w:right w:val="none" w:sz="0" w:space="0" w:color="auto"/>
          </w:divBdr>
        </w:div>
        <w:div w:id="2132476849">
          <w:marLeft w:val="0"/>
          <w:marRight w:val="0"/>
          <w:marTop w:val="0"/>
          <w:marBottom w:val="0"/>
          <w:divBdr>
            <w:top w:val="none" w:sz="0" w:space="0" w:color="auto"/>
            <w:left w:val="none" w:sz="0" w:space="0" w:color="auto"/>
            <w:bottom w:val="none" w:sz="0" w:space="0" w:color="auto"/>
            <w:right w:val="none" w:sz="0" w:space="0" w:color="auto"/>
          </w:divBdr>
        </w:div>
        <w:div w:id="2137064360">
          <w:marLeft w:val="0"/>
          <w:marRight w:val="0"/>
          <w:marTop w:val="0"/>
          <w:marBottom w:val="0"/>
          <w:divBdr>
            <w:top w:val="none" w:sz="0" w:space="0" w:color="auto"/>
            <w:left w:val="none" w:sz="0" w:space="0" w:color="auto"/>
            <w:bottom w:val="none" w:sz="0" w:space="0" w:color="auto"/>
            <w:right w:val="none" w:sz="0" w:space="0" w:color="auto"/>
          </w:divBdr>
        </w:div>
        <w:div w:id="2144157379">
          <w:marLeft w:val="0"/>
          <w:marRight w:val="0"/>
          <w:marTop w:val="0"/>
          <w:marBottom w:val="0"/>
          <w:divBdr>
            <w:top w:val="none" w:sz="0" w:space="0" w:color="auto"/>
            <w:left w:val="none" w:sz="0" w:space="0" w:color="auto"/>
            <w:bottom w:val="none" w:sz="0" w:space="0" w:color="auto"/>
            <w:right w:val="none" w:sz="0" w:space="0" w:color="auto"/>
          </w:divBdr>
        </w:div>
        <w:div w:id="2146118834">
          <w:marLeft w:val="0"/>
          <w:marRight w:val="0"/>
          <w:marTop w:val="0"/>
          <w:marBottom w:val="0"/>
          <w:divBdr>
            <w:top w:val="none" w:sz="0" w:space="0" w:color="auto"/>
            <w:left w:val="none" w:sz="0" w:space="0" w:color="auto"/>
            <w:bottom w:val="none" w:sz="0" w:space="0" w:color="auto"/>
            <w:right w:val="none" w:sz="0" w:space="0" w:color="auto"/>
          </w:divBdr>
        </w:div>
      </w:divsChild>
    </w:div>
    <w:div w:id="596905198">
      <w:bodyDiv w:val="1"/>
      <w:marLeft w:val="0"/>
      <w:marRight w:val="0"/>
      <w:marTop w:val="0"/>
      <w:marBottom w:val="0"/>
      <w:divBdr>
        <w:top w:val="none" w:sz="0" w:space="0" w:color="auto"/>
        <w:left w:val="none" w:sz="0" w:space="0" w:color="auto"/>
        <w:bottom w:val="none" w:sz="0" w:space="0" w:color="auto"/>
        <w:right w:val="none" w:sz="0" w:space="0" w:color="auto"/>
      </w:divBdr>
    </w:div>
    <w:div w:id="603073432">
      <w:bodyDiv w:val="1"/>
      <w:marLeft w:val="360"/>
      <w:marRight w:val="360"/>
      <w:marTop w:val="360"/>
      <w:marBottom w:val="360"/>
      <w:divBdr>
        <w:top w:val="none" w:sz="0" w:space="0" w:color="auto"/>
        <w:left w:val="none" w:sz="0" w:space="0" w:color="auto"/>
        <w:bottom w:val="none" w:sz="0" w:space="0" w:color="auto"/>
        <w:right w:val="none" w:sz="0" w:space="0" w:color="auto"/>
      </w:divBdr>
    </w:div>
    <w:div w:id="612903218">
      <w:bodyDiv w:val="1"/>
      <w:marLeft w:val="360"/>
      <w:marRight w:val="360"/>
      <w:marTop w:val="360"/>
      <w:marBottom w:val="360"/>
      <w:divBdr>
        <w:top w:val="none" w:sz="0" w:space="0" w:color="auto"/>
        <w:left w:val="none" w:sz="0" w:space="0" w:color="auto"/>
        <w:bottom w:val="none" w:sz="0" w:space="0" w:color="auto"/>
        <w:right w:val="none" w:sz="0" w:space="0" w:color="auto"/>
      </w:divBdr>
    </w:div>
    <w:div w:id="624849100">
      <w:bodyDiv w:val="1"/>
      <w:marLeft w:val="0"/>
      <w:marRight w:val="0"/>
      <w:marTop w:val="0"/>
      <w:marBottom w:val="0"/>
      <w:divBdr>
        <w:top w:val="none" w:sz="0" w:space="0" w:color="auto"/>
        <w:left w:val="none" w:sz="0" w:space="0" w:color="auto"/>
        <w:bottom w:val="none" w:sz="0" w:space="0" w:color="auto"/>
        <w:right w:val="none" w:sz="0" w:space="0" w:color="auto"/>
      </w:divBdr>
      <w:divsChild>
        <w:div w:id="890923600">
          <w:marLeft w:val="0"/>
          <w:marRight w:val="0"/>
          <w:marTop w:val="0"/>
          <w:marBottom w:val="0"/>
          <w:divBdr>
            <w:top w:val="single" w:sz="2" w:space="0" w:color="000000"/>
            <w:left w:val="single" w:sz="2" w:space="0" w:color="000000"/>
            <w:bottom w:val="single" w:sz="2" w:space="11" w:color="000000"/>
            <w:right w:val="single" w:sz="2" w:space="0" w:color="000000"/>
          </w:divBdr>
        </w:div>
      </w:divsChild>
    </w:div>
    <w:div w:id="629677725">
      <w:bodyDiv w:val="1"/>
      <w:marLeft w:val="360"/>
      <w:marRight w:val="360"/>
      <w:marTop w:val="360"/>
      <w:marBottom w:val="360"/>
      <w:divBdr>
        <w:top w:val="none" w:sz="0" w:space="0" w:color="auto"/>
        <w:left w:val="none" w:sz="0" w:space="0" w:color="auto"/>
        <w:bottom w:val="none" w:sz="0" w:space="0" w:color="auto"/>
        <w:right w:val="none" w:sz="0" w:space="0" w:color="auto"/>
      </w:divBdr>
    </w:div>
    <w:div w:id="639654104">
      <w:bodyDiv w:val="1"/>
      <w:marLeft w:val="360"/>
      <w:marRight w:val="360"/>
      <w:marTop w:val="360"/>
      <w:marBottom w:val="360"/>
      <w:divBdr>
        <w:top w:val="none" w:sz="0" w:space="0" w:color="auto"/>
        <w:left w:val="none" w:sz="0" w:space="0" w:color="auto"/>
        <w:bottom w:val="none" w:sz="0" w:space="0" w:color="auto"/>
        <w:right w:val="none" w:sz="0" w:space="0" w:color="auto"/>
      </w:divBdr>
    </w:div>
    <w:div w:id="665091117">
      <w:bodyDiv w:val="1"/>
      <w:marLeft w:val="0"/>
      <w:marRight w:val="0"/>
      <w:marTop w:val="0"/>
      <w:marBottom w:val="0"/>
      <w:divBdr>
        <w:top w:val="none" w:sz="0" w:space="0" w:color="auto"/>
        <w:left w:val="none" w:sz="0" w:space="0" w:color="auto"/>
        <w:bottom w:val="none" w:sz="0" w:space="0" w:color="auto"/>
        <w:right w:val="none" w:sz="0" w:space="0" w:color="auto"/>
      </w:divBdr>
      <w:divsChild>
        <w:div w:id="1754551499">
          <w:marLeft w:val="0"/>
          <w:marRight w:val="0"/>
          <w:marTop w:val="0"/>
          <w:marBottom w:val="0"/>
          <w:divBdr>
            <w:top w:val="none" w:sz="0" w:space="0" w:color="auto"/>
            <w:left w:val="none" w:sz="0" w:space="0" w:color="auto"/>
            <w:bottom w:val="none" w:sz="0" w:space="0" w:color="auto"/>
            <w:right w:val="none" w:sz="0" w:space="0" w:color="auto"/>
          </w:divBdr>
          <w:divsChild>
            <w:div w:id="249627567">
              <w:marLeft w:val="0"/>
              <w:marRight w:val="0"/>
              <w:marTop w:val="0"/>
              <w:marBottom w:val="0"/>
              <w:divBdr>
                <w:top w:val="none" w:sz="0" w:space="0" w:color="auto"/>
                <w:left w:val="none" w:sz="0" w:space="0" w:color="auto"/>
                <w:bottom w:val="none" w:sz="0" w:space="0" w:color="auto"/>
                <w:right w:val="none" w:sz="0" w:space="0" w:color="auto"/>
              </w:divBdr>
              <w:divsChild>
                <w:div w:id="1469011466">
                  <w:marLeft w:val="0"/>
                  <w:marRight w:val="150"/>
                  <w:marTop w:val="0"/>
                  <w:marBottom w:val="0"/>
                  <w:divBdr>
                    <w:top w:val="none" w:sz="0" w:space="0" w:color="auto"/>
                    <w:left w:val="none" w:sz="0" w:space="0" w:color="auto"/>
                    <w:bottom w:val="none" w:sz="0" w:space="0" w:color="auto"/>
                    <w:right w:val="none" w:sz="0" w:space="0" w:color="auto"/>
                  </w:divBdr>
                  <w:divsChild>
                    <w:div w:id="869413186">
                      <w:marLeft w:val="0"/>
                      <w:marRight w:val="150"/>
                      <w:marTop w:val="0"/>
                      <w:marBottom w:val="0"/>
                      <w:divBdr>
                        <w:top w:val="none" w:sz="0" w:space="0" w:color="auto"/>
                        <w:left w:val="none" w:sz="0" w:space="0" w:color="auto"/>
                        <w:bottom w:val="none" w:sz="0" w:space="0" w:color="auto"/>
                        <w:right w:val="none" w:sz="0" w:space="0" w:color="auto"/>
                      </w:divBdr>
                    </w:div>
                  </w:divsChild>
                </w:div>
                <w:div w:id="1647278531">
                  <w:marLeft w:val="0"/>
                  <w:marRight w:val="150"/>
                  <w:marTop w:val="0"/>
                  <w:marBottom w:val="0"/>
                  <w:divBdr>
                    <w:top w:val="none" w:sz="0" w:space="0" w:color="auto"/>
                    <w:left w:val="none" w:sz="0" w:space="0" w:color="auto"/>
                    <w:bottom w:val="none" w:sz="0" w:space="0" w:color="auto"/>
                    <w:right w:val="none" w:sz="0" w:space="0" w:color="auto"/>
                  </w:divBdr>
                  <w:divsChild>
                    <w:div w:id="1470705947">
                      <w:marLeft w:val="0"/>
                      <w:marRight w:val="150"/>
                      <w:marTop w:val="0"/>
                      <w:marBottom w:val="0"/>
                      <w:divBdr>
                        <w:top w:val="none" w:sz="0" w:space="0" w:color="auto"/>
                        <w:left w:val="none" w:sz="0" w:space="0" w:color="auto"/>
                        <w:bottom w:val="none" w:sz="0" w:space="0" w:color="auto"/>
                        <w:right w:val="none" w:sz="0" w:space="0" w:color="auto"/>
                      </w:divBdr>
                    </w:div>
                  </w:divsChild>
                </w:div>
                <w:div w:id="872770981">
                  <w:marLeft w:val="0"/>
                  <w:marRight w:val="150"/>
                  <w:marTop w:val="0"/>
                  <w:marBottom w:val="0"/>
                  <w:divBdr>
                    <w:top w:val="none" w:sz="0" w:space="0" w:color="auto"/>
                    <w:left w:val="none" w:sz="0" w:space="0" w:color="auto"/>
                    <w:bottom w:val="none" w:sz="0" w:space="0" w:color="auto"/>
                    <w:right w:val="none" w:sz="0" w:space="0" w:color="auto"/>
                  </w:divBdr>
                  <w:divsChild>
                    <w:div w:id="1479372225">
                      <w:marLeft w:val="0"/>
                      <w:marRight w:val="150"/>
                      <w:marTop w:val="0"/>
                      <w:marBottom w:val="0"/>
                      <w:divBdr>
                        <w:top w:val="none" w:sz="0" w:space="0" w:color="auto"/>
                        <w:left w:val="none" w:sz="0" w:space="0" w:color="auto"/>
                        <w:bottom w:val="none" w:sz="0" w:space="0" w:color="auto"/>
                        <w:right w:val="none" w:sz="0" w:space="0" w:color="auto"/>
                      </w:divBdr>
                    </w:div>
                  </w:divsChild>
                </w:div>
                <w:div w:id="556089076">
                  <w:marLeft w:val="0"/>
                  <w:marRight w:val="150"/>
                  <w:marTop w:val="0"/>
                  <w:marBottom w:val="0"/>
                  <w:divBdr>
                    <w:top w:val="none" w:sz="0" w:space="0" w:color="auto"/>
                    <w:left w:val="none" w:sz="0" w:space="0" w:color="auto"/>
                    <w:bottom w:val="none" w:sz="0" w:space="0" w:color="auto"/>
                    <w:right w:val="none" w:sz="0" w:space="0" w:color="auto"/>
                  </w:divBdr>
                  <w:divsChild>
                    <w:div w:id="2102556968">
                      <w:marLeft w:val="0"/>
                      <w:marRight w:val="150"/>
                      <w:marTop w:val="0"/>
                      <w:marBottom w:val="0"/>
                      <w:divBdr>
                        <w:top w:val="none" w:sz="0" w:space="0" w:color="auto"/>
                        <w:left w:val="none" w:sz="0" w:space="0" w:color="auto"/>
                        <w:bottom w:val="none" w:sz="0" w:space="0" w:color="auto"/>
                        <w:right w:val="none" w:sz="0" w:space="0" w:color="auto"/>
                      </w:divBdr>
                    </w:div>
                  </w:divsChild>
                </w:div>
                <w:div w:id="1874419772">
                  <w:marLeft w:val="0"/>
                  <w:marRight w:val="150"/>
                  <w:marTop w:val="0"/>
                  <w:marBottom w:val="0"/>
                  <w:divBdr>
                    <w:top w:val="none" w:sz="0" w:space="0" w:color="auto"/>
                    <w:left w:val="none" w:sz="0" w:space="0" w:color="auto"/>
                    <w:bottom w:val="none" w:sz="0" w:space="0" w:color="auto"/>
                    <w:right w:val="none" w:sz="0" w:space="0" w:color="auto"/>
                  </w:divBdr>
                  <w:divsChild>
                    <w:div w:id="1121916622">
                      <w:marLeft w:val="0"/>
                      <w:marRight w:val="150"/>
                      <w:marTop w:val="0"/>
                      <w:marBottom w:val="0"/>
                      <w:divBdr>
                        <w:top w:val="none" w:sz="0" w:space="0" w:color="auto"/>
                        <w:left w:val="none" w:sz="0" w:space="0" w:color="auto"/>
                        <w:bottom w:val="none" w:sz="0" w:space="0" w:color="auto"/>
                        <w:right w:val="none" w:sz="0" w:space="0" w:color="auto"/>
                      </w:divBdr>
                    </w:div>
                  </w:divsChild>
                </w:div>
                <w:div w:id="210575533">
                  <w:marLeft w:val="0"/>
                  <w:marRight w:val="150"/>
                  <w:marTop w:val="0"/>
                  <w:marBottom w:val="0"/>
                  <w:divBdr>
                    <w:top w:val="none" w:sz="0" w:space="0" w:color="auto"/>
                    <w:left w:val="none" w:sz="0" w:space="0" w:color="auto"/>
                    <w:bottom w:val="none" w:sz="0" w:space="0" w:color="auto"/>
                    <w:right w:val="none" w:sz="0" w:space="0" w:color="auto"/>
                  </w:divBdr>
                  <w:divsChild>
                    <w:div w:id="43875073">
                      <w:marLeft w:val="0"/>
                      <w:marRight w:val="150"/>
                      <w:marTop w:val="0"/>
                      <w:marBottom w:val="0"/>
                      <w:divBdr>
                        <w:top w:val="none" w:sz="0" w:space="0" w:color="auto"/>
                        <w:left w:val="none" w:sz="0" w:space="0" w:color="auto"/>
                        <w:bottom w:val="none" w:sz="0" w:space="0" w:color="auto"/>
                        <w:right w:val="none" w:sz="0" w:space="0" w:color="auto"/>
                      </w:divBdr>
                    </w:div>
                  </w:divsChild>
                </w:div>
                <w:div w:id="948314187">
                  <w:marLeft w:val="0"/>
                  <w:marRight w:val="150"/>
                  <w:marTop w:val="0"/>
                  <w:marBottom w:val="0"/>
                  <w:divBdr>
                    <w:top w:val="none" w:sz="0" w:space="0" w:color="auto"/>
                    <w:left w:val="none" w:sz="0" w:space="0" w:color="auto"/>
                    <w:bottom w:val="none" w:sz="0" w:space="0" w:color="auto"/>
                    <w:right w:val="none" w:sz="0" w:space="0" w:color="auto"/>
                  </w:divBdr>
                  <w:divsChild>
                    <w:div w:id="8176521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52793682">
          <w:marLeft w:val="0"/>
          <w:marRight w:val="0"/>
          <w:marTop w:val="0"/>
          <w:marBottom w:val="0"/>
          <w:divBdr>
            <w:top w:val="none" w:sz="0" w:space="0" w:color="auto"/>
            <w:left w:val="none" w:sz="0" w:space="0" w:color="auto"/>
            <w:bottom w:val="none" w:sz="0" w:space="0" w:color="auto"/>
            <w:right w:val="none" w:sz="0" w:space="0" w:color="auto"/>
          </w:divBdr>
        </w:div>
        <w:div w:id="1678649653">
          <w:marLeft w:val="0"/>
          <w:marRight w:val="0"/>
          <w:marTop w:val="0"/>
          <w:marBottom w:val="0"/>
          <w:divBdr>
            <w:top w:val="none" w:sz="0" w:space="0" w:color="auto"/>
            <w:left w:val="none" w:sz="0" w:space="0" w:color="auto"/>
            <w:bottom w:val="none" w:sz="0" w:space="0" w:color="auto"/>
            <w:right w:val="none" w:sz="0" w:space="0" w:color="auto"/>
          </w:divBdr>
        </w:div>
        <w:div w:id="1817256748">
          <w:marLeft w:val="0"/>
          <w:marRight w:val="0"/>
          <w:marTop w:val="0"/>
          <w:marBottom w:val="0"/>
          <w:divBdr>
            <w:top w:val="none" w:sz="0" w:space="0" w:color="auto"/>
            <w:left w:val="none" w:sz="0" w:space="0" w:color="auto"/>
            <w:bottom w:val="none" w:sz="0" w:space="0" w:color="auto"/>
            <w:right w:val="none" w:sz="0" w:space="0" w:color="auto"/>
          </w:divBdr>
        </w:div>
        <w:div w:id="1780834224">
          <w:marLeft w:val="0"/>
          <w:marRight w:val="0"/>
          <w:marTop w:val="0"/>
          <w:marBottom w:val="0"/>
          <w:divBdr>
            <w:top w:val="none" w:sz="0" w:space="0" w:color="auto"/>
            <w:left w:val="none" w:sz="0" w:space="0" w:color="auto"/>
            <w:bottom w:val="none" w:sz="0" w:space="0" w:color="auto"/>
            <w:right w:val="none" w:sz="0" w:space="0" w:color="auto"/>
          </w:divBdr>
        </w:div>
        <w:div w:id="321277837">
          <w:marLeft w:val="0"/>
          <w:marRight w:val="0"/>
          <w:marTop w:val="0"/>
          <w:marBottom w:val="0"/>
          <w:divBdr>
            <w:top w:val="none" w:sz="0" w:space="0" w:color="auto"/>
            <w:left w:val="none" w:sz="0" w:space="0" w:color="auto"/>
            <w:bottom w:val="none" w:sz="0" w:space="0" w:color="auto"/>
            <w:right w:val="none" w:sz="0" w:space="0" w:color="auto"/>
          </w:divBdr>
        </w:div>
        <w:div w:id="1963490281">
          <w:marLeft w:val="0"/>
          <w:marRight w:val="0"/>
          <w:marTop w:val="0"/>
          <w:marBottom w:val="0"/>
          <w:divBdr>
            <w:top w:val="none" w:sz="0" w:space="0" w:color="auto"/>
            <w:left w:val="none" w:sz="0" w:space="0" w:color="auto"/>
            <w:bottom w:val="none" w:sz="0" w:space="0" w:color="auto"/>
            <w:right w:val="none" w:sz="0" w:space="0" w:color="auto"/>
          </w:divBdr>
        </w:div>
        <w:div w:id="1349453406">
          <w:marLeft w:val="0"/>
          <w:marRight w:val="0"/>
          <w:marTop w:val="0"/>
          <w:marBottom w:val="0"/>
          <w:divBdr>
            <w:top w:val="none" w:sz="0" w:space="0" w:color="auto"/>
            <w:left w:val="none" w:sz="0" w:space="0" w:color="auto"/>
            <w:bottom w:val="none" w:sz="0" w:space="0" w:color="auto"/>
            <w:right w:val="none" w:sz="0" w:space="0" w:color="auto"/>
          </w:divBdr>
        </w:div>
        <w:div w:id="1440297290">
          <w:marLeft w:val="0"/>
          <w:marRight w:val="0"/>
          <w:marTop w:val="0"/>
          <w:marBottom w:val="0"/>
          <w:divBdr>
            <w:top w:val="none" w:sz="0" w:space="0" w:color="auto"/>
            <w:left w:val="none" w:sz="0" w:space="0" w:color="auto"/>
            <w:bottom w:val="none" w:sz="0" w:space="0" w:color="auto"/>
            <w:right w:val="none" w:sz="0" w:space="0" w:color="auto"/>
          </w:divBdr>
        </w:div>
        <w:div w:id="1867518640">
          <w:marLeft w:val="0"/>
          <w:marRight w:val="0"/>
          <w:marTop w:val="0"/>
          <w:marBottom w:val="0"/>
          <w:divBdr>
            <w:top w:val="none" w:sz="0" w:space="0" w:color="auto"/>
            <w:left w:val="none" w:sz="0" w:space="0" w:color="auto"/>
            <w:bottom w:val="none" w:sz="0" w:space="0" w:color="auto"/>
            <w:right w:val="none" w:sz="0" w:space="0" w:color="auto"/>
          </w:divBdr>
        </w:div>
        <w:div w:id="59642211">
          <w:marLeft w:val="0"/>
          <w:marRight w:val="0"/>
          <w:marTop w:val="0"/>
          <w:marBottom w:val="0"/>
          <w:divBdr>
            <w:top w:val="none" w:sz="0" w:space="0" w:color="auto"/>
            <w:left w:val="none" w:sz="0" w:space="0" w:color="auto"/>
            <w:bottom w:val="none" w:sz="0" w:space="0" w:color="auto"/>
            <w:right w:val="none" w:sz="0" w:space="0" w:color="auto"/>
          </w:divBdr>
        </w:div>
        <w:div w:id="171918342">
          <w:marLeft w:val="0"/>
          <w:marRight w:val="0"/>
          <w:marTop w:val="0"/>
          <w:marBottom w:val="0"/>
          <w:divBdr>
            <w:top w:val="none" w:sz="0" w:space="0" w:color="auto"/>
            <w:left w:val="none" w:sz="0" w:space="0" w:color="auto"/>
            <w:bottom w:val="none" w:sz="0" w:space="0" w:color="auto"/>
            <w:right w:val="none" w:sz="0" w:space="0" w:color="auto"/>
          </w:divBdr>
        </w:div>
        <w:div w:id="977681671">
          <w:marLeft w:val="0"/>
          <w:marRight w:val="0"/>
          <w:marTop w:val="0"/>
          <w:marBottom w:val="0"/>
          <w:divBdr>
            <w:top w:val="none" w:sz="0" w:space="0" w:color="auto"/>
            <w:left w:val="none" w:sz="0" w:space="0" w:color="auto"/>
            <w:bottom w:val="none" w:sz="0" w:space="0" w:color="auto"/>
            <w:right w:val="none" w:sz="0" w:space="0" w:color="auto"/>
          </w:divBdr>
        </w:div>
        <w:div w:id="1042247251">
          <w:marLeft w:val="0"/>
          <w:marRight w:val="0"/>
          <w:marTop w:val="0"/>
          <w:marBottom w:val="0"/>
          <w:divBdr>
            <w:top w:val="none" w:sz="0" w:space="0" w:color="auto"/>
            <w:left w:val="none" w:sz="0" w:space="0" w:color="auto"/>
            <w:bottom w:val="none" w:sz="0" w:space="0" w:color="auto"/>
            <w:right w:val="none" w:sz="0" w:space="0" w:color="auto"/>
          </w:divBdr>
        </w:div>
        <w:div w:id="531462841">
          <w:marLeft w:val="0"/>
          <w:marRight w:val="0"/>
          <w:marTop w:val="0"/>
          <w:marBottom w:val="0"/>
          <w:divBdr>
            <w:top w:val="none" w:sz="0" w:space="0" w:color="auto"/>
            <w:left w:val="none" w:sz="0" w:space="0" w:color="auto"/>
            <w:bottom w:val="none" w:sz="0" w:space="0" w:color="auto"/>
            <w:right w:val="none" w:sz="0" w:space="0" w:color="auto"/>
          </w:divBdr>
        </w:div>
        <w:div w:id="945583007">
          <w:marLeft w:val="0"/>
          <w:marRight w:val="0"/>
          <w:marTop w:val="0"/>
          <w:marBottom w:val="0"/>
          <w:divBdr>
            <w:top w:val="none" w:sz="0" w:space="0" w:color="auto"/>
            <w:left w:val="none" w:sz="0" w:space="0" w:color="auto"/>
            <w:bottom w:val="none" w:sz="0" w:space="0" w:color="auto"/>
            <w:right w:val="none" w:sz="0" w:space="0" w:color="auto"/>
          </w:divBdr>
        </w:div>
        <w:div w:id="1221357147">
          <w:marLeft w:val="0"/>
          <w:marRight w:val="0"/>
          <w:marTop w:val="0"/>
          <w:marBottom w:val="0"/>
          <w:divBdr>
            <w:top w:val="none" w:sz="0" w:space="0" w:color="auto"/>
            <w:left w:val="none" w:sz="0" w:space="0" w:color="auto"/>
            <w:bottom w:val="none" w:sz="0" w:space="0" w:color="auto"/>
            <w:right w:val="none" w:sz="0" w:space="0" w:color="auto"/>
          </w:divBdr>
        </w:div>
        <w:div w:id="1046419043">
          <w:marLeft w:val="0"/>
          <w:marRight w:val="0"/>
          <w:marTop w:val="0"/>
          <w:marBottom w:val="0"/>
          <w:divBdr>
            <w:top w:val="none" w:sz="0" w:space="0" w:color="auto"/>
            <w:left w:val="none" w:sz="0" w:space="0" w:color="auto"/>
            <w:bottom w:val="none" w:sz="0" w:space="0" w:color="auto"/>
            <w:right w:val="none" w:sz="0" w:space="0" w:color="auto"/>
          </w:divBdr>
        </w:div>
        <w:div w:id="1535727027">
          <w:marLeft w:val="0"/>
          <w:marRight w:val="0"/>
          <w:marTop w:val="0"/>
          <w:marBottom w:val="0"/>
          <w:divBdr>
            <w:top w:val="none" w:sz="0" w:space="0" w:color="auto"/>
            <w:left w:val="none" w:sz="0" w:space="0" w:color="auto"/>
            <w:bottom w:val="none" w:sz="0" w:space="0" w:color="auto"/>
            <w:right w:val="none" w:sz="0" w:space="0" w:color="auto"/>
          </w:divBdr>
        </w:div>
        <w:div w:id="1752851228">
          <w:marLeft w:val="0"/>
          <w:marRight w:val="0"/>
          <w:marTop w:val="0"/>
          <w:marBottom w:val="0"/>
          <w:divBdr>
            <w:top w:val="none" w:sz="0" w:space="0" w:color="auto"/>
            <w:left w:val="none" w:sz="0" w:space="0" w:color="auto"/>
            <w:bottom w:val="none" w:sz="0" w:space="0" w:color="auto"/>
            <w:right w:val="none" w:sz="0" w:space="0" w:color="auto"/>
          </w:divBdr>
        </w:div>
        <w:div w:id="1504010376">
          <w:marLeft w:val="0"/>
          <w:marRight w:val="0"/>
          <w:marTop w:val="0"/>
          <w:marBottom w:val="0"/>
          <w:divBdr>
            <w:top w:val="none" w:sz="0" w:space="0" w:color="auto"/>
            <w:left w:val="none" w:sz="0" w:space="0" w:color="auto"/>
            <w:bottom w:val="none" w:sz="0" w:space="0" w:color="auto"/>
            <w:right w:val="none" w:sz="0" w:space="0" w:color="auto"/>
          </w:divBdr>
        </w:div>
        <w:div w:id="1825122107">
          <w:marLeft w:val="0"/>
          <w:marRight w:val="0"/>
          <w:marTop w:val="0"/>
          <w:marBottom w:val="0"/>
          <w:divBdr>
            <w:top w:val="none" w:sz="0" w:space="0" w:color="auto"/>
            <w:left w:val="none" w:sz="0" w:space="0" w:color="auto"/>
            <w:bottom w:val="none" w:sz="0" w:space="0" w:color="auto"/>
            <w:right w:val="none" w:sz="0" w:space="0" w:color="auto"/>
          </w:divBdr>
        </w:div>
        <w:div w:id="569081818">
          <w:marLeft w:val="0"/>
          <w:marRight w:val="0"/>
          <w:marTop w:val="0"/>
          <w:marBottom w:val="0"/>
          <w:divBdr>
            <w:top w:val="none" w:sz="0" w:space="0" w:color="auto"/>
            <w:left w:val="none" w:sz="0" w:space="0" w:color="auto"/>
            <w:bottom w:val="none" w:sz="0" w:space="0" w:color="auto"/>
            <w:right w:val="none" w:sz="0" w:space="0" w:color="auto"/>
          </w:divBdr>
        </w:div>
        <w:div w:id="2041933173">
          <w:marLeft w:val="0"/>
          <w:marRight w:val="0"/>
          <w:marTop w:val="0"/>
          <w:marBottom w:val="0"/>
          <w:divBdr>
            <w:top w:val="none" w:sz="0" w:space="0" w:color="auto"/>
            <w:left w:val="none" w:sz="0" w:space="0" w:color="auto"/>
            <w:bottom w:val="none" w:sz="0" w:space="0" w:color="auto"/>
            <w:right w:val="none" w:sz="0" w:space="0" w:color="auto"/>
          </w:divBdr>
        </w:div>
        <w:div w:id="1173644597">
          <w:marLeft w:val="0"/>
          <w:marRight w:val="0"/>
          <w:marTop w:val="0"/>
          <w:marBottom w:val="0"/>
          <w:divBdr>
            <w:top w:val="none" w:sz="0" w:space="0" w:color="auto"/>
            <w:left w:val="none" w:sz="0" w:space="0" w:color="auto"/>
            <w:bottom w:val="none" w:sz="0" w:space="0" w:color="auto"/>
            <w:right w:val="none" w:sz="0" w:space="0" w:color="auto"/>
          </w:divBdr>
        </w:div>
        <w:div w:id="896940199">
          <w:marLeft w:val="0"/>
          <w:marRight w:val="0"/>
          <w:marTop w:val="0"/>
          <w:marBottom w:val="0"/>
          <w:divBdr>
            <w:top w:val="none" w:sz="0" w:space="0" w:color="auto"/>
            <w:left w:val="none" w:sz="0" w:space="0" w:color="auto"/>
            <w:bottom w:val="none" w:sz="0" w:space="0" w:color="auto"/>
            <w:right w:val="none" w:sz="0" w:space="0" w:color="auto"/>
          </w:divBdr>
        </w:div>
        <w:div w:id="41903960">
          <w:marLeft w:val="0"/>
          <w:marRight w:val="0"/>
          <w:marTop w:val="0"/>
          <w:marBottom w:val="0"/>
          <w:divBdr>
            <w:top w:val="none" w:sz="0" w:space="0" w:color="auto"/>
            <w:left w:val="none" w:sz="0" w:space="0" w:color="auto"/>
            <w:bottom w:val="none" w:sz="0" w:space="0" w:color="auto"/>
            <w:right w:val="none" w:sz="0" w:space="0" w:color="auto"/>
          </w:divBdr>
        </w:div>
        <w:div w:id="1208372799">
          <w:marLeft w:val="0"/>
          <w:marRight w:val="0"/>
          <w:marTop w:val="0"/>
          <w:marBottom w:val="0"/>
          <w:divBdr>
            <w:top w:val="none" w:sz="0" w:space="0" w:color="auto"/>
            <w:left w:val="none" w:sz="0" w:space="0" w:color="auto"/>
            <w:bottom w:val="none" w:sz="0" w:space="0" w:color="auto"/>
            <w:right w:val="none" w:sz="0" w:space="0" w:color="auto"/>
          </w:divBdr>
        </w:div>
        <w:div w:id="1836072325">
          <w:marLeft w:val="0"/>
          <w:marRight w:val="0"/>
          <w:marTop w:val="0"/>
          <w:marBottom w:val="0"/>
          <w:divBdr>
            <w:top w:val="none" w:sz="0" w:space="0" w:color="auto"/>
            <w:left w:val="none" w:sz="0" w:space="0" w:color="auto"/>
            <w:bottom w:val="none" w:sz="0" w:space="0" w:color="auto"/>
            <w:right w:val="none" w:sz="0" w:space="0" w:color="auto"/>
          </w:divBdr>
        </w:div>
        <w:div w:id="599223839">
          <w:marLeft w:val="0"/>
          <w:marRight w:val="0"/>
          <w:marTop w:val="0"/>
          <w:marBottom w:val="0"/>
          <w:divBdr>
            <w:top w:val="none" w:sz="0" w:space="0" w:color="auto"/>
            <w:left w:val="none" w:sz="0" w:space="0" w:color="auto"/>
            <w:bottom w:val="none" w:sz="0" w:space="0" w:color="auto"/>
            <w:right w:val="none" w:sz="0" w:space="0" w:color="auto"/>
          </w:divBdr>
        </w:div>
        <w:div w:id="1348871312">
          <w:marLeft w:val="0"/>
          <w:marRight w:val="0"/>
          <w:marTop w:val="0"/>
          <w:marBottom w:val="0"/>
          <w:divBdr>
            <w:top w:val="none" w:sz="0" w:space="0" w:color="auto"/>
            <w:left w:val="none" w:sz="0" w:space="0" w:color="auto"/>
            <w:bottom w:val="none" w:sz="0" w:space="0" w:color="auto"/>
            <w:right w:val="none" w:sz="0" w:space="0" w:color="auto"/>
          </w:divBdr>
        </w:div>
        <w:div w:id="1121339873">
          <w:marLeft w:val="0"/>
          <w:marRight w:val="0"/>
          <w:marTop w:val="0"/>
          <w:marBottom w:val="0"/>
          <w:divBdr>
            <w:top w:val="none" w:sz="0" w:space="0" w:color="auto"/>
            <w:left w:val="none" w:sz="0" w:space="0" w:color="auto"/>
            <w:bottom w:val="none" w:sz="0" w:space="0" w:color="auto"/>
            <w:right w:val="none" w:sz="0" w:space="0" w:color="auto"/>
          </w:divBdr>
        </w:div>
        <w:div w:id="1420517450">
          <w:marLeft w:val="0"/>
          <w:marRight w:val="0"/>
          <w:marTop w:val="0"/>
          <w:marBottom w:val="0"/>
          <w:divBdr>
            <w:top w:val="none" w:sz="0" w:space="0" w:color="auto"/>
            <w:left w:val="none" w:sz="0" w:space="0" w:color="auto"/>
            <w:bottom w:val="none" w:sz="0" w:space="0" w:color="auto"/>
            <w:right w:val="none" w:sz="0" w:space="0" w:color="auto"/>
          </w:divBdr>
        </w:div>
        <w:div w:id="183832183">
          <w:marLeft w:val="0"/>
          <w:marRight w:val="0"/>
          <w:marTop w:val="0"/>
          <w:marBottom w:val="0"/>
          <w:divBdr>
            <w:top w:val="none" w:sz="0" w:space="0" w:color="auto"/>
            <w:left w:val="none" w:sz="0" w:space="0" w:color="auto"/>
            <w:bottom w:val="none" w:sz="0" w:space="0" w:color="auto"/>
            <w:right w:val="none" w:sz="0" w:space="0" w:color="auto"/>
          </w:divBdr>
        </w:div>
        <w:div w:id="1884250349">
          <w:marLeft w:val="0"/>
          <w:marRight w:val="0"/>
          <w:marTop w:val="0"/>
          <w:marBottom w:val="0"/>
          <w:divBdr>
            <w:top w:val="none" w:sz="0" w:space="0" w:color="auto"/>
            <w:left w:val="none" w:sz="0" w:space="0" w:color="auto"/>
            <w:bottom w:val="none" w:sz="0" w:space="0" w:color="auto"/>
            <w:right w:val="none" w:sz="0" w:space="0" w:color="auto"/>
          </w:divBdr>
        </w:div>
        <w:div w:id="384178958">
          <w:marLeft w:val="0"/>
          <w:marRight w:val="0"/>
          <w:marTop w:val="0"/>
          <w:marBottom w:val="0"/>
          <w:divBdr>
            <w:top w:val="none" w:sz="0" w:space="0" w:color="auto"/>
            <w:left w:val="none" w:sz="0" w:space="0" w:color="auto"/>
            <w:bottom w:val="none" w:sz="0" w:space="0" w:color="auto"/>
            <w:right w:val="none" w:sz="0" w:space="0" w:color="auto"/>
          </w:divBdr>
        </w:div>
        <w:div w:id="2097895684">
          <w:marLeft w:val="0"/>
          <w:marRight w:val="0"/>
          <w:marTop w:val="0"/>
          <w:marBottom w:val="0"/>
          <w:divBdr>
            <w:top w:val="none" w:sz="0" w:space="0" w:color="auto"/>
            <w:left w:val="none" w:sz="0" w:space="0" w:color="auto"/>
            <w:bottom w:val="none" w:sz="0" w:space="0" w:color="auto"/>
            <w:right w:val="none" w:sz="0" w:space="0" w:color="auto"/>
          </w:divBdr>
        </w:div>
        <w:div w:id="514922334">
          <w:marLeft w:val="0"/>
          <w:marRight w:val="0"/>
          <w:marTop w:val="0"/>
          <w:marBottom w:val="0"/>
          <w:divBdr>
            <w:top w:val="none" w:sz="0" w:space="0" w:color="auto"/>
            <w:left w:val="none" w:sz="0" w:space="0" w:color="auto"/>
            <w:bottom w:val="none" w:sz="0" w:space="0" w:color="auto"/>
            <w:right w:val="none" w:sz="0" w:space="0" w:color="auto"/>
          </w:divBdr>
        </w:div>
        <w:div w:id="264965325">
          <w:marLeft w:val="0"/>
          <w:marRight w:val="0"/>
          <w:marTop w:val="0"/>
          <w:marBottom w:val="0"/>
          <w:divBdr>
            <w:top w:val="none" w:sz="0" w:space="0" w:color="auto"/>
            <w:left w:val="none" w:sz="0" w:space="0" w:color="auto"/>
            <w:bottom w:val="none" w:sz="0" w:space="0" w:color="auto"/>
            <w:right w:val="none" w:sz="0" w:space="0" w:color="auto"/>
          </w:divBdr>
        </w:div>
        <w:div w:id="534851989">
          <w:marLeft w:val="0"/>
          <w:marRight w:val="0"/>
          <w:marTop w:val="0"/>
          <w:marBottom w:val="0"/>
          <w:divBdr>
            <w:top w:val="none" w:sz="0" w:space="0" w:color="auto"/>
            <w:left w:val="none" w:sz="0" w:space="0" w:color="auto"/>
            <w:bottom w:val="none" w:sz="0" w:space="0" w:color="auto"/>
            <w:right w:val="none" w:sz="0" w:space="0" w:color="auto"/>
          </w:divBdr>
        </w:div>
        <w:div w:id="670915991">
          <w:marLeft w:val="0"/>
          <w:marRight w:val="0"/>
          <w:marTop w:val="0"/>
          <w:marBottom w:val="0"/>
          <w:divBdr>
            <w:top w:val="none" w:sz="0" w:space="0" w:color="auto"/>
            <w:left w:val="none" w:sz="0" w:space="0" w:color="auto"/>
            <w:bottom w:val="none" w:sz="0" w:space="0" w:color="auto"/>
            <w:right w:val="none" w:sz="0" w:space="0" w:color="auto"/>
          </w:divBdr>
        </w:div>
        <w:div w:id="391075991">
          <w:marLeft w:val="0"/>
          <w:marRight w:val="0"/>
          <w:marTop w:val="0"/>
          <w:marBottom w:val="0"/>
          <w:divBdr>
            <w:top w:val="none" w:sz="0" w:space="0" w:color="auto"/>
            <w:left w:val="none" w:sz="0" w:space="0" w:color="auto"/>
            <w:bottom w:val="none" w:sz="0" w:space="0" w:color="auto"/>
            <w:right w:val="none" w:sz="0" w:space="0" w:color="auto"/>
          </w:divBdr>
        </w:div>
        <w:div w:id="816919428">
          <w:marLeft w:val="0"/>
          <w:marRight w:val="0"/>
          <w:marTop w:val="0"/>
          <w:marBottom w:val="0"/>
          <w:divBdr>
            <w:top w:val="none" w:sz="0" w:space="0" w:color="auto"/>
            <w:left w:val="none" w:sz="0" w:space="0" w:color="auto"/>
            <w:bottom w:val="none" w:sz="0" w:space="0" w:color="auto"/>
            <w:right w:val="none" w:sz="0" w:space="0" w:color="auto"/>
          </w:divBdr>
        </w:div>
        <w:div w:id="1984239685">
          <w:marLeft w:val="0"/>
          <w:marRight w:val="0"/>
          <w:marTop w:val="0"/>
          <w:marBottom w:val="0"/>
          <w:divBdr>
            <w:top w:val="none" w:sz="0" w:space="0" w:color="auto"/>
            <w:left w:val="none" w:sz="0" w:space="0" w:color="auto"/>
            <w:bottom w:val="none" w:sz="0" w:space="0" w:color="auto"/>
            <w:right w:val="none" w:sz="0" w:space="0" w:color="auto"/>
          </w:divBdr>
        </w:div>
        <w:div w:id="218438422">
          <w:marLeft w:val="0"/>
          <w:marRight w:val="0"/>
          <w:marTop w:val="0"/>
          <w:marBottom w:val="0"/>
          <w:divBdr>
            <w:top w:val="none" w:sz="0" w:space="0" w:color="auto"/>
            <w:left w:val="none" w:sz="0" w:space="0" w:color="auto"/>
            <w:bottom w:val="none" w:sz="0" w:space="0" w:color="auto"/>
            <w:right w:val="none" w:sz="0" w:space="0" w:color="auto"/>
          </w:divBdr>
        </w:div>
        <w:div w:id="409354205">
          <w:marLeft w:val="0"/>
          <w:marRight w:val="0"/>
          <w:marTop w:val="0"/>
          <w:marBottom w:val="0"/>
          <w:divBdr>
            <w:top w:val="none" w:sz="0" w:space="0" w:color="auto"/>
            <w:left w:val="none" w:sz="0" w:space="0" w:color="auto"/>
            <w:bottom w:val="none" w:sz="0" w:space="0" w:color="auto"/>
            <w:right w:val="none" w:sz="0" w:space="0" w:color="auto"/>
          </w:divBdr>
        </w:div>
        <w:div w:id="689376116">
          <w:marLeft w:val="0"/>
          <w:marRight w:val="0"/>
          <w:marTop w:val="0"/>
          <w:marBottom w:val="0"/>
          <w:divBdr>
            <w:top w:val="none" w:sz="0" w:space="0" w:color="auto"/>
            <w:left w:val="none" w:sz="0" w:space="0" w:color="auto"/>
            <w:bottom w:val="none" w:sz="0" w:space="0" w:color="auto"/>
            <w:right w:val="none" w:sz="0" w:space="0" w:color="auto"/>
          </w:divBdr>
        </w:div>
        <w:div w:id="1833372350">
          <w:marLeft w:val="0"/>
          <w:marRight w:val="0"/>
          <w:marTop w:val="0"/>
          <w:marBottom w:val="0"/>
          <w:divBdr>
            <w:top w:val="none" w:sz="0" w:space="0" w:color="auto"/>
            <w:left w:val="none" w:sz="0" w:space="0" w:color="auto"/>
            <w:bottom w:val="none" w:sz="0" w:space="0" w:color="auto"/>
            <w:right w:val="none" w:sz="0" w:space="0" w:color="auto"/>
          </w:divBdr>
        </w:div>
        <w:div w:id="535894255">
          <w:marLeft w:val="0"/>
          <w:marRight w:val="0"/>
          <w:marTop w:val="0"/>
          <w:marBottom w:val="0"/>
          <w:divBdr>
            <w:top w:val="none" w:sz="0" w:space="0" w:color="auto"/>
            <w:left w:val="none" w:sz="0" w:space="0" w:color="auto"/>
            <w:bottom w:val="none" w:sz="0" w:space="0" w:color="auto"/>
            <w:right w:val="none" w:sz="0" w:space="0" w:color="auto"/>
          </w:divBdr>
        </w:div>
        <w:div w:id="461970576">
          <w:marLeft w:val="0"/>
          <w:marRight w:val="0"/>
          <w:marTop w:val="0"/>
          <w:marBottom w:val="0"/>
          <w:divBdr>
            <w:top w:val="none" w:sz="0" w:space="0" w:color="auto"/>
            <w:left w:val="none" w:sz="0" w:space="0" w:color="auto"/>
            <w:bottom w:val="none" w:sz="0" w:space="0" w:color="auto"/>
            <w:right w:val="none" w:sz="0" w:space="0" w:color="auto"/>
          </w:divBdr>
        </w:div>
        <w:div w:id="1172334631">
          <w:marLeft w:val="0"/>
          <w:marRight w:val="0"/>
          <w:marTop w:val="0"/>
          <w:marBottom w:val="0"/>
          <w:divBdr>
            <w:top w:val="none" w:sz="0" w:space="0" w:color="auto"/>
            <w:left w:val="none" w:sz="0" w:space="0" w:color="auto"/>
            <w:bottom w:val="none" w:sz="0" w:space="0" w:color="auto"/>
            <w:right w:val="none" w:sz="0" w:space="0" w:color="auto"/>
          </w:divBdr>
        </w:div>
        <w:div w:id="923224206">
          <w:marLeft w:val="0"/>
          <w:marRight w:val="0"/>
          <w:marTop w:val="0"/>
          <w:marBottom w:val="0"/>
          <w:divBdr>
            <w:top w:val="none" w:sz="0" w:space="0" w:color="auto"/>
            <w:left w:val="none" w:sz="0" w:space="0" w:color="auto"/>
            <w:bottom w:val="none" w:sz="0" w:space="0" w:color="auto"/>
            <w:right w:val="none" w:sz="0" w:space="0" w:color="auto"/>
          </w:divBdr>
        </w:div>
        <w:div w:id="273639551">
          <w:marLeft w:val="0"/>
          <w:marRight w:val="0"/>
          <w:marTop w:val="0"/>
          <w:marBottom w:val="0"/>
          <w:divBdr>
            <w:top w:val="none" w:sz="0" w:space="0" w:color="auto"/>
            <w:left w:val="none" w:sz="0" w:space="0" w:color="auto"/>
            <w:bottom w:val="none" w:sz="0" w:space="0" w:color="auto"/>
            <w:right w:val="none" w:sz="0" w:space="0" w:color="auto"/>
          </w:divBdr>
        </w:div>
        <w:div w:id="116996541">
          <w:marLeft w:val="0"/>
          <w:marRight w:val="0"/>
          <w:marTop w:val="0"/>
          <w:marBottom w:val="0"/>
          <w:divBdr>
            <w:top w:val="none" w:sz="0" w:space="0" w:color="auto"/>
            <w:left w:val="none" w:sz="0" w:space="0" w:color="auto"/>
            <w:bottom w:val="none" w:sz="0" w:space="0" w:color="auto"/>
            <w:right w:val="none" w:sz="0" w:space="0" w:color="auto"/>
          </w:divBdr>
        </w:div>
        <w:div w:id="523177451">
          <w:marLeft w:val="0"/>
          <w:marRight w:val="0"/>
          <w:marTop w:val="0"/>
          <w:marBottom w:val="0"/>
          <w:divBdr>
            <w:top w:val="none" w:sz="0" w:space="0" w:color="auto"/>
            <w:left w:val="none" w:sz="0" w:space="0" w:color="auto"/>
            <w:bottom w:val="none" w:sz="0" w:space="0" w:color="auto"/>
            <w:right w:val="none" w:sz="0" w:space="0" w:color="auto"/>
          </w:divBdr>
        </w:div>
        <w:div w:id="211771212">
          <w:marLeft w:val="0"/>
          <w:marRight w:val="0"/>
          <w:marTop w:val="0"/>
          <w:marBottom w:val="0"/>
          <w:divBdr>
            <w:top w:val="none" w:sz="0" w:space="0" w:color="auto"/>
            <w:left w:val="none" w:sz="0" w:space="0" w:color="auto"/>
            <w:bottom w:val="none" w:sz="0" w:space="0" w:color="auto"/>
            <w:right w:val="none" w:sz="0" w:space="0" w:color="auto"/>
          </w:divBdr>
        </w:div>
        <w:div w:id="66922004">
          <w:marLeft w:val="0"/>
          <w:marRight w:val="0"/>
          <w:marTop w:val="0"/>
          <w:marBottom w:val="0"/>
          <w:divBdr>
            <w:top w:val="none" w:sz="0" w:space="0" w:color="auto"/>
            <w:left w:val="none" w:sz="0" w:space="0" w:color="auto"/>
            <w:bottom w:val="none" w:sz="0" w:space="0" w:color="auto"/>
            <w:right w:val="none" w:sz="0" w:space="0" w:color="auto"/>
          </w:divBdr>
        </w:div>
        <w:div w:id="1405488635">
          <w:marLeft w:val="0"/>
          <w:marRight w:val="0"/>
          <w:marTop w:val="0"/>
          <w:marBottom w:val="0"/>
          <w:divBdr>
            <w:top w:val="none" w:sz="0" w:space="0" w:color="auto"/>
            <w:left w:val="none" w:sz="0" w:space="0" w:color="auto"/>
            <w:bottom w:val="none" w:sz="0" w:space="0" w:color="auto"/>
            <w:right w:val="none" w:sz="0" w:space="0" w:color="auto"/>
          </w:divBdr>
        </w:div>
        <w:div w:id="1856268234">
          <w:marLeft w:val="0"/>
          <w:marRight w:val="0"/>
          <w:marTop w:val="0"/>
          <w:marBottom w:val="0"/>
          <w:divBdr>
            <w:top w:val="none" w:sz="0" w:space="0" w:color="auto"/>
            <w:left w:val="none" w:sz="0" w:space="0" w:color="auto"/>
            <w:bottom w:val="none" w:sz="0" w:space="0" w:color="auto"/>
            <w:right w:val="none" w:sz="0" w:space="0" w:color="auto"/>
          </w:divBdr>
        </w:div>
        <w:div w:id="1363439599">
          <w:marLeft w:val="0"/>
          <w:marRight w:val="0"/>
          <w:marTop w:val="0"/>
          <w:marBottom w:val="0"/>
          <w:divBdr>
            <w:top w:val="none" w:sz="0" w:space="0" w:color="auto"/>
            <w:left w:val="none" w:sz="0" w:space="0" w:color="auto"/>
            <w:bottom w:val="none" w:sz="0" w:space="0" w:color="auto"/>
            <w:right w:val="none" w:sz="0" w:space="0" w:color="auto"/>
          </w:divBdr>
        </w:div>
        <w:div w:id="1195927505">
          <w:marLeft w:val="0"/>
          <w:marRight w:val="0"/>
          <w:marTop w:val="0"/>
          <w:marBottom w:val="0"/>
          <w:divBdr>
            <w:top w:val="none" w:sz="0" w:space="0" w:color="auto"/>
            <w:left w:val="none" w:sz="0" w:space="0" w:color="auto"/>
            <w:bottom w:val="none" w:sz="0" w:space="0" w:color="auto"/>
            <w:right w:val="none" w:sz="0" w:space="0" w:color="auto"/>
          </w:divBdr>
        </w:div>
        <w:div w:id="1810130430">
          <w:marLeft w:val="0"/>
          <w:marRight w:val="0"/>
          <w:marTop w:val="0"/>
          <w:marBottom w:val="0"/>
          <w:divBdr>
            <w:top w:val="none" w:sz="0" w:space="0" w:color="auto"/>
            <w:left w:val="none" w:sz="0" w:space="0" w:color="auto"/>
            <w:bottom w:val="none" w:sz="0" w:space="0" w:color="auto"/>
            <w:right w:val="none" w:sz="0" w:space="0" w:color="auto"/>
          </w:divBdr>
        </w:div>
        <w:div w:id="1828355518">
          <w:marLeft w:val="0"/>
          <w:marRight w:val="0"/>
          <w:marTop w:val="0"/>
          <w:marBottom w:val="0"/>
          <w:divBdr>
            <w:top w:val="none" w:sz="0" w:space="0" w:color="auto"/>
            <w:left w:val="none" w:sz="0" w:space="0" w:color="auto"/>
            <w:bottom w:val="none" w:sz="0" w:space="0" w:color="auto"/>
            <w:right w:val="none" w:sz="0" w:space="0" w:color="auto"/>
          </w:divBdr>
        </w:div>
        <w:div w:id="2124765230">
          <w:marLeft w:val="0"/>
          <w:marRight w:val="0"/>
          <w:marTop w:val="0"/>
          <w:marBottom w:val="0"/>
          <w:divBdr>
            <w:top w:val="none" w:sz="0" w:space="0" w:color="auto"/>
            <w:left w:val="none" w:sz="0" w:space="0" w:color="auto"/>
            <w:bottom w:val="none" w:sz="0" w:space="0" w:color="auto"/>
            <w:right w:val="none" w:sz="0" w:space="0" w:color="auto"/>
          </w:divBdr>
        </w:div>
        <w:div w:id="2015760191">
          <w:marLeft w:val="0"/>
          <w:marRight w:val="0"/>
          <w:marTop w:val="0"/>
          <w:marBottom w:val="0"/>
          <w:divBdr>
            <w:top w:val="none" w:sz="0" w:space="0" w:color="auto"/>
            <w:left w:val="none" w:sz="0" w:space="0" w:color="auto"/>
            <w:bottom w:val="none" w:sz="0" w:space="0" w:color="auto"/>
            <w:right w:val="none" w:sz="0" w:space="0" w:color="auto"/>
          </w:divBdr>
        </w:div>
        <w:div w:id="2021614229">
          <w:marLeft w:val="0"/>
          <w:marRight w:val="0"/>
          <w:marTop w:val="0"/>
          <w:marBottom w:val="0"/>
          <w:divBdr>
            <w:top w:val="none" w:sz="0" w:space="0" w:color="auto"/>
            <w:left w:val="none" w:sz="0" w:space="0" w:color="auto"/>
            <w:bottom w:val="none" w:sz="0" w:space="0" w:color="auto"/>
            <w:right w:val="none" w:sz="0" w:space="0" w:color="auto"/>
          </w:divBdr>
        </w:div>
        <w:div w:id="480082986">
          <w:marLeft w:val="0"/>
          <w:marRight w:val="0"/>
          <w:marTop w:val="0"/>
          <w:marBottom w:val="0"/>
          <w:divBdr>
            <w:top w:val="none" w:sz="0" w:space="0" w:color="auto"/>
            <w:left w:val="none" w:sz="0" w:space="0" w:color="auto"/>
            <w:bottom w:val="none" w:sz="0" w:space="0" w:color="auto"/>
            <w:right w:val="none" w:sz="0" w:space="0" w:color="auto"/>
          </w:divBdr>
        </w:div>
        <w:div w:id="229191126">
          <w:marLeft w:val="0"/>
          <w:marRight w:val="0"/>
          <w:marTop w:val="0"/>
          <w:marBottom w:val="0"/>
          <w:divBdr>
            <w:top w:val="none" w:sz="0" w:space="0" w:color="auto"/>
            <w:left w:val="none" w:sz="0" w:space="0" w:color="auto"/>
            <w:bottom w:val="none" w:sz="0" w:space="0" w:color="auto"/>
            <w:right w:val="none" w:sz="0" w:space="0" w:color="auto"/>
          </w:divBdr>
        </w:div>
        <w:div w:id="2023511550">
          <w:marLeft w:val="0"/>
          <w:marRight w:val="0"/>
          <w:marTop w:val="0"/>
          <w:marBottom w:val="0"/>
          <w:divBdr>
            <w:top w:val="none" w:sz="0" w:space="0" w:color="auto"/>
            <w:left w:val="none" w:sz="0" w:space="0" w:color="auto"/>
            <w:bottom w:val="none" w:sz="0" w:space="0" w:color="auto"/>
            <w:right w:val="none" w:sz="0" w:space="0" w:color="auto"/>
          </w:divBdr>
        </w:div>
        <w:div w:id="39790253">
          <w:marLeft w:val="0"/>
          <w:marRight w:val="0"/>
          <w:marTop w:val="0"/>
          <w:marBottom w:val="0"/>
          <w:divBdr>
            <w:top w:val="none" w:sz="0" w:space="0" w:color="auto"/>
            <w:left w:val="none" w:sz="0" w:space="0" w:color="auto"/>
            <w:bottom w:val="none" w:sz="0" w:space="0" w:color="auto"/>
            <w:right w:val="none" w:sz="0" w:space="0" w:color="auto"/>
          </w:divBdr>
        </w:div>
        <w:div w:id="1440485418">
          <w:marLeft w:val="0"/>
          <w:marRight w:val="0"/>
          <w:marTop w:val="0"/>
          <w:marBottom w:val="0"/>
          <w:divBdr>
            <w:top w:val="none" w:sz="0" w:space="0" w:color="auto"/>
            <w:left w:val="none" w:sz="0" w:space="0" w:color="auto"/>
            <w:bottom w:val="none" w:sz="0" w:space="0" w:color="auto"/>
            <w:right w:val="none" w:sz="0" w:space="0" w:color="auto"/>
          </w:divBdr>
        </w:div>
        <w:div w:id="875311595">
          <w:marLeft w:val="0"/>
          <w:marRight w:val="0"/>
          <w:marTop w:val="0"/>
          <w:marBottom w:val="0"/>
          <w:divBdr>
            <w:top w:val="none" w:sz="0" w:space="0" w:color="auto"/>
            <w:left w:val="none" w:sz="0" w:space="0" w:color="auto"/>
            <w:bottom w:val="none" w:sz="0" w:space="0" w:color="auto"/>
            <w:right w:val="none" w:sz="0" w:space="0" w:color="auto"/>
          </w:divBdr>
        </w:div>
        <w:div w:id="300572572">
          <w:marLeft w:val="0"/>
          <w:marRight w:val="0"/>
          <w:marTop w:val="0"/>
          <w:marBottom w:val="0"/>
          <w:divBdr>
            <w:top w:val="none" w:sz="0" w:space="0" w:color="auto"/>
            <w:left w:val="none" w:sz="0" w:space="0" w:color="auto"/>
            <w:bottom w:val="none" w:sz="0" w:space="0" w:color="auto"/>
            <w:right w:val="none" w:sz="0" w:space="0" w:color="auto"/>
          </w:divBdr>
        </w:div>
        <w:div w:id="419301187">
          <w:marLeft w:val="0"/>
          <w:marRight w:val="0"/>
          <w:marTop w:val="0"/>
          <w:marBottom w:val="0"/>
          <w:divBdr>
            <w:top w:val="none" w:sz="0" w:space="0" w:color="auto"/>
            <w:left w:val="none" w:sz="0" w:space="0" w:color="auto"/>
            <w:bottom w:val="none" w:sz="0" w:space="0" w:color="auto"/>
            <w:right w:val="none" w:sz="0" w:space="0" w:color="auto"/>
          </w:divBdr>
        </w:div>
        <w:div w:id="363018491">
          <w:marLeft w:val="0"/>
          <w:marRight w:val="0"/>
          <w:marTop w:val="0"/>
          <w:marBottom w:val="0"/>
          <w:divBdr>
            <w:top w:val="none" w:sz="0" w:space="0" w:color="auto"/>
            <w:left w:val="none" w:sz="0" w:space="0" w:color="auto"/>
            <w:bottom w:val="none" w:sz="0" w:space="0" w:color="auto"/>
            <w:right w:val="none" w:sz="0" w:space="0" w:color="auto"/>
          </w:divBdr>
        </w:div>
        <w:div w:id="29645440">
          <w:marLeft w:val="0"/>
          <w:marRight w:val="0"/>
          <w:marTop w:val="0"/>
          <w:marBottom w:val="0"/>
          <w:divBdr>
            <w:top w:val="none" w:sz="0" w:space="0" w:color="auto"/>
            <w:left w:val="none" w:sz="0" w:space="0" w:color="auto"/>
            <w:bottom w:val="none" w:sz="0" w:space="0" w:color="auto"/>
            <w:right w:val="none" w:sz="0" w:space="0" w:color="auto"/>
          </w:divBdr>
        </w:div>
        <w:div w:id="361976425">
          <w:marLeft w:val="0"/>
          <w:marRight w:val="0"/>
          <w:marTop w:val="0"/>
          <w:marBottom w:val="0"/>
          <w:divBdr>
            <w:top w:val="none" w:sz="0" w:space="0" w:color="auto"/>
            <w:left w:val="none" w:sz="0" w:space="0" w:color="auto"/>
            <w:bottom w:val="none" w:sz="0" w:space="0" w:color="auto"/>
            <w:right w:val="none" w:sz="0" w:space="0" w:color="auto"/>
          </w:divBdr>
        </w:div>
        <w:div w:id="765421603">
          <w:marLeft w:val="0"/>
          <w:marRight w:val="0"/>
          <w:marTop w:val="0"/>
          <w:marBottom w:val="0"/>
          <w:divBdr>
            <w:top w:val="none" w:sz="0" w:space="0" w:color="auto"/>
            <w:left w:val="none" w:sz="0" w:space="0" w:color="auto"/>
            <w:bottom w:val="none" w:sz="0" w:space="0" w:color="auto"/>
            <w:right w:val="none" w:sz="0" w:space="0" w:color="auto"/>
          </w:divBdr>
        </w:div>
        <w:div w:id="899511715">
          <w:marLeft w:val="0"/>
          <w:marRight w:val="0"/>
          <w:marTop w:val="0"/>
          <w:marBottom w:val="0"/>
          <w:divBdr>
            <w:top w:val="none" w:sz="0" w:space="0" w:color="auto"/>
            <w:left w:val="none" w:sz="0" w:space="0" w:color="auto"/>
            <w:bottom w:val="none" w:sz="0" w:space="0" w:color="auto"/>
            <w:right w:val="none" w:sz="0" w:space="0" w:color="auto"/>
          </w:divBdr>
        </w:div>
        <w:div w:id="474614090">
          <w:marLeft w:val="0"/>
          <w:marRight w:val="0"/>
          <w:marTop w:val="0"/>
          <w:marBottom w:val="0"/>
          <w:divBdr>
            <w:top w:val="none" w:sz="0" w:space="0" w:color="auto"/>
            <w:left w:val="none" w:sz="0" w:space="0" w:color="auto"/>
            <w:bottom w:val="none" w:sz="0" w:space="0" w:color="auto"/>
            <w:right w:val="none" w:sz="0" w:space="0" w:color="auto"/>
          </w:divBdr>
        </w:div>
        <w:div w:id="1554737470">
          <w:marLeft w:val="0"/>
          <w:marRight w:val="0"/>
          <w:marTop w:val="0"/>
          <w:marBottom w:val="0"/>
          <w:divBdr>
            <w:top w:val="none" w:sz="0" w:space="0" w:color="auto"/>
            <w:left w:val="none" w:sz="0" w:space="0" w:color="auto"/>
            <w:bottom w:val="none" w:sz="0" w:space="0" w:color="auto"/>
            <w:right w:val="none" w:sz="0" w:space="0" w:color="auto"/>
          </w:divBdr>
        </w:div>
        <w:div w:id="568537788">
          <w:marLeft w:val="0"/>
          <w:marRight w:val="0"/>
          <w:marTop w:val="0"/>
          <w:marBottom w:val="0"/>
          <w:divBdr>
            <w:top w:val="none" w:sz="0" w:space="0" w:color="auto"/>
            <w:left w:val="none" w:sz="0" w:space="0" w:color="auto"/>
            <w:bottom w:val="none" w:sz="0" w:space="0" w:color="auto"/>
            <w:right w:val="none" w:sz="0" w:space="0" w:color="auto"/>
          </w:divBdr>
        </w:div>
        <w:div w:id="1900436318">
          <w:marLeft w:val="0"/>
          <w:marRight w:val="0"/>
          <w:marTop w:val="0"/>
          <w:marBottom w:val="0"/>
          <w:divBdr>
            <w:top w:val="none" w:sz="0" w:space="0" w:color="auto"/>
            <w:left w:val="none" w:sz="0" w:space="0" w:color="auto"/>
            <w:bottom w:val="none" w:sz="0" w:space="0" w:color="auto"/>
            <w:right w:val="none" w:sz="0" w:space="0" w:color="auto"/>
          </w:divBdr>
        </w:div>
        <w:div w:id="985278859">
          <w:marLeft w:val="0"/>
          <w:marRight w:val="0"/>
          <w:marTop w:val="0"/>
          <w:marBottom w:val="0"/>
          <w:divBdr>
            <w:top w:val="none" w:sz="0" w:space="0" w:color="auto"/>
            <w:left w:val="none" w:sz="0" w:space="0" w:color="auto"/>
            <w:bottom w:val="none" w:sz="0" w:space="0" w:color="auto"/>
            <w:right w:val="none" w:sz="0" w:space="0" w:color="auto"/>
          </w:divBdr>
        </w:div>
        <w:div w:id="1374043265">
          <w:marLeft w:val="0"/>
          <w:marRight w:val="0"/>
          <w:marTop w:val="0"/>
          <w:marBottom w:val="0"/>
          <w:divBdr>
            <w:top w:val="none" w:sz="0" w:space="0" w:color="auto"/>
            <w:left w:val="none" w:sz="0" w:space="0" w:color="auto"/>
            <w:bottom w:val="none" w:sz="0" w:space="0" w:color="auto"/>
            <w:right w:val="none" w:sz="0" w:space="0" w:color="auto"/>
          </w:divBdr>
        </w:div>
        <w:div w:id="1229026681">
          <w:marLeft w:val="0"/>
          <w:marRight w:val="0"/>
          <w:marTop w:val="0"/>
          <w:marBottom w:val="0"/>
          <w:divBdr>
            <w:top w:val="none" w:sz="0" w:space="0" w:color="auto"/>
            <w:left w:val="none" w:sz="0" w:space="0" w:color="auto"/>
            <w:bottom w:val="none" w:sz="0" w:space="0" w:color="auto"/>
            <w:right w:val="none" w:sz="0" w:space="0" w:color="auto"/>
          </w:divBdr>
        </w:div>
        <w:div w:id="1212571774">
          <w:marLeft w:val="0"/>
          <w:marRight w:val="0"/>
          <w:marTop w:val="0"/>
          <w:marBottom w:val="0"/>
          <w:divBdr>
            <w:top w:val="none" w:sz="0" w:space="0" w:color="auto"/>
            <w:left w:val="none" w:sz="0" w:space="0" w:color="auto"/>
            <w:bottom w:val="none" w:sz="0" w:space="0" w:color="auto"/>
            <w:right w:val="none" w:sz="0" w:space="0" w:color="auto"/>
          </w:divBdr>
        </w:div>
        <w:div w:id="1561941433">
          <w:marLeft w:val="0"/>
          <w:marRight w:val="0"/>
          <w:marTop w:val="0"/>
          <w:marBottom w:val="0"/>
          <w:divBdr>
            <w:top w:val="none" w:sz="0" w:space="0" w:color="auto"/>
            <w:left w:val="none" w:sz="0" w:space="0" w:color="auto"/>
            <w:bottom w:val="none" w:sz="0" w:space="0" w:color="auto"/>
            <w:right w:val="none" w:sz="0" w:space="0" w:color="auto"/>
          </w:divBdr>
        </w:div>
        <w:div w:id="1145849999">
          <w:marLeft w:val="0"/>
          <w:marRight w:val="0"/>
          <w:marTop w:val="0"/>
          <w:marBottom w:val="0"/>
          <w:divBdr>
            <w:top w:val="none" w:sz="0" w:space="0" w:color="auto"/>
            <w:left w:val="none" w:sz="0" w:space="0" w:color="auto"/>
            <w:bottom w:val="none" w:sz="0" w:space="0" w:color="auto"/>
            <w:right w:val="none" w:sz="0" w:space="0" w:color="auto"/>
          </w:divBdr>
        </w:div>
        <w:div w:id="931862074">
          <w:marLeft w:val="0"/>
          <w:marRight w:val="0"/>
          <w:marTop w:val="0"/>
          <w:marBottom w:val="0"/>
          <w:divBdr>
            <w:top w:val="none" w:sz="0" w:space="0" w:color="auto"/>
            <w:left w:val="none" w:sz="0" w:space="0" w:color="auto"/>
            <w:bottom w:val="none" w:sz="0" w:space="0" w:color="auto"/>
            <w:right w:val="none" w:sz="0" w:space="0" w:color="auto"/>
          </w:divBdr>
        </w:div>
        <w:div w:id="1230964094">
          <w:marLeft w:val="0"/>
          <w:marRight w:val="0"/>
          <w:marTop w:val="0"/>
          <w:marBottom w:val="0"/>
          <w:divBdr>
            <w:top w:val="none" w:sz="0" w:space="0" w:color="auto"/>
            <w:left w:val="none" w:sz="0" w:space="0" w:color="auto"/>
            <w:bottom w:val="none" w:sz="0" w:space="0" w:color="auto"/>
            <w:right w:val="none" w:sz="0" w:space="0" w:color="auto"/>
          </w:divBdr>
        </w:div>
        <w:div w:id="847139210">
          <w:marLeft w:val="0"/>
          <w:marRight w:val="0"/>
          <w:marTop w:val="0"/>
          <w:marBottom w:val="0"/>
          <w:divBdr>
            <w:top w:val="none" w:sz="0" w:space="0" w:color="auto"/>
            <w:left w:val="none" w:sz="0" w:space="0" w:color="auto"/>
            <w:bottom w:val="none" w:sz="0" w:space="0" w:color="auto"/>
            <w:right w:val="none" w:sz="0" w:space="0" w:color="auto"/>
          </w:divBdr>
        </w:div>
        <w:div w:id="1137649371">
          <w:marLeft w:val="0"/>
          <w:marRight w:val="0"/>
          <w:marTop w:val="0"/>
          <w:marBottom w:val="0"/>
          <w:divBdr>
            <w:top w:val="none" w:sz="0" w:space="0" w:color="auto"/>
            <w:left w:val="none" w:sz="0" w:space="0" w:color="auto"/>
            <w:bottom w:val="none" w:sz="0" w:space="0" w:color="auto"/>
            <w:right w:val="none" w:sz="0" w:space="0" w:color="auto"/>
          </w:divBdr>
        </w:div>
        <w:div w:id="870265326">
          <w:marLeft w:val="0"/>
          <w:marRight w:val="0"/>
          <w:marTop w:val="0"/>
          <w:marBottom w:val="0"/>
          <w:divBdr>
            <w:top w:val="none" w:sz="0" w:space="0" w:color="auto"/>
            <w:left w:val="none" w:sz="0" w:space="0" w:color="auto"/>
            <w:bottom w:val="none" w:sz="0" w:space="0" w:color="auto"/>
            <w:right w:val="none" w:sz="0" w:space="0" w:color="auto"/>
          </w:divBdr>
        </w:div>
        <w:div w:id="98916736">
          <w:marLeft w:val="0"/>
          <w:marRight w:val="0"/>
          <w:marTop w:val="0"/>
          <w:marBottom w:val="0"/>
          <w:divBdr>
            <w:top w:val="none" w:sz="0" w:space="0" w:color="auto"/>
            <w:left w:val="none" w:sz="0" w:space="0" w:color="auto"/>
            <w:bottom w:val="none" w:sz="0" w:space="0" w:color="auto"/>
            <w:right w:val="none" w:sz="0" w:space="0" w:color="auto"/>
          </w:divBdr>
        </w:div>
        <w:div w:id="790132588">
          <w:marLeft w:val="0"/>
          <w:marRight w:val="0"/>
          <w:marTop w:val="0"/>
          <w:marBottom w:val="0"/>
          <w:divBdr>
            <w:top w:val="none" w:sz="0" w:space="0" w:color="auto"/>
            <w:left w:val="none" w:sz="0" w:space="0" w:color="auto"/>
            <w:bottom w:val="none" w:sz="0" w:space="0" w:color="auto"/>
            <w:right w:val="none" w:sz="0" w:space="0" w:color="auto"/>
          </w:divBdr>
        </w:div>
        <w:div w:id="544760201">
          <w:marLeft w:val="0"/>
          <w:marRight w:val="0"/>
          <w:marTop w:val="0"/>
          <w:marBottom w:val="0"/>
          <w:divBdr>
            <w:top w:val="none" w:sz="0" w:space="0" w:color="auto"/>
            <w:left w:val="none" w:sz="0" w:space="0" w:color="auto"/>
            <w:bottom w:val="none" w:sz="0" w:space="0" w:color="auto"/>
            <w:right w:val="none" w:sz="0" w:space="0" w:color="auto"/>
          </w:divBdr>
        </w:div>
        <w:div w:id="1676614754">
          <w:marLeft w:val="0"/>
          <w:marRight w:val="0"/>
          <w:marTop w:val="0"/>
          <w:marBottom w:val="0"/>
          <w:divBdr>
            <w:top w:val="none" w:sz="0" w:space="0" w:color="auto"/>
            <w:left w:val="none" w:sz="0" w:space="0" w:color="auto"/>
            <w:bottom w:val="none" w:sz="0" w:space="0" w:color="auto"/>
            <w:right w:val="none" w:sz="0" w:space="0" w:color="auto"/>
          </w:divBdr>
        </w:div>
        <w:div w:id="1783067480">
          <w:marLeft w:val="0"/>
          <w:marRight w:val="0"/>
          <w:marTop w:val="0"/>
          <w:marBottom w:val="0"/>
          <w:divBdr>
            <w:top w:val="none" w:sz="0" w:space="0" w:color="auto"/>
            <w:left w:val="none" w:sz="0" w:space="0" w:color="auto"/>
            <w:bottom w:val="none" w:sz="0" w:space="0" w:color="auto"/>
            <w:right w:val="none" w:sz="0" w:space="0" w:color="auto"/>
          </w:divBdr>
        </w:div>
        <w:div w:id="411048610">
          <w:marLeft w:val="0"/>
          <w:marRight w:val="0"/>
          <w:marTop w:val="0"/>
          <w:marBottom w:val="0"/>
          <w:divBdr>
            <w:top w:val="none" w:sz="0" w:space="0" w:color="auto"/>
            <w:left w:val="none" w:sz="0" w:space="0" w:color="auto"/>
            <w:bottom w:val="none" w:sz="0" w:space="0" w:color="auto"/>
            <w:right w:val="none" w:sz="0" w:space="0" w:color="auto"/>
          </w:divBdr>
        </w:div>
        <w:div w:id="1204097950">
          <w:marLeft w:val="0"/>
          <w:marRight w:val="0"/>
          <w:marTop w:val="0"/>
          <w:marBottom w:val="0"/>
          <w:divBdr>
            <w:top w:val="none" w:sz="0" w:space="0" w:color="auto"/>
            <w:left w:val="none" w:sz="0" w:space="0" w:color="auto"/>
            <w:bottom w:val="none" w:sz="0" w:space="0" w:color="auto"/>
            <w:right w:val="none" w:sz="0" w:space="0" w:color="auto"/>
          </w:divBdr>
        </w:div>
        <w:div w:id="718629409">
          <w:marLeft w:val="0"/>
          <w:marRight w:val="0"/>
          <w:marTop w:val="0"/>
          <w:marBottom w:val="0"/>
          <w:divBdr>
            <w:top w:val="none" w:sz="0" w:space="0" w:color="auto"/>
            <w:left w:val="none" w:sz="0" w:space="0" w:color="auto"/>
            <w:bottom w:val="none" w:sz="0" w:space="0" w:color="auto"/>
            <w:right w:val="none" w:sz="0" w:space="0" w:color="auto"/>
          </w:divBdr>
        </w:div>
        <w:div w:id="315494067">
          <w:marLeft w:val="0"/>
          <w:marRight w:val="0"/>
          <w:marTop w:val="0"/>
          <w:marBottom w:val="0"/>
          <w:divBdr>
            <w:top w:val="none" w:sz="0" w:space="0" w:color="auto"/>
            <w:left w:val="none" w:sz="0" w:space="0" w:color="auto"/>
            <w:bottom w:val="none" w:sz="0" w:space="0" w:color="auto"/>
            <w:right w:val="none" w:sz="0" w:space="0" w:color="auto"/>
          </w:divBdr>
        </w:div>
        <w:div w:id="2146242217">
          <w:marLeft w:val="0"/>
          <w:marRight w:val="0"/>
          <w:marTop w:val="0"/>
          <w:marBottom w:val="0"/>
          <w:divBdr>
            <w:top w:val="none" w:sz="0" w:space="0" w:color="auto"/>
            <w:left w:val="none" w:sz="0" w:space="0" w:color="auto"/>
            <w:bottom w:val="none" w:sz="0" w:space="0" w:color="auto"/>
            <w:right w:val="none" w:sz="0" w:space="0" w:color="auto"/>
          </w:divBdr>
        </w:div>
        <w:div w:id="1757747718">
          <w:marLeft w:val="0"/>
          <w:marRight w:val="0"/>
          <w:marTop w:val="0"/>
          <w:marBottom w:val="0"/>
          <w:divBdr>
            <w:top w:val="none" w:sz="0" w:space="0" w:color="auto"/>
            <w:left w:val="none" w:sz="0" w:space="0" w:color="auto"/>
            <w:bottom w:val="none" w:sz="0" w:space="0" w:color="auto"/>
            <w:right w:val="none" w:sz="0" w:space="0" w:color="auto"/>
          </w:divBdr>
        </w:div>
        <w:div w:id="1976181746">
          <w:marLeft w:val="0"/>
          <w:marRight w:val="0"/>
          <w:marTop w:val="0"/>
          <w:marBottom w:val="0"/>
          <w:divBdr>
            <w:top w:val="none" w:sz="0" w:space="0" w:color="auto"/>
            <w:left w:val="none" w:sz="0" w:space="0" w:color="auto"/>
            <w:bottom w:val="none" w:sz="0" w:space="0" w:color="auto"/>
            <w:right w:val="none" w:sz="0" w:space="0" w:color="auto"/>
          </w:divBdr>
        </w:div>
        <w:div w:id="267782052">
          <w:marLeft w:val="0"/>
          <w:marRight w:val="0"/>
          <w:marTop w:val="0"/>
          <w:marBottom w:val="0"/>
          <w:divBdr>
            <w:top w:val="none" w:sz="0" w:space="0" w:color="auto"/>
            <w:left w:val="none" w:sz="0" w:space="0" w:color="auto"/>
            <w:bottom w:val="none" w:sz="0" w:space="0" w:color="auto"/>
            <w:right w:val="none" w:sz="0" w:space="0" w:color="auto"/>
          </w:divBdr>
        </w:div>
        <w:div w:id="772437212">
          <w:marLeft w:val="0"/>
          <w:marRight w:val="0"/>
          <w:marTop w:val="0"/>
          <w:marBottom w:val="0"/>
          <w:divBdr>
            <w:top w:val="none" w:sz="0" w:space="0" w:color="auto"/>
            <w:left w:val="none" w:sz="0" w:space="0" w:color="auto"/>
            <w:bottom w:val="none" w:sz="0" w:space="0" w:color="auto"/>
            <w:right w:val="none" w:sz="0" w:space="0" w:color="auto"/>
          </w:divBdr>
        </w:div>
        <w:div w:id="1091774365">
          <w:marLeft w:val="0"/>
          <w:marRight w:val="0"/>
          <w:marTop w:val="0"/>
          <w:marBottom w:val="0"/>
          <w:divBdr>
            <w:top w:val="none" w:sz="0" w:space="0" w:color="auto"/>
            <w:left w:val="none" w:sz="0" w:space="0" w:color="auto"/>
            <w:bottom w:val="none" w:sz="0" w:space="0" w:color="auto"/>
            <w:right w:val="none" w:sz="0" w:space="0" w:color="auto"/>
          </w:divBdr>
        </w:div>
        <w:div w:id="1402485747">
          <w:marLeft w:val="0"/>
          <w:marRight w:val="0"/>
          <w:marTop w:val="0"/>
          <w:marBottom w:val="0"/>
          <w:divBdr>
            <w:top w:val="none" w:sz="0" w:space="0" w:color="auto"/>
            <w:left w:val="none" w:sz="0" w:space="0" w:color="auto"/>
            <w:bottom w:val="none" w:sz="0" w:space="0" w:color="auto"/>
            <w:right w:val="none" w:sz="0" w:space="0" w:color="auto"/>
          </w:divBdr>
        </w:div>
        <w:div w:id="1919099749">
          <w:marLeft w:val="0"/>
          <w:marRight w:val="0"/>
          <w:marTop w:val="0"/>
          <w:marBottom w:val="0"/>
          <w:divBdr>
            <w:top w:val="none" w:sz="0" w:space="0" w:color="auto"/>
            <w:left w:val="none" w:sz="0" w:space="0" w:color="auto"/>
            <w:bottom w:val="none" w:sz="0" w:space="0" w:color="auto"/>
            <w:right w:val="none" w:sz="0" w:space="0" w:color="auto"/>
          </w:divBdr>
        </w:div>
        <w:div w:id="1991444438">
          <w:marLeft w:val="0"/>
          <w:marRight w:val="0"/>
          <w:marTop w:val="0"/>
          <w:marBottom w:val="0"/>
          <w:divBdr>
            <w:top w:val="none" w:sz="0" w:space="0" w:color="auto"/>
            <w:left w:val="none" w:sz="0" w:space="0" w:color="auto"/>
            <w:bottom w:val="none" w:sz="0" w:space="0" w:color="auto"/>
            <w:right w:val="none" w:sz="0" w:space="0" w:color="auto"/>
          </w:divBdr>
        </w:div>
        <w:div w:id="743379788">
          <w:marLeft w:val="0"/>
          <w:marRight w:val="0"/>
          <w:marTop w:val="0"/>
          <w:marBottom w:val="0"/>
          <w:divBdr>
            <w:top w:val="none" w:sz="0" w:space="0" w:color="auto"/>
            <w:left w:val="none" w:sz="0" w:space="0" w:color="auto"/>
            <w:bottom w:val="none" w:sz="0" w:space="0" w:color="auto"/>
            <w:right w:val="none" w:sz="0" w:space="0" w:color="auto"/>
          </w:divBdr>
        </w:div>
        <w:div w:id="1287156690">
          <w:marLeft w:val="0"/>
          <w:marRight w:val="0"/>
          <w:marTop w:val="0"/>
          <w:marBottom w:val="0"/>
          <w:divBdr>
            <w:top w:val="none" w:sz="0" w:space="0" w:color="auto"/>
            <w:left w:val="none" w:sz="0" w:space="0" w:color="auto"/>
            <w:bottom w:val="none" w:sz="0" w:space="0" w:color="auto"/>
            <w:right w:val="none" w:sz="0" w:space="0" w:color="auto"/>
          </w:divBdr>
        </w:div>
        <w:div w:id="1487742088">
          <w:marLeft w:val="0"/>
          <w:marRight w:val="0"/>
          <w:marTop w:val="0"/>
          <w:marBottom w:val="0"/>
          <w:divBdr>
            <w:top w:val="none" w:sz="0" w:space="0" w:color="auto"/>
            <w:left w:val="none" w:sz="0" w:space="0" w:color="auto"/>
            <w:bottom w:val="none" w:sz="0" w:space="0" w:color="auto"/>
            <w:right w:val="none" w:sz="0" w:space="0" w:color="auto"/>
          </w:divBdr>
        </w:div>
        <w:div w:id="108165252">
          <w:marLeft w:val="0"/>
          <w:marRight w:val="0"/>
          <w:marTop w:val="0"/>
          <w:marBottom w:val="0"/>
          <w:divBdr>
            <w:top w:val="none" w:sz="0" w:space="0" w:color="auto"/>
            <w:left w:val="none" w:sz="0" w:space="0" w:color="auto"/>
            <w:bottom w:val="none" w:sz="0" w:space="0" w:color="auto"/>
            <w:right w:val="none" w:sz="0" w:space="0" w:color="auto"/>
          </w:divBdr>
        </w:div>
        <w:div w:id="425729978">
          <w:marLeft w:val="0"/>
          <w:marRight w:val="0"/>
          <w:marTop w:val="0"/>
          <w:marBottom w:val="0"/>
          <w:divBdr>
            <w:top w:val="none" w:sz="0" w:space="0" w:color="auto"/>
            <w:left w:val="none" w:sz="0" w:space="0" w:color="auto"/>
            <w:bottom w:val="none" w:sz="0" w:space="0" w:color="auto"/>
            <w:right w:val="none" w:sz="0" w:space="0" w:color="auto"/>
          </w:divBdr>
        </w:div>
        <w:div w:id="904031966">
          <w:marLeft w:val="0"/>
          <w:marRight w:val="0"/>
          <w:marTop w:val="0"/>
          <w:marBottom w:val="0"/>
          <w:divBdr>
            <w:top w:val="none" w:sz="0" w:space="0" w:color="auto"/>
            <w:left w:val="none" w:sz="0" w:space="0" w:color="auto"/>
            <w:bottom w:val="none" w:sz="0" w:space="0" w:color="auto"/>
            <w:right w:val="none" w:sz="0" w:space="0" w:color="auto"/>
          </w:divBdr>
        </w:div>
        <w:div w:id="1799956317">
          <w:marLeft w:val="0"/>
          <w:marRight w:val="0"/>
          <w:marTop w:val="0"/>
          <w:marBottom w:val="0"/>
          <w:divBdr>
            <w:top w:val="none" w:sz="0" w:space="0" w:color="auto"/>
            <w:left w:val="none" w:sz="0" w:space="0" w:color="auto"/>
            <w:bottom w:val="none" w:sz="0" w:space="0" w:color="auto"/>
            <w:right w:val="none" w:sz="0" w:space="0" w:color="auto"/>
          </w:divBdr>
        </w:div>
        <w:div w:id="840511219">
          <w:marLeft w:val="0"/>
          <w:marRight w:val="0"/>
          <w:marTop w:val="0"/>
          <w:marBottom w:val="0"/>
          <w:divBdr>
            <w:top w:val="none" w:sz="0" w:space="0" w:color="auto"/>
            <w:left w:val="none" w:sz="0" w:space="0" w:color="auto"/>
            <w:bottom w:val="none" w:sz="0" w:space="0" w:color="auto"/>
            <w:right w:val="none" w:sz="0" w:space="0" w:color="auto"/>
          </w:divBdr>
        </w:div>
        <w:div w:id="972177579">
          <w:marLeft w:val="0"/>
          <w:marRight w:val="0"/>
          <w:marTop w:val="0"/>
          <w:marBottom w:val="0"/>
          <w:divBdr>
            <w:top w:val="none" w:sz="0" w:space="0" w:color="auto"/>
            <w:left w:val="none" w:sz="0" w:space="0" w:color="auto"/>
            <w:bottom w:val="none" w:sz="0" w:space="0" w:color="auto"/>
            <w:right w:val="none" w:sz="0" w:space="0" w:color="auto"/>
          </w:divBdr>
        </w:div>
        <w:div w:id="1972440661">
          <w:marLeft w:val="0"/>
          <w:marRight w:val="0"/>
          <w:marTop w:val="0"/>
          <w:marBottom w:val="0"/>
          <w:divBdr>
            <w:top w:val="none" w:sz="0" w:space="0" w:color="auto"/>
            <w:left w:val="none" w:sz="0" w:space="0" w:color="auto"/>
            <w:bottom w:val="none" w:sz="0" w:space="0" w:color="auto"/>
            <w:right w:val="none" w:sz="0" w:space="0" w:color="auto"/>
          </w:divBdr>
        </w:div>
        <w:div w:id="1789228883">
          <w:marLeft w:val="0"/>
          <w:marRight w:val="0"/>
          <w:marTop w:val="0"/>
          <w:marBottom w:val="0"/>
          <w:divBdr>
            <w:top w:val="none" w:sz="0" w:space="0" w:color="auto"/>
            <w:left w:val="none" w:sz="0" w:space="0" w:color="auto"/>
            <w:bottom w:val="none" w:sz="0" w:space="0" w:color="auto"/>
            <w:right w:val="none" w:sz="0" w:space="0" w:color="auto"/>
          </w:divBdr>
        </w:div>
        <w:div w:id="1319502597">
          <w:marLeft w:val="0"/>
          <w:marRight w:val="0"/>
          <w:marTop w:val="0"/>
          <w:marBottom w:val="0"/>
          <w:divBdr>
            <w:top w:val="none" w:sz="0" w:space="0" w:color="auto"/>
            <w:left w:val="none" w:sz="0" w:space="0" w:color="auto"/>
            <w:bottom w:val="none" w:sz="0" w:space="0" w:color="auto"/>
            <w:right w:val="none" w:sz="0" w:space="0" w:color="auto"/>
          </w:divBdr>
        </w:div>
        <w:div w:id="1284112765">
          <w:marLeft w:val="0"/>
          <w:marRight w:val="0"/>
          <w:marTop w:val="0"/>
          <w:marBottom w:val="0"/>
          <w:divBdr>
            <w:top w:val="none" w:sz="0" w:space="0" w:color="auto"/>
            <w:left w:val="none" w:sz="0" w:space="0" w:color="auto"/>
            <w:bottom w:val="none" w:sz="0" w:space="0" w:color="auto"/>
            <w:right w:val="none" w:sz="0" w:space="0" w:color="auto"/>
          </w:divBdr>
        </w:div>
        <w:div w:id="429397537">
          <w:marLeft w:val="0"/>
          <w:marRight w:val="0"/>
          <w:marTop w:val="0"/>
          <w:marBottom w:val="0"/>
          <w:divBdr>
            <w:top w:val="none" w:sz="0" w:space="0" w:color="auto"/>
            <w:left w:val="none" w:sz="0" w:space="0" w:color="auto"/>
            <w:bottom w:val="none" w:sz="0" w:space="0" w:color="auto"/>
            <w:right w:val="none" w:sz="0" w:space="0" w:color="auto"/>
          </w:divBdr>
        </w:div>
        <w:div w:id="2020812954">
          <w:marLeft w:val="0"/>
          <w:marRight w:val="0"/>
          <w:marTop w:val="0"/>
          <w:marBottom w:val="0"/>
          <w:divBdr>
            <w:top w:val="none" w:sz="0" w:space="0" w:color="auto"/>
            <w:left w:val="none" w:sz="0" w:space="0" w:color="auto"/>
            <w:bottom w:val="none" w:sz="0" w:space="0" w:color="auto"/>
            <w:right w:val="none" w:sz="0" w:space="0" w:color="auto"/>
          </w:divBdr>
        </w:div>
        <w:div w:id="818302558">
          <w:marLeft w:val="0"/>
          <w:marRight w:val="0"/>
          <w:marTop w:val="0"/>
          <w:marBottom w:val="0"/>
          <w:divBdr>
            <w:top w:val="none" w:sz="0" w:space="0" w:color="auto"/>
            <w:left w:val="none" w:sz="0" w:space="0" w:color="auto"/>
            <w:bottom w:val="none" w:sz="0" w:space="0" w:color="auto"/>
            <w:right w:val="none" w:sz="0" w:space="0" w:color="auto"/>
          </w:divBdr>
        </w:div>
        <w:div w:id="488332951">
          <w:marLeft w:val="0"/>
          <w:marRight w:val="0"/>
          <w:marTop w:val="0"/>
          <w:marBottom w:val="0"/>
          <w:divBdr>
            <w:top w:val="none" w:sz="0" w:space="0" w:color="auto"/>
            <w:left w:val="none" w:sz="0" w:space="0" w:color="auto"/>
            <w:bottom w:val="none" w:sz="0" w:space="0" w:color="auto"/>
            <w:right w:val="none" w:sz="0" w:space="0" w:color="auto"/>
          </w:divBdr>
        </w:div>
        <w:div w:id="1886217184">
          <w:marLeft w:val="0"/>
          <w:marRight w:val="0"/>
          <w:marTop w:val="0"/>
          <w:marBottom w:val="0"/>
          <w:divBdr>
            <w:top w:val="none" w:sz="0" w:space="0" w:color="auto"/>
            <w:left w:val="none" w:sz="0" w:space="0" w:color="auto"/>
            <w:bottom w:val="none" w:sz="0" w:space="0" w:color="auto"/>
            <w:right w:val="none" w:sz="0" w:space="0" w:color="auto"/>
          </w:divBdr>
        </w:div>
        <w:div w:id="635334000">
          <w:marLeft w:val="0"/>
          <w:marRight w:val="0"/>
          <w:marTop w:val="0"/>
          <w:marBottom w:val="0"/>
          <w:divBdr>
            <w:top w:val="none" w:sz="0" w:space="0" w:color="auto"/>
            <w:left w:val="none" w:sz="0" w:space="0" w:color="auto"/>
            <w:bottom w:val="none" w:sz="0" w:space="0" w:color="auto"/>
            <w:right w:val="none" w:sz="0" w:space="0" w:color="auto"/>
          </w:divBdr>
        </w:div>
        <w:div w:id="2139566408">
          <w:marLeft w:val="0"/>
          <w:marRight w:val="0"/>
          <w:marTop w:val="0"/>
          <w:marBottom w:val="0"/>
          <w:divBdr>
            <w:top w:val="none" w:sz="0" w:space="0" w:color="auto"/>
            <w:left w:val="none" w:sz="0" w:space="0" w:color="auto"/>
            <w:bottom w:val="none" w:sz="0" w:space="0" w:color="auto"/>
            <w:right w:val="none" w:sz="0" w:space="0" w:color="auto"/>
          </w:divBdr>
        </w:div>
        <w:div w:id="825973240">
          <w:marLeft w:val="0"/>
          <w:marRight w:val="0"/>
          <w:marTop w:val="0"/>
          <w:marBottom w:val="0"/>
          <w:divBdr>
            <w:top w:val="none" w:sz="0" w:space="0" w:color="auto"/>
            <w:left w:val="none" w:sz="0" w:space="0" w:color="auto"/>
            <w:bottom w:val="none" w:sz="0" w:space="0" w:color="auto"/>
            <w:right w:val="none" w:sz="0" w:space="0" w:color="auto"/>
          </w:divBdr>
        </w:div>
        <w:div w:id="548110198">
          <w:marLeft w:val="0"/>
          <w:marRight w:val="0"/>
          <w:marTop w:val="0"/>
          <w:marBottom w:val="0"/>
          <w:divBdr>
            <w:top w:val="none" w:sz="0" w:space="0" w:color="auto"/>
            <w:left w:val="none" w:sz="0" w:space="0" w:color="auto"/>
            <w:bottom w:val="none" w:sz="0" w:space="0" w:color="auto"/>
            <w:right w:val="none" w:sz="0" w:space="0" w:color="auto"/>
          </w:divBdr>
        </w:div>
        <w:div w:id="45378468">
          <w:marLeft w:val="0"/>
          <w:marRight w:val="0"/>
          <w:marTop w:val="0"/>
          <w:marBottom w:val="0"/>
          <w:divBdr>
            <w:top w:val="none" w:sz="0" w:space="0" w:color="auto"/>
            <w:left w:val="none" w:sz="0" w:space="0" w:color="auto"/>
            <w:bottom w:val="none" w:sz="0" w:space="0" w:color="auto"/>
            <w:right w:val="none" w:sz="0" w:space="0" w:color="auto"/>
          </w:divBdr>
        </w:div>
        <w:div w:id="340356167">
          <w:marLeft w:val="0"/>
          <w:marRight w:val="0"/>
          <w:marTop w:val="0"/>
          <w:marBottom w:val="0"/>
          <w:divBdr>
            <w:top w:val="none" w:sz="0" w:space="0" w:color="auto"/>
            <w:left w:val="none" w:sz="0" w:space="0" w:color="auto"/>
            <w:bottom w:val="none" w:sz="0" w:space="0" w:color="auto"/>
            <w:right w:val="none" w:sz="0" w:space="0" w:color="auto"/>
          </w:divBdr>
        </w:div>
        <w:div w:id="36050922">
          <w:marLeft w:val="0"/>
          <w:marRight w:val="0"/>
          <w:marTop w:val="0"/>
          <w:marBottom w:val="0"/>
          <w:divBdr>
            <w:top w:val="none" w:sz="0" w:space="0" w:color="auto"/>
            <w:left w:val="none" w:sz="0" w:space="0" w:color="auto"/>
            <w:bottom w:val="none" w:sz="0" w:space="0" w:color="auto"/>
            <w:right w:val="none" w:sz="0" w:space="0" w:color="auto"/>
          </w:divBdr>
        </w:div>
        <w:div w:id="1853836010">
          <w:marLeft w:val="0"/>
          <w:marRight w:val="0"/>
          <w:marTop w:val="0"/>
          <w:marBottom w:val="0"/>
          <w:divBdr>
            <w:top w:val="none" w:sz="0" w:space="0" w:color="auto"/>
            <w:left w:val="none" w:sz="0" w:space="0" w:color="auto"/>
            <w:bottom w:val="none" w:sz="0" w:space="0" w:color="auto"/>
            <w:right w:val="none" w:sz="0" w:space="0" w:color="auto"/>
          </w:divBdr>
        </w:div>
        <w:div w:id="331762960">
          <w:marLeft w:val="0"/>
          <w:marRight w:val="0"/>
          <w:marTop w:val="0"/>
          <w:marBottom w:val="0"/>
          <w:divBdr>
            <w:top w:val="none" w:sz="0" w:space="0" w:color="auto"/>
            <w:left w:val="none" w:sz="0" w:space="0" w:color="auto"/>
            <w:bottom w:val="none" w:sz="0" w:space="0" w:color="auto"/>
            <w:right w:val="none" w:sz="0" w:space="0" w:color="auto"/>
          </w:divBdr>
        </w:div>
        <w:div w:id="272371378">
          <w:marLeft w:val="0"/>
          <w:marRight w:val="0"/>
          <w:marTop w:val="0"/>
          <w:marBottom w:val="0"/>
          <w:divBdr>
            <w:top w:val="none" w:sz="0" w:space="0" w:color="auto"/>
            <w:left w:val="none" w:sz="0" w:space="0" w:color="auto"/>
            <w:bottom w:val="none" w:sz="0" w:space="0" w:color="auto"/>
            <w:right w:val="none" w:sz="0" w:space="0" w:color="auto"/>
          </w:divBdr>
        </w:div>
        <w:div w:id="1176386795">
          <w:marLeft w:val="0"/>
          <w:marRight w:val="0"/>
          <w:marTop w:val="0"/>
          <w:marBottom w:val="0"/>
          <w:divBdr>
            <w:top w:val="none" w:sz="0" w:space="0" w:color="auto"/>
            <w:left w:val="none" w:sz="0" w:space="0" w:color="auto"/>
            <w:bottom w:val="none" w:sz="0" w:space="0" w:color="auto"/>
            <w:right w:val="none" w:sz="0" w:space="0" w:color="auto"/>
          </w:divBdr>
        </w:div>
        <w:div w:id="489446049">
          <w:marLeft w:val="0"/>
          <w:marRight w:val="0"/>
          <w:marTop w:val="0"/>
          <w:marBottom w:val="0"/>
          <w:divBdr>
            <w:top w:val="none" w:sz="0" w:space="0" w:color="auto"/>
            <w:left w:val="none" w:sz="0" w:space="0" w:color="auto"/>
            <w:bottom w:val="none" w:sz="0" w:space="0" w:color="auto"/>
            <w:right w:val="none" w:sz="0" w:space="0" w:color="auto"/>
          </w:divBdr>
        </w:div>
        <w:div w:id="2033917885">
          <w:marLeft w:val="0"/>
          <w:marRight w:val="0"/>
          <w:marTop w:val="0"/>
          <w:marBottom w:val="0"/>
          <w:divBdr>
            <w:top w:val="none" w:sz="0" w:space="0" w:color="auto"/>
            <w:left w:val="none" w:sz="0" w:space="0" w:color="auto"/>
            <w:bottom w:val="none" w:sz="0" w:space="0" w:color="auto"/>
            <w:right w:val="none" w:sz="0" w:space="0" w:color="auto"/>
          </w:divBdr>
        </w:div>
        <w:div w:id="609943939">
          <w:marLeft w:val="0"/>
          <w:marRight w:val="0"/>
          <w:marTop w:val="0"/>
          <w:marBottom w:val="0"/>
          <w:divBdr>
            <w:top w:val="none" w:sz="0" w:space="0" w:color="auto"/>
            <w:left w:val="none" w:sz="0" w:space="0" w:color="auto"/>
            <w:bottom w:val="none" w:sz="0" w:space="0" w:color="auto"/>
            <w:right w:val="none" w:sz="0" w:space="0" w:color="auto"/>
          </w:divBdr>
        </w:div>
        <w:div w:id="303660050">
          <w:marLeft w:val="0"/>
          <w:marRight w:val="0"/>
          <w:marTop w:val="0"/>
          <w:marBottom w:val="0"/>
          <w:divBdr>
            <w:top w:val="none" w:sz="0" w:space="0" w:color="auto"/>
            <w:left w:val="none" w:sz="0" w:space="0" w:color="auto"/>
            <w:bottom w:val="none" w:sz="0" w:space="0" w:color="auto"/>
            <w:right w:val="none" w:sz="0" w:space="0" w:color="auto"/>
          </w:divBdr>
        </w:div>
        <w:div w:id="1620717152">
          <w:marLeft w:val="0"/>
          <w:marRight w:val="0"/>
          <w:marTop w:val="0"/>
          <w:marBottom w:val="0"/>
          <w:divBdr>
            <w:top w:val="none" w:sz="0" w:space="0" w:color="auto"/>
            <w:left w:val="none" w:sz="0" w:space="0" w:color="auto"/>
            <w:bottom w:val="none" w:sz="0" w:space="0" w:color="auto"/>
            <w:right w:val="none" w:sz="0" w:space="0" w:color="auto"/>
          </w:divBdr>
        </w:div>
        <w:div w:id="776213224">
          <w:marLeft w:val="0"/>
          <w:marRight w:val="0"/>
          <w:marTop w:val="0"/>
          <w:marBottom w:val="0"/>
          <w:divBdr>
            <w:top w:val="none" w:sz="0" w:space="0" w:color="auto"/>
            <w:left w:val="none" w:sz="0" w:space="0" w:color="auto"/>
            <w:bottom w:val="none" w:sz="0" w:space="0" w:color="auto"/>
            <w:right w:val="none" w:sz="0" w:space="0" w:color="auto"/>
          </w:divBdr>
        </w:div>
        <w:div w:id="1724252269">
          <w:marLeft w:val="0"/>
          <w:marRight w:val="0"/>
          <w:marTop w:val="0"/>
          <w:marBottom w:val="0"/>
          <w:divBdr>
            <w:top w:val="none" w:sz="0" w:space="0" w:color="auto"/>
            <w:left w:val="none" w:sz="0" w:space="0" w:color="auto"/>
            <w:bottom w:val="none" w:sz="0" w:space="0" w:color="auto"/>
            <w:right w:val="none" w:sz="0" w:space="0" w:color="auto"/>
          </w:divBdr>
        </w:div>
        <w:div w:id="1285111822">
          <w:marLeft w:val="0"/>
          <w:marRight w:val="0"/>
          <w:marTop w:val="0"/>
          <w:marBottom w:val="0"/>
          <w:divBdr>
            <w:top w:val="none" w:sz="0" w:space="0" w:color="auto"/>
            <w:left w:val="none" w:sz="0" w:space="0" w:color="auto"/>
            <w:bottom w:val="none" w:sz="0" w:space="0" w:color="auto"/>
            <w:right w:val="none" w:sz="0" w:space="0" w:color="auto"/>
          </w:divBdr>
        </w:div>
        <w:div w:id="2086684000">
          <w:marLeft w:val="0"/>
          <w:marRight w:val="0"/>
          <w:marTop w:val="0"/>
          <w:marBottom w:val="0"/>
          <w:divBdr>
            <w:top w:val="none" w:sz="0" w:space="0" w:color="auto"/>
            <w:left w:val="none" w:sz="0" w:space="0" w:color="auto"/>
            <w:bottom w:val="none" w:sz="0" w:space="0" w:color="auto"/>
            <w:right w:val="none" w:sz="0" w:space="0" w:color="auto"/>
          </w:divBdr>
        </w:div>
        <w:div w:id="291637528">
          <w:marLeft w:val="0"/>
          <w:marRight w:val="0"/>
          <w:marTop w:val="0"/>
          <w:marBottom w:val="0"/>
          <w:divBdr>
            <w:top w:val="none" w:sz="0" w:space="0" w:color="auto"/>
            <w:left w:val="none" w:sz="0" w:space="0" w:color="auto"/>
            <w:bottom w:val="none" w:sz="0" w:space="0" w:color="auto"/>
            <w:right w:val="none" w:sz="0" w:space="0" w:color="auto"/>
          </w:divBdr>
        </w:div>
        <w:div w:id="1496605878">
          <w:marLeft w:val="0"/>
          <w:marRight w:val="0"/>
          <w:marTop w:val="0"/>
          <w:marBottom w:val="0"/>
          <w:divBdr>
            <w:top w:val="none" w:sz="0" w:space="0" w:color="auto"/>
            <w:left w:val="none" w:sz="0" w:space="0" w:color="auto"/>
            <w:bottom w:val="none" w:sz="0" w:space="0" w:color="auto"/>
            <w:right w:val="none" w:sz="0" w:space="0" w:color="auto"/>
          </w:divBdr>
        </w:div>
        <w:div w:id="1053971027">
          <w:marLeft w:val="0"/>
          <w:marRight w:val="0"/>
          <w:marTop w:val="0"/>
          <w:marBottom w:val="0"/>
          <w:divBdr>
            <w:top w:val="none" w:sz="0" w:space="0" w:color="auto"/>
            <w:left w:val="none" w:sz="0" w:space="0" w:color="auto"/>
            <w:bottom w:val="none" w:sz="0" w:space="0" w:color="auto"/>
            <w:right w:val="none" w:sz="0" w:space="0" w:color="auto"/>
          </w:divBdr>
        </w:div>
        <w:div w:id="1824999997">
          <w:marLeft w:val="0"/>
          <w:marRight w:val="0"/>
          <w:marTop w:val="0"/>
          <w:marBottom w:val="0"/>
          <w:divBdr>
            <w:top w:val="none" w:sz="0" w:space="0" w:color="auto"/>
            <w:left w:val="none" w:sz="0" w:space="0" w:color="auto"/>
            <w:bottom w:val="none" w:sz="0" w:space="0" w:color="auto"/>
            <w:right w:val="none" w:sz="0" w:space="0" w:color="auto"/>
          </w:divBdr>
        </w:div>
        <w:div w:id="557938533">
          <w:marLeft w:val="0"/>
          <w:marRight w:val="0"/>
          <w:marTop w:val="0"/>
          <w:marBottom w:val="0"/>
          <w:divBdr>
            <w:top w:val="none" w:sz="0" w:space="0" w:color="auto"/>
            <w:left w:val="none" w:sz="0" w:space="0" w:color="auto"/>
            <w:bottom w:val="none" w:sz="0" w:space="0" w:color="auto"/>
            <w:right w:val="none" w:sz="0" w:space="0" w:color="auto"/>
          </w:divBdr>
        </w:div>
        <w:div w:id="2096046411">
          <w:marLeft w:val="0"/>
          <w:marRight w:val="0"/>
          <w:marTop w:val="0"/>
          <w:marBottom w:val="0"/>
          <w:divBdr>
            <w:top w:val="none" w:sz="0" w:space="0" w:color="auto"/>
            <w:left w:val="none" w:sz="0" w:space="0" w:color="auto"/>
            <w:bottom w:val="none" w:sz="0" w:space="0" w:color="auto"/>
            <w:right w:val="none" w:sz="0" w:space="0" w:color="auto"/>
          </w:divBdr>
        </w:div>
        <w:div w:id="1113595329">
          <w:marLeft w:val="0"/>
          <w:marRight w:val="0"/>
          <w:marTop w:val="0"/>
          <w:marBottom w:val="0"/>
          <w:divBdr>
            <w:top w:val="none" w:sz="0" w:space="0" w:color="auto"/>
            <w:left w:val="none" w:sz="0" w:space="0" w:color="auto"/>
            <w:bottom w:val="none" w:sz="0" w:space="0" w:color="auto"/>
            <w:right w:val="none" w:sz="0" w:space="0" w:color="auto"/>
          </w:divBdr>
        </w:div>
        <w:div w:id="2021081705">
          <w:marLeft w:val="0"/>
          <w:marRight w:val="0"/>
          <w:marTop w:val="0"/>
          <w:marBottom w:val="0"/>
          <w:divBdr>
            <w:top w:val="none" w:sz="0" w:space="0" w:color="auto"/>
            <w:left w:val="none" w:sz="0" w:space="0" w:color="auto"/>
            <w:bottom w:val="none" w:sz="0" w:space="0" w:color="auto"/>
            <w:right w:val="none" w:sz="0" w:space="0" w:color="auto"/>
          </w:divBdr>
        </w:div>
        <w:div w:id="1433742160">
          <w:marLeft w:val="0"/>
          <w:marRight w:val="0"/>
          <w:marTop w:val="0"/>
          <w:marBottom w:val="0"/>
          <w:divBdr>
            <w:top w:val="none" w:sz="0" w:space="0" w:color="auto"/>
            <w:left w:val="none" w:sz="0" w:space="0" w:color="auto"/>
            <w:bottom w:val="none" w:sz="0" w:space="0" w:color="auto"/>
            <w:right w:val="none" w:sz="0" w:space="0" w:color="auto"/>
          </w:divBdr>
        </w:div>
        <w:div w:id="801196508">
          <w:marLeft w:val="0"/>
          <w:marRight w:val="0"/>
          <w:marTop w:val="0"/>
          <w:marBottom w:val="0"/>
          <w:divBdr>
            <w:top w:val="none" w:sz="0" w:space="0" w:color="auto"/>
            <w:left w:val="none" w:sz="0" w:space="0" w:color="auto"/>
            <w:bottom w:val="none" w:sz="0" w:space="0" w:color="auto"/>
            <w:right w:val="none" w:sz="0" w:space="0" w:color="auto"/>
          </w:divBdr>
        </w:div>
        <w:div w:id="397169535">
          <w:marLeft w:val="0"/>
          <w:marRight w:val="0"/>
          <w:marTop w:val="0"/>
          <w:marBottom w:val="0"/>
          <w:divBdr>
            <w:top w:val="none" w:sz="0" w:space="0" w:color="auto"/>
            <w:left w:val="none" w:sz="0" w:space="0" w:color="auto"/>
            <w:bottom w:val="none" w:sz="0" w:space="0" w:color="auto"/>
            <w:right w:val="none" w:sz="0" w:space="0" w:color="auto"/>
          </w:divBdr>
        </w:div>
        <w:div w:id="1232696970">
          <w:marLeft w:val="0"/>
          <w:marRight w:val="0"/>
          <w:marTop w:val="0"/>
          <w:marBottom w:val="0"/>
          <w:divBdr>
            <w:top w:val="none" w:sz="0" w:space="0" w:color="auto"/>
            <w:left w:val="none" w:sz="0" w:space="0" w:color="auto"/>
            <w:bottom w:val="none" w:sz="0" w:space="0" w:color="auto"/>
            <w:right w:val="none" w:sz="0" w:space="0" w:color="auto"/>
          </w:divBdr>
        </w:div>
        <w:div w:id="886837593">
          <w:marLeft w:val="0"/>
          <w:marRight w:val="0"/>
          <w:marTop w:val="0"/>
          <w:marBottom w:val="0"/>
          <w:divBdr>
            <w:top w:val="none" w:sz="0" w:space="0" w:color="auto"/>
            <w:left w:val="none" w:sz="0" w:space="0" w:color="auto"/>
            <w:bottom w:val="none" w:sz="0" w:space="0" w:color="auto"/>
            <w:right w:val="none" w:sz="0" w:space="0" w:color="auto"/>
          </w:divBdr>
        </w:div>
        <w:div w:id="327561435">
          <w:marLeft w:val="0"/>
          <w:marRight w:val="0"/>
          <w:marTop w:val="0"/>
          <w:marBottom w:val="0"/>
          <w:divBdr>
            <w:top w:val="none" w:sz="0" w:space="0" w:color="auto"/>
            <w:left w:val="none" w:sz="0" w:space="0" w:color="auto"/>
            <w:bottom w:val="none" w:sz="0" w:space="0" w:color="auto"/>
            <w:right w:val="none" w:sz="0" w:space="0" w:color="auto"/>
          </w:divBdr>
        </w:div>
        <w:div w:id="1443954714">
          <w:marLeft w:val="0"/>
          <w:marRight w:val="0"/>
          <w:marTop w:val="0"/>
          <w:marBottom w:val="0"/>
          <w:divBdr>
            <w:top w:val="none" w:sz="0" w:space="0" w:color="auto"/>
            <w:left w:val="none" w:sz="0" w:space="0" w:color="auto"/>
            <w:bottom w:val="none" w:sz="0" w:space="0" w:color="auto"/>
            <w:right w:val="none" w:sz="0" w:space="0" w:color="auto"/>
          </w:divBdr>
        </w:div>
        <w:div w:id="1718772329">
          <w:marLeft w:val="0"/>
          <w:marRight w:val="0"/>
          <w:marTop w:val="0"/>
          <w:marBottom w:val="0"/>
          <w:divBdr>
            <w:top w:val="none" w:sz="0" w:space="0" w:color="auto"/>
            <w:left w:val="none" w:sz="0" w:space="0" w:color="auto"/>
            <w:bottom w:val="none" w:sz="0" w:space="0" w:color="auto"/>
            <w:right w:val="none" w:sz="0" w:space="0" w:color="auto"/>
          </w:divBdr>
        </w:div>
        <w:div w:id="2081439598">
          <w:marLeft w:val="0"/>
          <w:marRight w:val="0"/>
          <w:marTop w:val="0"/>
          <w:marBottom w:val="0"/>
          <w:divBdr>
            <w:top w:val="none" w:sz="0" w:space="0" w:color="auto"/>
            <w:left w:val="none" w:sz="0" w:space="0" w:color="auto"/>
            <w:bottom w:val="none" w:sz="0" w:space="0" w:color="auto"/>
            <w:right w:val="none" w:sz="0" w:space="0" w:color="auto"/>
          </w:divBdr>
        </w:div>
        <w:div w:id="56444320">
          <w:marLeft w:val="0"/>
          <w:marRight w:val="0"/>
          <w:marTop w:val="0"/>
          <w:marBottom w:val="0"/>
          <w:divBdr>
            <w:top w:val="none" w:sz="0" w:space="0" w:color="auto"/>
            <w:left w:val="none" w:sz="0" w:space="0" w:color="auto"/>
            <w:bottom w:val="none" w:sz="0" w:space="0" w:color="auto"/>
            <w:right w:val="none" w:sz="0" w:space="0" w:color="auto"/>
          </w:divBdr>
        </w:div>
        <w:div w:id="781993577">
          <w:marLeft w:val="0"/>
          <w:marRight w:val="0"/>
          <w:marTop w:val="0"/>
          <w:marBottom w:val="0"/>
          <w:divBdr>
            <w:top w:val="none" w:sz="0" w:space="0" w:color="auto"/>
            <w:left w:val="none" w:sz="0" w:space="0" w:color="auto"/>
            <w:bottom w:val="none" w:sz="0" w:space="0" w:color="auto"/>
            <w:right w:val="none" w:sz="0" w:space="0" w:color="auto"/>
          </w:divBdr>
        </w:div>
        <w:div w:id="1327050871">
          <w:marLeft w:val="0"/>
          <w:marRight w:val="0"/>
          <w:marTop w:val="0"/>
          <w:marBottom w:val="0"/>
          <w:divBdr>
            <w:top w:val="none" w:sz="0" w:space="0" w:color="auto"/>
            <w:left w:val="none" w:sz="0" w:space="0" w:color="auto"/>
            <w:bottom w:val="none" w:sz="0" w:space="0" w:color="auto"/>
            <w:right w:val="none" w:sz="0" w:space="0" w:color="auto"/>
          </w:divBdr>
        </w:div>
        <w:div w:id="1856654469">
          <w:marLeft w:val="0"/>
          <w:marRight w:val="0"/>
          <w:marTop w:val="0"/>
          <w:marBottom w:val="0"/>
          <w:divBdr>
            <w:top w:val="none" w:sz="0" w:space="0" w:color="auto"/>
            <w:left w:val="none" w:sz="0" w:space="0" w:color="auto"/>
            <w:bottom w:val="none" w:sz="0" w:space="0" w:color="auto"/>
            <w:right w:val="none" w:sz="0" w:space="0" w:color="auto"/>
          </w:divBdr>
        </w:div>
        <w:div w:id="653726238">
          <w:marLeft w:val="0"/>
          <w:marRight w:val="0"/>
          <w:marTop w:val="0"/>
          <w:marBottom w:val="0"/>
          <w:divBdr>
            <w:top w:val="none" w:sz="0" w:space="0" w:color="auto"/>
            <w:left w:val="none" w:sz="0" w:space="0" w:color="auto"/>
            <w:bottom w:val="none" w:sz="0" w:space="0" w:color="auto"/>
            <w:right w:val="none" w:sz="0" w:space="0" w:color="auto"/>
          </w:divBdr>
        </w:div>
        <w:div w:id="603734680">
          <w:marLeft w:val="0"/>
          <w:marRight w:val="0"/>
          <w:marTop w:val="0"/>
          <w:marBottom w:val="0"/>
          <w:divBdr>
            <w:top w:val="none" w:sz="0" w:space="0" w:color="auto"/>
            <w:left w:val="none" w:sz="0" w:space="0" w:color="auto"/>
            <w:bottom w:val="none" w:sz="0" w:space="0" w:color="auto"/>
            <w:right w:val="none" w:sz="0" w:space="0" w:color="auto"/>
          </w:divBdr>
        </w:div>
        <w:div w:id="1422146321">
          <w:marLeft w:val="0"/>
          <w:marRight w:val="0"/>
          <w:marTop w:val="0"/>
          <w:marBottom w:val="0"/>
          <w:divBdr>
            <w:top w:val="none" w:sz="0" w:space="0" w:color="auto"/>
            <w:left w:val="none" w:sz="0" w:space="0" w:color="auto"/>
            <w:bottom w:val="none" w:sz="0" w:space="0" w:color="auto"/>
            <w:right w:val="none" w:sz="0" w:space="0" w:color="auto"/>
          </w:divBdr>
        </w:div>
        <w:div w:id="381827992">
          <w:marLeft w:val="0"/>
          <w:marRight w:val="0"/>
          <w:marTop w:val="0"/>
          <w:marBottom w:val="0"/>
          <w:divBdr>
            <w:top w:val="none" w:sz="0" w:space="0" w:color="auto"/>
            <w:left w:val="none" w:sz="0" w:space="0" w:color="auto"/>
            <w:bottom w:val="none" w:sz="0" w:space="0" w:color="auto"/>
            <w:right w:val="none" w:sz="0" w:space="0" w:color="auto"/>
          </w:divBdr>
        </w:div>
        <w:div w:id="1623875073">
          <w:marLeft w:val="0"/>
          <w:marRight w:val="0"/>
          <w:marTop w:val="0"/>
          <w:marBottom w:val="0"/>
          <w:divBdr>
            <w:top w:val="none" w:sz="0" w:space="0" w:color="auto"/>
            <w:left w:val="none" w:sz="0" w:space="0" w:color="auto"/>
            <w:bottom w:val="none" w:sz="0" w:space="0" w:color="auto"/>
            <w:right w:val="none" w:sz="0" w:space="0" w:color="auto"/>
          </w:divBdr>
        </w:div>
        <w:div w:id="1672566405">
          <w:marLeft w:val="0"/>
          <w:marRight w:val="0"/>
          <w:marTop w:val="0"/>
          <w:marBottom w:val="0"/>
          <w:divBdr>
            <w:top w:val="none" w:sz="0" w:space="0" w:color="auto"/>
            <w:left w:val="none" w:sz="0" w:space="0" w:color="auto"/>
            <w:bottom w:val="none" w:sz="0" w:space="0" w:color="auto"/>
            <w:right w:val="none" w:sz="0" w:space="0" w:color="auto"/>
          </w:divBdr>
        </w:div>
        <w:div w:id="1480072781">
          <w:marLeft w:val="0"/>
          <w:marRight w:val="0"/>
          <w:marTop w:val="0"/>
          <w:marBottom w:val="0"/>
          <w:divBdr>
            <w:top w:val="none" w:sz="0" w:space="0" w:color="auto"/>
            <w:left w:val="none" w:sz="0" w:space="0" w:color="auto"/>
            <w:bottom w:val="none" w:sz="0" w:space="0" w:color="auto"/>
            <w:right w:val="none" w:sz="0" w:space="0" w:color="auto"/>
          </w:divBdr>
        </w:div>
        <w:div w:id="1958221827">
          <w:marLeft w:val="0"/>
          <w:marRight w:val="0"/>
          <w:marTop w:val="0"/>
          <w:marBottom w:val="0"/>
          <w:divBdr>
            <w:top w:val="none" w:sz="0" w:space="0" w:color="auto"/>
            <w:left w:val="none" w:sz="0" w:space="0" w:color="auto"/>
            <w:bottom w:val="none" w:sz="0" w:space="0" w:color="auto"/>
            <w:right w:val="none" w:sz="0" w:space="0" w:color="auto"/>
          </w:divBdr>
        </w:div>
        <w:div w:id="1267805391">
          <w:marLeft w:val="0"/>
          <w:marRight w:val="0"/>
          <w:marTop w:val="0"/>
          <w:marBottom w:val="0"/>
          <w:divBdr>
            <w:top w:val="none" w:sz="0" w:space="0" w:color="auto"/>
            <w:left w:val="none" w:sz="0" w:space="0" w:color="auto"/>
            <w:bottom w:val="none" w:sz="0" w:space="0" w:color="auto"/>
            <w:right w:val="none" w:sz="0" w:space="0" w:color="auto"/>
          </w:divBdr>
        </w:div>
        <w:div w:id="552421726">
          <w:marLeft w:val="0"/>
          <w:marRight w:val="0"/>
          <w:marTop w:val="0"/>
          <w:marBottom w:val="0"/>
          <w:divBdr>
            <w:top w:val="none" w:sz="0" w:space="0" w:color="auto"/>
            <w:left w:val="none" w:sz="0" w:space="0" w:color="auto"/>
            <w:bottom w:val="none" w:sz="0" w:space="0" w:color="auto"/>
            <w:right w:val="none" w:sz="0" w:space="0" w:color="auto"/>
          </w:divBdr>
        </w:div>
        <w:div w:id="836384980">
          <w:marLeft w:val="0"/>
          <w:marRight w:val="0"/>
          <w:marTop w:val="0"/>
          <w:marBottom w:val="0"/>
          <w:divBdr>
            <w:top w:val="none" w:sz="0" w:space="0" w:color="auto"/>
            <w:left w:val="none" w:sz="0" w:space="0" w:color="auto"/>
            <w:bottom w:val="none" w:sz="0" w:space="0" w:color="auto"/>
            <w:right w:val="none" w:sz="0" w:space="0" w:color="auto"/>
          </w:divBdr>
        </w:div>
        <w:div w:id="589777892">
          <w:marLeft w:val="0"/>
          <w:marRight w:val="0"/>
          <w:marTop w:val="0"/>
          <w:marBottom w:val="0"/>
          <w:divBdr>
            <w:top w:val="none" w:sz="0" w:space="0" w:color="auto"/>
            <w:left w:val="none" w:sz="0" w:space="0" w:color="auto"/>
            <w:bottom w:val="none" w:sz="0" w:space="0" w:color="auto"/>
            <w:right w:val="none" w:sz="0" w:space="0" w:color="auto"/>
          </w:divBdr>
        </w:div>
        <w:div w:id="292178673">
          <w:marLeft w:val="0"/>
          <w:marRight w:val="0"/>
          <w:marTop w:val="0"/>
          <w:marBottom w:val="0"/>
          <w:divBdr>
            <w:top w:val="none" w:sz="0" w:space="0" w:color="auto"/>
            <w:left w:val="none" w:sz="0" w:space="0" w:color="auto"/>
            <w:bottom w:val="none" w:sz="0" w:space="0" w:color="auto"/>
            <w:right w:val="none" w:sz="0" w:space="0" w:color="auto"/>
          </w:divBdr>
        </w:div>
        <w:div w:id="727460139">
          <w:marLeft w:val="0"/>
          <w:marRight w:val="0"/>
          <w:marTop w:val="0"/>
          <w:marBottom w:val="0"/>
          <w:divBdr>
            <w:top w:val="none" w:sz="0" w:space="0" w:color="auto"/>
            <w:left w:val="none" w:sz="0" w:space="0" w:color="auto"/>
            <w:bottom w:val="none" w:sz="0" w:space="0" w:color="auto"/>
            <w:right w:val="none" w:sz="0" w:space="0" w:color="auto"/>
          </w:divBdr>
        </w:div>
        <w:div w:id="2001620604">
          <w:marLeft w:val="0"/>
          <w:marRight w:val="0"/>
          <w:marTop w:val="0"/>
          <w:marBottom w:val="0"/>
          <w:divBdr>
            <w:top w:val="none" w:sz="0" w:space="0" w:color="auto"/>
            <w:left w:val="none" w:sz="0" w:space="0" w:color="auto"/>
            <w:bottom w:val="none" w:sz="0" w:space="0" w:color="auto"/>
            <w:right w:val="none" w:sz="0" w:space="0" w:color="auto"/>
          </w:divBdr>
        </w:div>
        <w:div w:id="91970930">
          <w:marLeft w:val="0"/>
          <w:marRight w:val="0"/>
          <w:marTop w:val="0"/>
          <w:marBottom w:val="0"/>
          <w:divBdr>
            <w:top w:val="none" w:sz="0" w:space="0" w:color="auto"/>
            <w:left w:val="none" w:sz="0" w:space="0" w:color="auto"/>
            <w:bottom w:val="none" w:sz="0" w:space="0" w:color="auto"/>
            <w:right w:val="none" w:sz="0" w:space="0" w:color="auto"/>
          </w:divBdr>
        </w:div>
        <w:div w:id="17892952">
          <w:marLeft w:val="0"/>
          <w:marRight w:val="0"/>
          <w:marTop w:val="0"/>
          <w:marBottom w:val="0"/>
          <w:divBdr>
            <w:top w:val="none" w:sz="0" w:space="0" w:color="auto"/>
            <w:left w:val="none" w:sz="0" w:space="0" w:color="auto"/>
            <w:bottom w:val="none" w:sz="0" w:space="0" w:color="auto"/>
            <w:right w:val="none" w:sz="0" w:space="0" w:color="auto"/>
          </w:divBdr>
        </w:div>
        <w:div w:id="1696153761">
          <w:marLeft w:val="0"/>
          <w:marRight w:val="0"/>
          <w:marTop w:val="0"/>
          <w:marBottom w:val="0"/>
          <w:divBdr>
            <w:top w:val="none" w:sz="0" w:space="0" w:color="auto"/>
            <w:left w:val="none" w:sz="0" w:space="0" w:color="auto"/>
            <w:bottom w:val="none" w:sz="0" w:space="0" w:color="auto"/>
            <w:right w:val="none" w:sz="0" w:space="0" w:color="auto"/>
          </w:divBdr>
        </w:div>
        <w:div w:id="135612260">
          <w:marLeft w:val="0"/>
          <w:marRight w:val="0"/>
          <w:marTop w:val="0"/>
          <w:marBottom w:val="0"/>
          <w:divBdr>
            <w:top w:val="none" w:sz="0" w:space="0" w:color="auto"/>
            <w:left w:val="none" w:sz="0" w:space="0" w:color="auto"/>
            <w:bottom w:val="none" w:sz="0" w:space="0" w:color="auto"/>
            <w:right w:val="none" w:sz="0" w:space="0" w:color="auto"/>
          </w:divBdr>
        </w:div>
        <w:div w:id="1367482102">
          <w:marLeft w:val="0"/>
          <w:marRight w:val="0"/>
          <w:marTop w:val="0"/>
          <w:marBottom w:val="0"/>
          <w:divBdr>
            <w:top w:val="none" w:sz="0" w:space="0" w:color="auto"/>
            <w:left w:val="none" w:sz="0" w:space="0" w:color="auto"/>
            <w:bottom w:val="none" w:sz="0" w:space="0" w:color="auto"/>
            <w:right w:val="none" w:sz="0" w:space="0" w:color="auto"/>
          </w:divBdr>
        </w:div>
        <w:div w:id="1707021036">
          <w:marLeft w:val="0"/>
          <w:marRight w:val="0"/>
          <w:marTop w:val="0"/>
          <w:marBottom w:val="0"/>
          <w:divBdr>
            <w:top w:val="none" w:sz="0" w:space="0" w:color="auto"/>
            <w:left w:val="none" w:sz="0" w:space="0" w:color="auto"/>
            <w:bottom w:val="none" w:sz="0" w:space="0" w:color="auto"/>
            <w:right w:val="none" w:sz="0" w:space="0" w:color="auto"/>
          </w:divBdr>
        </w:div>
        <w:div w:id="2110000529">
          <w:marLeft w:val="0"/>
          <w:marRight w:val="0"/>
          <w:marTop w:val="0"/>
          <w:marBottom w:val="0"/>
          <w:divBdr>
            <w:top w:val="none" w:sz="0" w:space="0" w:color="auto"/>
            <w:left w:val="none" w:sz="0" w:space="0" w:color="auto"/>
            <w:bottom w:val="none" w:sz="0" w:space="0" w:color="auto"/>
            <w:right w:val="none" w:sz="0" w:space="0" w:color="auto"/>
          </w:divBdr>
        </w:div>
        <w:div w:id="1984694035">
          <w:marLeft w:val="0"/>
          <w:marRight w:val="0"/>
          <w:marTop w:val="0"/>
          <w:marBottom w:val="0"/>
          <w:divBdr>
            <w:top w:val="none" w:sz="0" w:space="0" w:color="auto"/>
            <w:left w:val="none" w:sz="0" w:space="0" w:color="auto"/>
            <w:bottom w:val="none" w:sz="0" w:space="0" w:color="auto"/>
            <w:right w:val="none" w:sz="0" w:space="0" w:color="auto"/>
          </w:divBdr>
        </w:div>
        <w:div w:id="1859156549">
          <w:marLeft w:val="0"/>
          <w:marRight w:val="0"/>
          <w:marTop w:val="0"/>
          <w:marBottom w:val="0"/>
          <w:divBdr>
            <w:top w:val="none" w:sz="0" w:space="0" w:color="auto"/>
            <w:left w:val="none" w:sz="0" w:space="0" w:color="auto"/>
            <w:bottom w:val="none" w:sz="0" w:space="0" w:color="auto"/>
            <w:right w:val="none" w:sz="0" w:space="0" w:color="auto"/>
          </w:divBdr>
        </w:div>
        <w:div w:id="1562056289">
          <w:marLeft w:val="0"/>
          <w:marRight w:val="0"/>
          <w:marTop w:val="0"/>
          <w:marBottom w:val="0"/>
          <w:divBdr>
            <w:top w:val="none" w:sz="0" w:space="0" w:color="auto"/>
            <w:left w:val="none" w:sz="0" w:space="0" w:color="auto"/>
            <w:bottom w:val="none" w:sz="0" w:space="0" w:color="auto"/>
            <w:right w:val="none" w:sz="0" w:space="0" w:color="auto"/>
          </w:divBdr>
        </w:div>
        <w:div w:id="52781789">
          <w:marLeft w:val="0"/>
          <w:marRight w:val="0"/>
          <w:marTop w:val="0"/>
          <w:marBottom w:val="0"/>
          <w:divBdr>
            <w:top w:val="none" w:sz="0" w:space="0" w:color="auto"/>
            <w:left w:val="none" w:sz="0" w:space="0" w:color="auto"/>
            <w:bottom w:val="none" w:sz="0" w:space="0" w:color="auto"/>
            <w:right w:val="none" w:sz="0" w:space="0" w:color="auto"/>
          </w:divBdr>
        </w:div>
        <w:div w:id="1344818288">
          <w:marLeft w:val="0"/>
          <w:marRight w:val="0"/>
          <w:marTop w:val="0"/>
          <w:marBottom w:val="0"/>
          <w:divBdr>
            <w:top w:val="none" w:sz="0" w:space="0" w:color="auto"/>
            <w:left w:val="none" w:sz="0" w:space="0" w:color="auto"/>
            <w:bottom w:val="none" w:sz="0" w:space="0" w:color="auto"/>
            <w:right w:val="none" w:sz="0" w:space="0" w:color="auto"/>
          </w:divBdr>
        </w:div>
        <w:div w:id="297883028">
          <w:marLeft w:val="0"/>
          <w:marRight w:val="0"/>
          <w:marTop w:val="0"/>
          <w:marBottom w:val="0"/>
          <w:divBdr>
            <w:top w:val="none" w:sz="0" w:space="0" w:color="auto"/>
            <w:left w:val="none" w:sz="0" w:space="0" w:color="auto"/>
            <w:bottom w:val="none" w:sz="0" w:space="0" w:color="auto"/>
            <w:right w:val="none" w:sz="0" w:space="0" w:color="auto"/>
          </w:divBdr>
        </w:div>
        <w:div w:id="746003071">
          <w:marLeft w:val="0"/>
          <w:marRight w:val="0"/>
          <w:marTop w:val="0"/>
          <w:marBottom w:val="0"/>
          <w:divBdr>
            <w:top w:val="none" w:sz="0" w:space="0" w:color="auto"/>
            <w:left w:val="none" w:sz="0" w:space="0" w:color="auto"/>
            <w:bottom w:val="none" w:sz="0" w:space="0" w:color="auto"/>
            <w:right w:val="none" w:sz="0" w:space="0" w:color="auto"/>
          </w:divBdr>
        </w:div>
        <w:div w:id="2058117326">
          <w:marLeft w:val="0"/>
          <w:marRight w:val="0"/>
          <w:marTop w:val="0"/>
          <w:marBottom w:val="0"/>
          <w:divBdr>
            <w:top w:val="none" w:sz="0" w:space="0" w:color="auto"/>
            <w:left w:val="none" w:sz="0" w:space="0" w:color="auto"/>
            <w:bottom w:val="none" w:sz="0" w:space="0" w:color="auto"/>
            <w:right w:val="none" w:sz="0" w:space="0" w:color="auto"/>
          </w:divBdr>
        </w:div>
        <w:div w:id="1754014144">
          <w:marLeft w:val="0"/>
          <w:marRight w:val="0"/>
          <w:marTop w:val="0"/>
          <w:marBottom w:val="0"/>
          <w:divBdr>
            <w:top w:val="none" w:sz="0" w:space="0" w:color="auto"/>
            <w:left w:val="none" w:sz="0" w:space="0" w:color="auto"/>
            <w:bottom w:val="none" w:sz="0" w:space="0" w:color="auto"/>
            <w:right w:val="none" w:sz="0" w:space="0" w:color="auto"/>
          </w:divBdr>
        </w:div>
        <w:div w:id="1187719929">
          <w:marLeft w:val="0"/>
          <w:marRight w:val="0"/>
          <w:marTop w:val="0"/>
          <w:marBottom w:val="0"/>
          <w:divBdr>
            <w:top w:val="none" w:sz="0" w:space="0" w:color="auto"/>
            <w:left w:val="none" w:sz="0" w:space="0" w:color="auto"/>
            <w:bottom w:val="none" w:sz="0" w:space="0" w:color="auto"/>
            <w:right w:val="none" w:sz="0" w:space="0" w:color="auto"/>
          </w:divBdr>
        </w:div>
        <w:div w:id="466121782">
          <w:marLeft w:val="0"/>
          <w:marRight w:val="0"/>
          <w:marTop w:val="0"/>
          <w:marBottom w:val="0"/>
          <w:divBdr>
            <w:top w:val="none" w:sz="0" w:space="0" w:color="auto"/>
            <w:left w:val="none" w:sz="0" w:space="0" w:color="auto"/>
            <w:bottom w:val="none" w:sz="0" w:space="0" w:color="auto"/>
            <w:right w:val="none" w:sz="0" w:space="0" w:color="auto"/>
          </w:divBdr>
        </w:div>
        <w:div w:id="1706326588">
          <w:marLeft w:val="0"/>
          <w:marRight w:val="0"/>
          <w:marTop w:val="0"/>
          <w:marBottom w:val="0"/>
          <w:divBdr>
            <w:top w:val="none" w:sz="0" w:space="0" w:color="auto"/>
            <w:left w:val="none" w:sz="0" w:space="0" w:color="auto"/>
            <w:bottom w:val="none" w:sz="0" w:space="0" w:color="auto"/>
            <w:right w:val="none" w:sz="0" w:space="0" w:color="auto"/>
          </w:divBdr>
        </w:div>
        <w:div w:id="51782225">
          <w:marLeft w:val="0"/>
          <w:marRight w:val="0"/>
          <w:marTop w:val="0"/>
          <w:marBottom w:val="0"/>
          <w:divBdr>
            <w:top w:val="none" w:sz="0" w:space="0" w:color="auto"/>
            <w:left w:val="none" w:sz="0" w:space="0" w:color="auto"/>
            <w:bottom w:val="none" w:sz="0" w:space="0" w:color="auto"/>
            <w:right w:val="none" w:sz="0" w:space="0" w:color="auto"/>
          </w:divBdr>
        </w:div>
        <w:div w:id="445973680">
          <w:marLeft w:val="0"/>
          <w:marRight w:val="0"/>
          <w:marTop w:val="0"/>
          <w:marBottom w:val="0"/>
          <w:divBdr>
            <w:top w:val="none" w:sz="0" w:space="0" w:color="auto"/>
            <w:left w:val="none" w:sz="0" w:space="0" w:color="auto"/>
            <w:bottom w:val="none" w:sz="0" w:space="0" w:color="auto"/>
            <w:right w:val="none" w:sz="0" w:space="0" w:color="auto"/>
          </w:divBdr>
        </w:div>
        <w:div w:id="1488008181">
          <w:marLeft w:val="0"/>
          <w:marRight w:val="0"/>
          <w:marTop w:val="0"/>
          <w:marBottom w:val="0"/>
          <w:divBdr>
            <w:top w:val="none" w:sz="0" w:space="0" w:color="auto"/>
            <w:left w:val="none" w:sz="0" w:space="0" w:color="auto"/>
            <w:bottom w:val="none" w:sz="0" w:space="0" w:color="auto"/>
            <w:right w:val="none" w:sz="0" w:space="0" w:color="auto"/>
          </w:divBdr>
        </w:div>
        <w:div w:id="1427846249">
          <w:marLeft w:val="0"/>
          <w:marRight w:val="0"/>
          <w:marTop w:val="0"/>
          <w:marBottom w:val="0"/>
          <w:divBdr>
            <w:top w:val="none" w:sz="0" w:space="0" w:color="auto"/>
            <w:left w:val="none" w:sz="0" w:space="0" w:color="auto"/>
            <w:bottom w:val="none" w:sz="0" w:space="0" w:color="auto"/>
            <w:right w:val="none" w:sz="0" w:space="0" w:color="auto"/>
          </w:divBdr>
        </w:div>
        <w:div w:id="889996962">
          <w:marLeft w:val="0"/>
          <w:marRight w:val="0"/>
          <w:marTop w:val="0"/>
          <w:marBottom w:val="0"/>
          <w:divBdr>
            <w:top w:val="none" w:sz="0" w:space="0" w:color="auto"/>
            <w:left w:val="none" w:sz="0" w:space="0" w:color="auto"/>
            <w:bottom w:val="none" w:sz="0" w:space="0" w:color="auto"/>
            <w:right w:val="none" w:sz="0" w:space="0" w:color="auto"/>
          </w:divBdr>
        </w:div>
        <w:div w:id="1321038902">
          <w:marLeft w:val="0"/>
          <w:marRight w:val="0"/>
          <w:marTop w:val="0"/>
          <w:marBottom w:val="0"/>
          <w:divBdr>
            <w:top w:val="none" w:sz="0" w:space="0" w:color="auto"/>
            <w:left w:val="none" w:sz="0" w:space="0" w:color="auto"/>
            <w:bottom w:val="none" w:sz="0" w:space="0" w:color="auto"/>
            <w:right w:val="none" w:sz="0" w:space="0" w:color="auto"/>
          </w:divBdr>
        </w:div>
        <w:div w:id="1793399092">
          <w:marLeft w:val="0"/>
          <w:marRight w:val="0"/>
          <w:marTop w:val="0"/>
          <w:marBottom w:val="0"/>
          <w:divBdr>
            <w:top w:val="none" w:sz="0" w:space="0" w:color="auto"/>
            <w:left w:val="none" w:sz="0" w:space="0" w:color="auto"/>
            <w:bottom w:val="none" w:sz="0" w:space="0" w:color="auto"/>
            <w:right w:val="none" w:sz="0" w:space="0" w:color="auto"/>
          </w:divBdr>
        </w:div>
        <w:div w:id="2047482131">
          <w:marLeft w:val="0"/>
          <w:marRight w:val="0"/>
          <w:marTop w:val="0"/>
          <w:marBottom w:val="0"/>
          <w:divBdr>
            <w:top w:val="none" w:sz="0" w:space="0" w:color="auto"/>
            <w:left w:val="none" w:sz="0" w:space="0" w:color="auto"/>
            <w:bottom w:val="none" w:sz="0" w:space="0" w:color="auto"/>
            <w:right w:val="none" w:sz="0" w:space="0" w:color="auto"/>
          </w:divBdr>
        </w:div>
        <w:div w:id="34744246">
          <w:marLeft w:val="0"/>
          <w:marRight w:val="0"/>
          <w:marTop w:val="0"/>
          <w:marBottom w:val="0"/>
          <w:divBdr>
            <w:top w:val="none" w:sz="0" w:space="0" w:color="auto"/>
            <w:left w:val="none" w:sz="0" w:space="0" w:color="auto"/>
            <w:bottom w:val="none" w:sz="0" w:space="0" w:color="auto"/>
            <w:right w:val="none" w:sz="0" w:space="0" w:color="auto"/>
          </w:divBdr>
        </w:div>
        <w:div w:id="1947078724">
          <w:marLeft w:val="0"/>
          <w:marRight w:val="0"/>
          <w:marTop w:val="0"/>
          <w:marBottom w:val="0"/>
          <w:divBdr>
            <w:top w:val="none" w:sz="0" w:space="0" w:color="auto"/>
            <w:left w:val="none" w:sz="0" w:space="0" w:color="auto"/>
            <w:bottom w:val="none" w:sz="0" w:space="0" w:color="auto"/>
            <w:right w:val="none" w:sz="0" w:space="0" w:color="auto"/>
          </w:divBdr>
        </w:div>
        <w:div w:id="141626174">
          <w:marLeft w:val="0"/>
          <w:marRight w:val="0"/>
          <w:marTop w:val="0"/>
          <w:marBottom w:val="0"/>
          <w:divBdr>
            <w:top w:val="none" w:sz="0" w:space="0" w:color="auto"/>
            <w:left w:val="none" w:sz="0" w:space="0" w:color="auto"/>
            <w:bottom w:val="none" w:sz="0" w:space="0" w:color="auto"/>
            <w:right w:val="none" w:sz="0" w:space="0" w:color="auto"/>
          </w:divBdr>
        </w:div>
        <w:div w:id="1238519657">
          <w:marLeft w:val="0"/>
          <w:marRight w:val="0"/>
          <w:marTop w:val="0"/>
          <w:marBottom w:val="0"/>
          <w:divBdr>
            <w:top w:val="none" w:sz="0" w:space="0" w:color="auto"/>
            <w:left w:val="none" w:sz="0" w:space="0" w:color="auto"/>
            <w:bottom w:val="none" w:sz="0" w:space="0" w:color="auto"/>
            <w:right w:val="none" w:sz="0" w:space="0" w:color="auto"/>
          </w:divBdr>
        </w:div>
        <w:div w:id="2142846786">
          <w:marLeft w:val="0"/>
          <w:marRight w:val="0"/>
          <w:marTop w:val="0"/>
          <w:marBottom w:val="0"/>
          <w:divBdr>
            <w:top w:val="none" w:sz="0" w:space="0" w:color="auto"/>
            <w:left w:val="none" w:sz="0" w:space="0" w:color="auto"/>
            <w:bottom w:val="none" w:sz="0" w:space="0" w:color="auto"/>
            <w:right w:val="none" w:sz="0" w:space="0" w:color="auto"/>
          </w:divBdr>
        </w:div>
        <w:div w:id="1494640140">
          <w:marLeft w:val="0"/>
          <w:marRight w:val="0"/>
          <w:marTop w:val="0"/>
          <w:marBottom w:val="0"/>
          <w:divBdr>
            <w:top w:val="none" w:sz="0" w:space="0" w:color="auto"/>
            <w:left w:val="none" w:sz="0" w:space="0" w:color="auto"/>
            <w:bottom w:val="none" w:sz="0" w:space="0" w:color="auto"/>
            <w:right w:val="none" w:sz="0" w:space="0" w:color="auto"/>
          </w:divBdr>
        </w:div>
        <w:div w:id="1986734789">
          <w:marLeft w:val="0"/>
          <w:marRight w:val="0"/>
          <w:marTop w:val="0"/>
          <w:marBottom w:val="0"/>
          <w:divBdr>
            <w:top w:val="none" w:sz="0" w:space="0" w:color="auto"/>
            <w:left w:val="none" w:sz="0" w:space="0" w:color="auto"/>
            <w:bottom w:val="none" w:sz="0" w:space="0" w:color="auto"/>
            <w:right w:val="none" w:sz="0" w:space="0" w:color="auto"/>
          </w:divBdr>
        </w:div>
        <w:div w:id="1473211099">
          <w:marLeft w:val="0"/>
          <w:marRight w:val="0"/>
          <w:marTop w:val="0"/>
          <w:marBottom w:val="0"/>
          <w:divBdr>
            <w:top w:val="none" w:sz="0" w:space="0" w:color="auto"/>
            <w:left w:val="none" w:sz="0" w:space="0" w:color="auto"/>
            <w:bottom w:val="none" w:sz="0" w:space="0" w:color="auto"/>
            <w:right w:val="none" w:sz="0" w:space="0" w:color="auto"/>
          </w:divBdr>
        </w:div>
        <w:div w:id="2048791268">
          <w:marLeft w:val="0"/>
          <w:marRight w:val="0"/>
          <w:marTop w:val="0"/>
          <w:marBottom w:val="0"/>
          <w:divBdr>
            <w:top w:val="none" w:sz="0" w:space="0" w:color="auto"/>
            <w:left w:val="none" w:sz="0" w:space="0" w:color="auto"/>
            <w:bottom w:val="none" w:sz="0" w:space="0" w:color="auto"/>
            <w:right w:val="none" w:sz="0" w:space="0" w:color="auto"/>
          </w:divBdr>
        </w:div>
        <w:div w:id="1230069441">
          <w:marLeft w:val="0"/>
          <w:marRight w:val="0"/>
          <w:marTop w:val="0"/>
          <w:marBottom w:val="0"/>
          <w:divBdr>
            <w:top w:val="none" w:sz="0" w:space="0" w:color="auto"/>
            <w:left w:val="none" w:sz="0" w:space="0" w:color="auto"/>
            <w:bottom w:val="none" w:sz="0" w:space="0" w:color="auto"/>
            <w:right w:val="none" w:sz="0" w:space="0" w:color="auto"/>
          </w:divBdr>
        </w:div>
        <w:div w:id="634022929">
          <w:marLeft w:val="0"/>
          <w:marRight w:val="0"/>
          <w:marTop w:val="0"/>
          <w:marBottom w:val="0"/>
          <w:divBdr>
            <w:top w:val="none" w:sz="0" w:space="0" w:color="auto"/>
            <w:left w:val="none" w:sz="0" w:space="0" w:color="auto"/>
            <w:bottom w:val="none" w:sz="0" w:space="0" w:color="auto"/>
            <w:right w:val="none" w:sz="0" w:space="0" w:color="auto"/>
          </w:divBdr>
        </w:div>
        <w:div w:id="2046758579">
          <w:marLeft w:val="0"/>
          <w:marRight w:val="0"/>
          <w:marTop w:val="0"/>
          <w:marBottom w:val="0"/>
          <w:divBdr>
            <w:top w:val="none" w:sz="0" w:space="0" w:color="auto"/>
            <w:left w:val="none" w:sz="0" w:space="0" w:color="auto"/>
            <w:bottom w:val="none" w:sz="0" w:space="0" w:color="auto"/>
            <w:right w:val="none" w:sz="0" w:space="0" w:color="auto"/>
          </w:divBdr>
        </w:div>
        <w:div w:id="2084981371">
          <w:marLeft w:val="0"/>
          <w:marRight w:val="0"/>
          <w:marTop w:val="0"/>
          <w:marBottom w:val="0"/>
          <w:divBdr>
            <w:top w:val="none" w:sz="0" w:space="0" w:color="auto"/>
            <w:left w:val="none" w:sz="0" w:space="0" w:color="auto"/>
            <w:bottom w:val="none" w:sz="0" w:space="0" w:color="auto"/>
            <w:right w:val="none" w:sz="0" w:space="0" w:color="auto"/>
          </w:divBdr>
        </w:div>
        <w:div w:id="1609122731">
          <w:marLeft w:val="0"/>
          <w:marRight w:val="0"/>
          <w:marTop w:val="0"/>
          <w:marBottom w:val="0"/>
          <w:divBdr>
            <w:top w:val="none" w:sz="0" w:space="0" w:color="auto"/>
            <w:left w:val="none" w:sz="0" w:space="0" w:color="auto"/>
            <w:bottom w:val="none" w:sz="0" w:space="0" w:color="auto"/>
            <w:right w:val="none" w:sz="0" w:space="0" w:color="auto"/>
          </w:divBdr>
        </w:div>
        <w:div w:id="13656120">
          <w:marLeft w:val="0"/>
          <w:marRight w:val="0"/>
          <w:marTop w:val="0"/>
          <w:marBottom w:val="0"/>
          <w:divBdr>
            <w:top w:val="none" w:sz="0" w:space="0" w:color="auto"/>
            <w:left w:val="none" w:sz="0" w:space="0" w:color="auto"/>
            <w:bottom w:val="none" w:sz="0" w:space="0" w:color="auto"/>
            <w:right w:val="none" w:sz="0" w:space="0" w:color="auto"/>
          </w:divBdr>
        </w:div>
        <w:div w:id="1944068146">
          <w:marLeft w:val="0"/>
          <w:marRight w:val="0"/>
          <w:marTop w:val="0"/>
          <w:marBottom w:val="0"/>
          <w:divBdr>
            <w:top w:val="none" w:sz="0" w:space="0" w:color="auto"/>
            <w:left w:val="none" w:sz="0" w:space="0" w:color="auto"/>
            <w:bottom w:val="none" w:sz="0" w:space="0" w:color="auto"/>
            <w:right w:val="none" w:sz="0" w:space="0" w:color="auto"/>
          </w:divBdr>
        </w:div>
        <w:div w:id="799029246">
          <w:marLeft w:val="0"/>
          <w:marRight w:val="0"/>
          <w:marTop w:val="0"/>
          <w:marBottom w:val="0"/>
          <w:divBdr>
            <w:top w:val="none" w:sz="0" w:space="0" w:color="auto"/>
            <w:left w:val="none" w:sz="0" w:space="0" w:color="auto"/>
            <w:bottom w:val="none" w:sz="0" w:space="0" w:color="auto"/>
            <w:right w:val="none" w:sz="0" w:space="0" w:color="auto"/>
          </w:divBdr>
        </w:div>
        <w:div w:id="462621445">
          <w:marLeft w:val="0"/>
          <w:marRight w:val="0"/>
          <w:marTop w:val="0"/>
          <w:marBottom w:val="0"/>
          <w:divBdr>
            <w:top w:val="none" w:sz="0" w:space="0" w:color="auto"/>
            <w:left w:val="none" w:sz="0" w:space="0" w:color="auto"/>
            <w:bottom w:val="none" w:sz="0" w:space="0" w:color="auto"/>
            <w:right w:val="none" w:sz="0" w:space="0" w:color="auto"/>
          </w:divBdr>
        </w:div>
        <w:div w:id="1283539846">
          <w:marLeft w:val="0"/>
          <w:marRight w:val="0"/>
          <w:marTop w:val="0"/>
          <w:marBottom w:val="0"/>
          <w:divBdr>
            <w:top w:val="none" w:sz="0" w:space="0" w:color="auto"/>
            <w:left w:val="none" w:sz="0" w:space="0" w:color="auto"/>
            <w:bottom w:val="none" w:sz="0" w:space="0" w:color="auto"/>
            <w:right w:val="none" w:sz="0" w:space="0" w:color="auto"/>
          </w:divBdr>
        </w:div>
        <w:div w:id="2093621950">
          <w:marLeft w:val="0"/>
          <w:marRight w:val="0"/>
          <w:marTop w:val="0"/>
          <w:marBottom w:val="0"/>
          <w:divBdr>
            <w:top w:val="none" w:sz="0" w:space="0" w:color="auto"/>
            <w:left w:val="none" w:sz="0" w:space="0" w:color="auto"/>
            <w:bottom w:val="none" w:sz="0" w:space="0" w:color="auto"/>
            <w:right w:val="none" w:sz="0" w:space="0" w:color="auto"/>
          </w:divBdr>
        </w:div>
        <w:div w:id="1574852323">
          <w:marLeft w:val="0"/>
          <w:marRight w:val="0"/>
          <w:marTop w:val="0"/>
          <w:marBottom w:val="0"/>
          <w:divBdr>
            <w:top w:val="none" w:sz="0" w:space="0" w:color="auto"/>
            <w:left w:val="none" w:sz="0" w:space="0" w:color="auto"/>
            <w:bottom w:val="none" w:sz="0" w:space="0" w:color="auto"/>
            <w:right w:val="none" w:sz="0" w:space="0" w:color="auto"/>
          </w:divBdr>
        </w:div>
        <w:div w:id="1690792193">
          <w:marLeft w:val="0"/>
          <w:marRight w:val="0"/>
          <w:marTop w:val="0"/>
          <w:marBottom w:val="0"/>
          <w:divBdr>
            <w:top w:val="none" w:sz="0" w:space="0" w:color="auto"/>
            <w:left w:val="none" w:sz="0" w:space="0" w:color="auto"/>
            <w:bottom w:val="none" w:sz="0" w:space="0" w:color="auto"/>
            <w:right w:val="none" w:sz="0" w:space="0" w:color="auto"/>
          </w:divBdr>
        </w:div>
        <w:div w:id="1375545829">
          <w:marLeft w:val="0"/>
          <w:marRight w:val="0"/>
          <w:marTop w:val="0"/>
          <w:marBottom w:val="0"/>
          <w:divBdr>
            <w:top w:val="none" w:sz="0" w:space="0" w:color="auto"/>
            <w:left w:val="none" w:sz="0" w:space="0" w:color="auto"/>
            <w:bottom w:val="none" w:sz="0" w:space="0" w:color="auto"/>
            <w:right w:val="none" w:sz="0" w:space="0" w:color="auto"/>
          </w:divBdr>
        </w:div>
        <w:div w:id="1241328884">
          <w:marLeft w:val="0"/>
          <w:marRight w:val="0"/>
          <w:marTop w:val="0"/>
          <w:marBottom w:val="0"/>
          <w:divBdr>
            <w:top w:val="none" w:sz="0" w:space="0" w:color="auto"/>
            <w:left w:val="none" w:sz="0" w:space="0" w:color="auto"/>
            <w:bottom w:val="none" w:sz="0" w:space="0" w:color="auto"/>
            <w:right w:val="none" w:sz="0" w:space="0" w:color="auto"/>
          </w:divBdr>
        </w:div>
        <w:div w:id="882671362">
          <w:marLeft w:val="0"/>
          <w:marRight w:val="0"/>
          <w:marTop w:val="0"/>
          <w:marBottom w:val="0"/>
          <w:divBdr>
            <w:top w:val="none" w:sz="0" w:space="0" w:color="auto"/>
            <w:left w:val="none" w:sz="0" w:space="0" w:color="auto"/>
            <w:bottom w:val="none" w:sz="0" w:space="0" w:color="auto"/>
            <w:right w:val="none" w:sz="0" w:space="0" w:color="auto"/>
          </w:divBdr>
        </w:div>
        <w:div w:id="318388363">
          <w:marLeft w:val="0"/>
          <w:marRight w:val="0"/>
          <w:marTop w:val="0"/>
          <w:marBottom w:val="0"/>
          <w:divBdr>
            <w:top w:val="none" w:sz="0" w:space="0" w:color="auto"/>
            <w:left w:val="none" w:sz="0" w:space="0" w:color="auto"/>
            <w:bottom w:val="none" w:sz="0" w:space="0" w:color="auto"/>
            <w:right w:val="none" w:sz="0" w:space="0" w:color="auto"/>
          </w:divBdr>
        </w:div>
        <w:div w:id="1254587369">
          <w:marLeft w:val="0"/>
          <w:marRight w:val="0"/>
          <w:marTop w:val="0"/>
          <w:marBottom w:val="0"/>
          <w:divBdr>
            <w:top w:val="none" w:sz="0" w:space="0" w:color="auto"/>
            <w:left w:val="none" w:sz="0" w:space="0" w:color="auto"/>
            <w:bottom w:val="none" w:sz="0" w:space="0" w:color="auto"/>
            <w:right w:val="none" w:sz="0" w:space="0" w:color="auto"/>
          </w:divBdr>
        </w:div>
        <w:div w:id="1099376892">
          <w:marLeft w:val="0"/>
          <w:marRight w:val="0"/>
          <w:marTop w:val="0"/>
          <w:marBottom w:val="0"/>
          <w:divBdr>
            <w:top w:val="none" w:sz="0" w:space="0" w:color="auto"/>
            <w:left w:val="none" w:sz="0" w:space="0" w:color="auto"/>
            <w:bottom w:val="none" w:sz="0" w:space="0" w:color="auto"/>
            <w:right w:val="none" w:sz="0" w:space="0" w:color="auto"/>
          </w:divBdr>
        </w:div>
        <w:div w:id="1829786378">
          <w:marLeft w:val="0"/>
          <w:marRight w:val="0"/>
          <w:marTop w:val="0"/>
          <w:marBottom w:val="0"/>
          <w:divBdr>
            <w:top w:val="none" w:sz="0" w:space="0" w:color="auto"/>
            <w:left w:val="none" w:sz="0" w:space="0" w:color="auto"/>
            <w:bottom w:val="none" w:sz="0" w:space="0" w:color="auto"/>
            <w:right w:val="none" w:sz="0" w:space="0" w:color="auto"/>
          </w:divBdr>
        </w:div>
        <w:div w:id="1194147870">
          <w:marLeft w:val="0"/>
          <w:marRight w:val="0"/>
          <w:marTop w:val="0"/>
          <w:marBottom w:val="0"/>
          <w:divBdr>
            <w:top w:val="none" w:sz="0" w:space="0" w:color="auto"/>
            <w:left w:val="none" w:sz="0" w:space="0" w:color="auto"/>
            <w:bottom w:val="none" w:sz="0" w:space="0" w:color="auto"/>
            <w:right w:val="none" w:sz="0" w:space="0" w:color="auto"/>
          </w:divBdr>
        </w:div>
        <w:div w:id="1423065047">
          <w:marLeft w:val="0"/>
          <w:marRight w:val="0"/>
          <w:marTop w:val="0"/>
          <w:marBottom w:val="0"/>
          <w:divBdr>
            <w:top w:val="none" w:sz="0" w:space="0" w:color="auto"/>
            <w:left w:val="none" w:sz="0" w:space="0" w:color="auto"/>
            <w:bottom w:val="none" w:sz="0" w:space="0" w:color="auto"/>
            <w:right w:val="none" w:sz="0" w:space="0" w:color="auto"/>
          </w:divBdr>
        </w:div>
        <w:div w:id="923107143">
          <w:marLeft w:val="0"/>
          <w:marRight w:val="0"/>
          <w:marTop w:val="0"/>
          <w:marBottom w:val="0"/>
          <w:divBdr>
            <w:top w:val="none" w:sz="0" w:space="0" w:color="auto"/>
            <w:left w:val="none" w:sz="0" w:space="0" w:color="auto"/>
            <w:bottom w:val="none" w:sz="0" w:space="0" w:color="auto"/>
            <w:right w:val="none" w:sz="0" w:space="0" w:color="auto"/>
          </w:divBdr>
        </w:div>
        <w:div w:id="1676766625">
          <w:marLeft w:val="0"/>
          <w:marRight w:val="0"/>
          <w:marTop w:val="0"/>
          <w:marBottom w:val="0"/>
          <w:divBdr>
            <w:top w:val="none" w:sz="0" w:space="0" w:color="auto"/>
            <w:left w:val="none" w:sz="0" w:space="0" w:color="auto"/>
            <w:bottom w:val="none" w:sz="0" w:space="0" w:color="auto"/>
            <w:right w:val="none" w:sz="0" w:space="0" w:color="auto"/>
          </w:divBdr>
        </w:div>
        <w:div w:id="1716201684">
          <w:marLeft w:val="0"/>
          <w:marRight w:val="0"/>
          <w:marTop w:val="0"/>
          <w:marBottom w:val="0"/>
          <w:divBdr>
            <w:top w:val="none" w:sz="0" w:space="0" w:color="auto"/>
            <w:left w:val="none" w:sz="0" w:space="0" w:color="auto"/>
            <w:bottom w:val="none" w:sz="0" w:space="0" w:color="auto"/>
            <w:right w:val="none" w:sz="0" w:space="0" w:color="auto"/>
          </w:divBdr>
        </w:div>
        <w:div w:id="1486169792">
          <w:marLeft w:val="0"/>
          <w:marRight w:val="0"/>
          <w:marTop w:val="0"/>
          <w:marBottom w:val="0"/>
          <w:divBdr>
            <w:top w:val="none" w:sz="0" w:space="0" w:color="auto"/>
            <w:left w:val="none" w:sz="0" w:space="0" w:color="auto"/>
            <w:bottom w:val="none" w:sz="0" w:space="0" w:color="auto"/>
            <w:right w:val="none" w:sz="0" w:space="0" w:color="auto"/>
          </w:divBdr>
        </w:div>
        <w:div w:id="607079687">
          <w:marLeft w:val="0"/>
          <w:marRight w:val="0"/>
          <w:marTop w:val="0"/>
          <w:marBottom w:val="0"/>
          <w:divBdr>
            <w:top w:val="none" w:sz="0" w:space="0" w:color="auto"/>
            <w:left w:val="none" w:sz="0" w:space="0" w:color="auto"/>
            <w:bottom w:val="none" w:sz="0" w:space="0" w:color="auto"/>
            <w:right w:val="none" w:sz="0" w:space="0" w:color="auto"/>
          </w:divBdr>
        </w:div>
        <w:div w:id="477768315">
          <w:marLeft w:val="0"/>
          <w:marRight w:val="0"/>
          <w:marTop w:val="0"/>
          <w:marBottom w:val="0"/>
          <w:divBdr>
            <w:top w:val="none" w:sz="0" w:space="0" w:color="auto"/>
            <w:left w:val="none" w:sz="0" w:space="0" w:color="auto"/>
            <w:bottom w:val="none" w:sz="0" w:space="0" w:color="auto"/>
            <w:right w:val="none" w:sz="0" w:space="0" w:color="auto"/>
          </w:divBdr>
        </w:div>
        <w:div w:id="1410351486">
          <w:marLeft w:val="0"/>
          <w:marRight w:val="0"/>
          <w:marTop w:val="0"/>
          <w:marBottom w:val="0"/>
          <w:divBdr>
            <w:top w:val="none" w:sz="0" w:space="0" w:color="auto"/>
            <w:left w:val="none" w:sz="0" w:space="0" w:color="auto"/>
            <w:bottom w:val="none" w:sz="0" w:space="0" w:color="auto"/>
            <w:right w:val="none" w:sz="0" w:space="0" w:color="auto"/>
          </w:divBdr>
        </w:div>
        <w:div w:id="715130005">
          <w:marLeft w:val="0"/>
          <w:marRight w:val="0"/>
          <w:marTop w:val="0"/>
          <w:marBottom w:val="0"/>
          <w:divBdr>
            <w:top w:val="none" w:sz="0" w:space="0" w:color="auto"/>
            <w:left w:val="none" w:sz="0" w:space="0" w:color="auto"/>
            <w:bottom w:val="none" w:sz="0" w:space="0" w:color="auto"/>
            <w:right w:val="none" w:sz="0" w:space="0" w:color="auto"/>
          </w:divBdr>
        </w:div>
        <w:div w:id="1142118794">
          <w:marLeft w:val="0"/>
          <w:marRight w:val="0"/>
          <w:marTop w:val="0"/>
          <w:marBottom w:val="0"/>
          <w:divBdr>
            <w:top w:val="none" w:sz="0" w:space="0" w:color="auto"/>
            <w:left w:val="none" w:sz="0" w:space="0" w:color="auto"/>
            <w:bottom w:val="none" w:sz="0" w:space="0" w:color="auto"/>
            <w:right w:val="none" w:sz="0" w:space="0" w:color="auto"/>
          </w:divBdr>
        </w:div>
      </w:divsChild>
    </w:div>
    <w:div w:id="690572636">
      <w:bodyDiv w:val="1"/>
      <w:marLeft w:val="360"/>
      <w:marRight w:val="360"/>
      <w:marTop w:val="360"/>
      <w:marBottom w:val="360"/>
      <w:divBdr>
        <w:top w:val="none" w:sz="0" w:space="0" w:color="auto"/>
        <w:left w:val="none" w:sz="0" w:space="0" w:color="auto"/>
        <w:bottom w:val="none" w:sz="0" w:space="0" w:color="auto"/>
        <w:right w:val="none" w:sz="0" w:space="0" w:color="auto"/>
      </w:divBdr>
    </w:div>
    <w:div w:id="714473703">
      <w:bodyDiv w:val="1"/>
      <w:marLeft w:val="360"/>
      <w:marRight w:val="360"/>
      <w:marTop w:val="360"/>
      <w:marBottom w:val="360"/>
      <w:divBdr>
        <w:top w:val="none" w:sz="0" w:space="0" w:color="auto"/>
        <w:left w:val="none" w:sz="0" w:space="0" w:color="auto"/>
        <w:bottom w:val="none" w:sz="0" w:space="0" w:color="auto"/>
        <w:right w:val="none" w:sz="0" w:space="0" w:color="auto"/>
      </w:divBdr>
    </w:div>
    <w:div w:id="762802575">
      <w:bodyDiv w:val="1"/>
      <w:marLeft w:val="0"/>
      <w:marRight w:val="0"/>
      <w:marTop w:val="0"/>
      <w:marBottom w:val="0"/>
      <w:divBdr>
        <w:top w:val="none" w:sz="0" w:space="0" w:color="auto"/>
        <w:left w:val="none" w:sz="0" w:space="0" w:color="auto"/>
        <w:bottom w:val="none" w:sz="0" w:space="0" w:color="auto"/>
        <w:right w:val="none" w:sz="0" w:space="0" w:color="auto"/>
      </w:divBdr>
    </w:div>
    <w:div w:id="766468521">
      <w:bodyDiv w:val="1"/>
      <w:marLeft w:val="0"/>
      <w:marRight w:val="0"/>
      <w:marTop w:val="0"/>
      <w:marBottom w:val="0"/>
      <w:divBdr>
        <w:top w:val="none" w:sz="0" w:space="0" w:color="auto"/>
        <w:left w:val="none" w:sz="0" w:space="0" w:color="auto"/>
        <w:bottom w:val="none" w:sz="0" w:space="0" w:color="auto"/>
        <w:right w:val="none" w:sz="0" w:space="0" w:color="auto"/>
      </w:divBdr>
    </w:div>
    <w:div w:id="774131837">
      <w:bodyDiv w:val="1"/>
      <w:marLeft w:val="360"/>
      <w:marRight w:val="360"/>
      <w:marTop w:val="360"/>
      <w:marBottom w:val="360"/>
      <w:divBdr>
        <w:top w:val="none" w:sz="0" w:space="0" w:color="auto"/>
        <w:left w:val="none" w:sz="0" w:space="0" w:color="auto"/>
        <w:bottom w:val="none" w:sz="0" w:space="0" w:color="auto"/>
        <w:right w:val="none" w:sz="0" w:space="0" w:color="auto"/>
      </w:divBdr>
    </w:div>
    <w:div w:id="786242472">
      <w:bodyDiv w:val="1"/>
      <w:marLeft w:val="360"/>
      <w:marRight w:val="360"/>
      <w:marTop w:val="360"/>
      <w:marBottom w:val="360"/>
      <w:divBdr>
        <w:top w:val="none" w:sz="0" w:space="0" w:color="auto"/>
        <w:left w:val="none" w:sz="0" w:space="0" w:color="auto"/>
        <w:bottom w:val="none" w:sz="0" w:space="0" w:color="auto"/>
        <w:right w:val="none" w:sz="0" w:space="0" w:color="auto"/>
      </w:divBdr>
    </w:div>
    <w:div w:id="827327066">
      <w:bodyDiv w:val="1"/>
      <w:marLeft w:val="0"/>
      <w:marRight w:val="0"/>
      <w:marTop w:val="0"/>
      <w:marBottom w:val="0"/>
      <w:divBdr>
        <w:top w:val="none" w:sz="0" w:space="0" w:color="auto"/>
        <w:left w:val="none" w:sz="0" w:space="0" w:color="auto"/>
        <w:bottom w:val="none" w:sz="0" w:space="0" w:color="auto"/>
        <w:right w:val="none" w:sz="0" w:space="0" w:color="auto"/>
      </w:divBdr>
    </w:div>
    <w:div w:id="843397901">
      <w:bodyDiv w:val="1"/>
      <w:marLeft w:val="360"/>
      <w:marRight w:val="360"/>
      <w:marTop w:val="360"/>
      <w:marBottom w:val="360"/>
      <w:divBdr>
        <w:top w:val="none" w:sz="0" w:space="0" w:color="auto"/>
        <w:left w:val="none" w:sz="0" w:space="0" w:color="auto"/>
        <w:bottom w:val="none" w:sz="0" w:space="0" w:color="auto"/>
        <w:right w:val="none" w:sz="0" w:space="0" w:color="auto"/>
      </w:divBdr>
    </w:div>
    <w:div w:id="859470512">
      <w:bodyDiv w:val="1"/>
      <w:marLeft w:val="360"/>
      <w:marRight w:val="360"/>
      <w:marTop w:val="360"/>
      <w:marBottom w:val="360"/>
      <w:divBdr>
        <w:top w:val="none" w:sz="0" w:space="0" w:color="auto"/>
        <w:left w:val="none" w:sz="0" w:space="0" w:color="auto"/>
        <w:bottom w:val="none" w:sz="0" w:space="0" w:color="auto"/>
        <w:right w:val="none" w:sz="0" w:space="0" w:color="auto"/>
      </w:divBdr>
    </w:div>
    <w:div w:id="877856610">
      <w:bodyDiv w:val="1"/>
      <w:marLeft w:val="360"/>
      <w:marRight w:val="360"/>
      <w:marTop w:val="360"/>
      <w:marBottom w:val="360"/>
      <w:divBdr>
        <w:top w:val="none" w:sz="0" w:space="0" w:color="auto"/>
        <w:left w:val="none" w:sz="0" w:space="0" w:color="auto"/>
        <w:bottom w:val="none" w:sz="0" w:space="0" w:color="auto"/>
        <w:right w:val="none" w:sz="0" w:space="0" w:color="auto"/>
      </w:divBdr>
    </w:div>
    <w:div w:id="888348127">
      <w:bodyDiv w:val="1"/>
      <w:marLeft w:val="360"/>
      <w:marRight w:val="360"/>
      <w:marTop w:val="360"/>
      <w:marBottom w:val="360"/>
      <w:divBdr>
        <w:top w:val="none" w:sz="0" w:space="0" w:color="auto"/>
        <w:left w:val="none" w:sz="0" w:space="0" w:color="auto"/>
        <w:bottom w:val="none" w:sz="0" w:space="0" w:color="auto"/>
        <w:right w:val="none" w:sz="0" w:space="0" w:color="auto"/>
      </w:divBdr>
    </w:div>
    <w:div w:id="963267734">
      <w:bodyDiv w:val="1"/>
      <w:marLeft w:val="360"/>
      <w:marRight w:val="360"/>
      <w:marTop w:val="360"/>
      <w:marBottom w:val="360"/>
      <w:divBdr>
        <w:top w:val="none" w:sz="0" w:space="0" w:color="auto"/>
        <w:left w:val="none" w:sz="0" w:space="0" w:color="auto"/>
        <w:bottom w:val="none" w:sz="0" w:space="0" w:color="auto"/>
        <w:right w:val="none" w:sz="0" w:space="0" w:color="auto"/>
      </w:divBdr>
    </w:div>
    <w:div w:id="968240639">
      <w:bodyDiv w:val="1"/>
      <w:marLeft w:val="0"/>
      <w:marRight w:val="0"/>
      <w:marTop w:val="0"/>
      <w:marBottom w:val="0"/>
      <w:divBdr>
        <w:top w:val="none" w:sz="0" w:space="0" w:color="auto"/>
        <w:left w:val="none" w:sz="0" w:space="0" w:color="auto"/>
        <w:bottom w:val="none" w:sz="0" w:space="0" w:color="auto"/>
        <w:right w:val="none" w:sz="0" w:space="0" w:color="auto"/>
      </w:divBdr>
    </w:div>
    <w:div w:id="986740799">
      <w:bodyDiv w:val="1"/>
      <w:marLeft w:val="360"/>
      <w:marRight w:val="360"/>
      <w:marTop w:val="360"/>
      <w:marBottom w:val="360"/>
      <w:divBdr>
        <w:top w:val="none" w:sz="0" w:space="0" w:color="auto"/>
        <w:left w:val="none" w:sz="0" w:space="0" w:color="auto"/>
        <w:bottom w:val="none" w:sz="0" w:space="0" w:color="auto"/>
        <w:right w:val="none" w:sz="0" w:space="0" w:color="auto"/>
      </w:divBdr>
    </w:div>
    <w:div w:id="1014572277">
      <w:bodyDiv w:val="1"/>
      <w:marLeft w:val="360"/>
      <w:marRight w:val="360"/>
      <w:marTop w:val="360"/>
      <w:marBottom w:val="360"/>
      <w:divBdr>
        <w:top w:val="none" w:sz="0" w:space="0" w:color="auto"/>
        <w:left w:val="none" w:sz="0" w:space="0" w:color="auto"/>
        <w:bottom w:val="none" w:sz="0" w:space="0" w:color="auto"/>
        <w:right w:val="none" w:sz="0" w:space="0" w:color="auto"/>
      </w:divBdr>
    </w:div>
    <w:div w:id="1048145783">
      <w:bodyDiv w:val="1"/>
      <w:marLeft w:val="0"/>
      <w:marRight w:val="0"/>
      <w:marTop w:val="0"/>
      <w:marBottom w:val="0"/>
      <w:divBdr>
        <w:top w:val="none" w:sz="0" w:space="0" w:color="auto"/>
        <w:left w:val="none" w:sz="0" w:space="0" w:color="auto"/>
        <w:bottom w:val="none" w:sz="0" w:space="0" w:color="auto"/>
        <w:right w:val="none" w:sz="0" w:space="0" w:color="auto"/>
      </w:divBdr>
    </w:div>
    <w:div w:id="1049256841">
      <w:bodyDiv w:val="1"/>
      <w:marLeft w:val="0"/>
      <w:marRight w:val="0"/>
      <w:marTop w:val="0"/>
      <w:marBottom w:val="0"/>
      <w:divBdr>
        <w:top w:val="none" w:sz="0" w:space="0" w:color="auto"/>
        <w:left w:val="none" w:sz="0" w:space="0" w:color="auto"/>
        <w:bottom w:val="none" w:sz="0" w:space="0" w:color="auto"/>
        <w:right w:val="none" w:sz="0" w:space="0" w:color="auto"/>
      </w:divBdr>
    </w:div>
    <w:div w:id="1065448083">
      <w:bodyDiv w:val="1"/>
      <w:marLeft w:val="0"/>
      <w:marRight w:val="0"/>
      <w:marTop w:val="0"/>
      <w:marBottom w:val="0"/>
      <w:divBdr>
        <w:top w:val="none" w:sz="0" w:space="0" w:color="auto"/>
        <w:left w:val="none" w:sz="0" w:space="0" w:color="auto"/>
        <w:bottom w:val="none" w:sz="0" w:space="0" w:color="auto"/>
        <w:right w:val="none" w:sz="0" w:space="0" w:color="auto"/>
      </w:divBdr>
    </w:div>
    <w:div w:id="1085687645">
      <w:bodyDiv w:val="1"/>
      <w:marLeft w:val="360"/>
      <w:marRight w:val="360"/>
      <w:marTop w:val="360"/>
      <w:marBottom w:val="360"/>
      <w:divBdr>
        <w:top w:val="none" w:sz="0" w:space="0" w:color="auto"/>
        <w:left w:val="none" w:sz="0" w:space="0" w:color="auto"/>
        <w:bottom w:val="none" w:sz="0" w:space="0" w:color="auto"/>
        <w:right w:val="none" w:sz="0" w:space="0" w:color="auto"/>
      </w:divBdr>
    </w:div>
    <w:div w:id="1091049787">
      <w:bodyDiv w:val="1"/>
      <w:marLeft w:val="360"/>
      <w:marRight w:val="360"/>
      <w:marTop w:val="360"/>
      <w:marBottom w:val="360"/>
      <w:divBdr>
        <w:top w:val="none" w:sz="0" w:space="0" w:color="auto"/>
        <w:left w:val="none" w:sz="0" w:space="0" w:color="auto"/>
        <w:bottom w:val="none" w:sz="0" w:space="0" w:color="auto"/>
        <w:right w:val="none" w:sz="0" w:space="0" w:color="auto"/>
      </w:divBdr>
    </w:div>
    <w:div w:id="1099986965">
      <w:bodyDiv w:val="1"/>
      <w:marLeft w:val="360"/>
      <w:marRight w:val="360"/>
      <w:marTop w:val="360"/>
      <w:marBottom w:val="360"/>
      <w:divBdr>
        <w:top w:val="none" w:sz="0" w:space="0" w:color="auto"/>
        <w:left w:val="none" w:sz="0" w:space="0" w:color="auto"/>
        <w:bottom w:val="none" w:sz="0" w:space="0" w:color="auto"/>
        <w:right w:val="none" w:sz="0" w:space="0" w:color="auto"/>
      </w:divBdr>
    </w:div>
    <w:div w:id="1100418764">
      <w:bodyDiv w:val="1"/>
      <w:marLeft w:val="0"/>
      <w:marRight w:val="0"/>
      <w:marTop w:val="0"/>
      <w:marBottom w:val="0"/>
      <w:divBdr>
        <w:top w:val="none" w:sz="0" w:space="0" w:color="auto"/>
        <w:left w:val="none" w:sz="0" w:space="0" w:color="auto"/>
        <w:bottom w:val="none" w:sz="0" w:space="0" w:color="auto"/>
        <w:right w:val="none" w:sz="0" w:space="0" w:color="auto"/>
      </w:divBdr>
    </w:div>
    <w:div w:id="1116631712">
      <w:bodyDiv w:val="1"/>
      <w:marLeft w:val="360"/>
      <w:marRight w:val="360"/>
      <w:marTop w:val="360"/>
      <w:marBottom w:val="360"/>
      <w:divBdr>
        <w:top w:val="none" w:sz="0" w:space="0" w:color="auto"/>
        <w:left w:val="none" w:sz="0" w:space="0" w:color="auto"/>
        <w:bottom w:val="none" w:sz="0" w:space="0" w:color="auto"/>
        <w:right w:val="none" w:sz="0" w:space="0" w:color="auto"/>
      </w:divBdr>
    </w:div>
    <w:div w:id="1117529839">
      <w:bodyDiv w:val="1"/>
      <w:marLeft w:val="360"/>
      <w:marRight w:val="360"/>
      <w:marTop w:val="360"/>
      <w:marBottom w:val="360"/>
      <w:divBdr>
        <w:top w:val="none" w:sz="0" w:space="0" w:color="auto"/>
        <w:left w:val="none" w:sz="0" w:space="0" w:color="auto"/>
        <w:bottom w:val="none" w:sz="0" w:space="0" w:color="auto"/>
        <w:right w:val="none" w:sz="0" w:space="0" w:color="auto"/>
      </w:divBdr>
    </w:div>
    <w:div w:id="1136412152">
      <w:bodyDiv w:val="1"/>
      <w:marLeft w:val="360"/>
      <w:marRight w:val="360"/>
      <w:marTop w:val="360"/>
      <w:marBottom w:val="360"/>
      <w:divBdr>
        <w:top w:val="none" w:sz="0" w:space="0" w:color="auto"/>
        <w:left w:val="none" w:sz="0" w:space="0" w:color="auto"/>
        <w:bottom w:val="none" w:sz="0" w:space="0" w:color="auto"/>
        <w:right w:val="none" w:sz="0" w:space="0" w:color="auto"/>
      </w:divBdr>
    </w:div>
    <w:div w:id="1140996752">
      <w:bodyDiv w:val="1"/>
      <w:marLeft w:val="0"/>
      <w:marRight w:val="0"/>
      <w:marTop w:val="0"/>
      <w:marBottom w:val="0"/>
      <w:divBdr>
        <w:top w:val="none" w:sz="0" w:space="0" w:color="auto"/>
        <w:left w:val="none" w:sz="0" w:space="0" w:color="auto"/>
        <w:bottom w:val="none" w:sz="0" w:space="0" w:color="auto"/>
        <w:right w:val="none" w:sz="0" w:space="0" w:color="auto"/>
      </w:divBdr>
    </w:div>
    <w:div w:id="1154831083">
      <w:bodyDiv w:val="1"/>
      <w:marLeft w:val="360"/>
      <w:marRight w:val="360"/>
      <w:marTop w:val="360"/>
      <w:marBottom w:val="360"/>
      <w:divBdr>
        <w:top w:val="none" w:sz="0" w:space="0" w:color="auto"/>
        <w:left w:val="none" w:sz="0" w:space="0" w:color="auto"/>
        <w:bottom w:val="none" w:sz="0" w:space="0" w:color="auto"/>
        <w:right w:val="none" w:sz="0" w:space="0" w:color="auto"/>
      </w:divBdr>
    </w:div>
    <w:div w:id="1195920094">
      <w:bodyDiv w:val="1"/>
      <w:marLeft w:val="0"/>
      <w:marRight w:val="0"/>
      <w:marTop w:val="0"/>
      <w:marBottom w:val="0"/>
      <w:divBdr>
        <w:top w:val="none" w:sz="0" w:space="0" w:color="auto"/>
        <w:left w:val="none" w:sz="0" w:space="0" w:color="auto"/>
        <w:bottom w:val="none" w:sz="0" w:space="0" w:color="auto"/>
        <w:right w:val="none" w:sz="0" w:space="0" w:color="auto"/>
      </w:divBdr>
    </w:div>
    <w:div w:id="1200817870">
      <w:bodyDiv w:val="1"/>
      <w:marLeft w:val="0"/>
      <w:marRight w:val="0"/>
      <w:marTop w:val="0"/>
      <w:marBottom w:val="0"/>
      <w:divBdr>
        <w:top w:val="none" w:sz="0" w:space="0" w:color="auto"/>
        <w:left w:val="none" w:sz="0" w:space="0" w:color="auto"/>
        <w:bottom w:val="none" w:sz="0" w:space="0" w:color="auto"/>
        <w:right w:val="none" w:sz="0" w:space="0" w:color="auto"/>
      </w:divBdr>
    </w:div>
    <w:div w:id="1296253632">
      <w:bodyDiv w:val="1"/>
      <w:marLeft w:val="360"/>
      <w:marRight w:val="360"/>
      <w:marTop w:val="360"/>
      <w:marBottom w:val="360"/>
      <w:divBdr>
        <w:top w:val="none" w:sz="0" w:space="0" w:color="auto"/>
        <w:left w:val="none" w:sz="0" w:space="0" w:color="auto"/>
        <w:bottom w:val="none" w:sz="0" w:space="0" w:color="auto"/>
        <w:right w:val="none" w:sz="0" w:space="0" w:color="auto"/>
      </w:divBdr>
    </w:div>
    <w:div w:id="1297879042">
      <w:bodyDiv w:val="1"/>
      <w:marLeft w:val="360"/>
      <w:marRight w:val="360"/>
      <w:marTop w:val="360"/>
      <w:marBottom w:val="360"/>
      <w:divBdr>
        <w:top w:val="none" w:sz="0" w:space="0" w:color="auto"/>
        <w:left w:val="none" w:sz="0" w:space="0" w:color="auto"/>
        <w:bottom w:val="none" w:sz="0" w:space="0" w:color="auto"/>
        <w:right w:val="none" w:sz="0" w:space="0" w:color="auto"/>
      </w:divBdr>
    </w:div>
    <w:div w:id="1310747839">
      <w:bodyDiv w:val="1"/>
      <w:marLeft w:val="0"/>
      <w:marRight w:val="0"/>
      <w:marTop w:val="0"/>
      <w:marBottom w:val="0"/>
      <w:divBdr>
        <w:top w:val="none" w:sz="0" w:space="0" w:color="auto"/>
        <w:left w:val="none" w:sz="0" w:space="0" w:color="auto"/>
        <w:bottom w:val="none" w:sz="0" w:space="0" w:color="auto"/>
        <w:right w:val="none" w:sz="0" w:space="0" w:color="auto"/>
      </w:divBdr>
      <w:divsChild>
        <w:div w:id="841091265">
          <w:marLeft w:val="0"/>
          <w:marRight w:val="0"/>
          <w:marTop w:val="0"/>
          <w:marBottom w:val="0"/>
          <w:divBdr>
            <w:top w:val="none" w:sz="0" w:space="0" w:color="auto"/>
            <w:left w:val="none" w:sz="0" w:space="0" w:color="auto"/>
            <w:bottom w:val="none" w:sz="0" w:space="0" w:color="auto"/>
            <w:right w:val="none" w:sz="0" w:space="0" w:color="auto"/>
          </w:divBdr>
        </w:div>
      </w:divsChild>
    </w:div>
    <w:div w:id="1341930686">
      <w:bodyDiv w:val="1"/>
      <w:marLeft w:val="0"/>
      <w:marRight w:val="0"/>
      <w:marTop w:val="0"/>
      <w:marBottom w:val="0"/>
      <w:divBdr>
        <w:top w:val="none" w:sz="0" w:space="0" w:color="auto"/>
        <w:left w:val="none" w:sz="0" w:space="0" w:color="auto"/>
        <w:bottom w:val="none" w:sz="0" w:space="0" w:color="auto"/>
        <w:right w:val="none" w:sz="0" w:space="0" w:color="auto"/>
      </w:divBdr>
    </w:div>
    <w:div w:id="1357345910">
      <w:bodyDiv w:val="1"/>
      <w:marLeft w:val="360"/>
      <w:marRight w:val="360"/>
      <w:marTop w:val="360"/>
      <w:marBottom w:val="360"/>
      <w:divBdr>
        <w:top w:val="none" w:sz="0" w:space="0" w:color="auto"/>
        <w:left w:val="none" w:sz="0" w:space="0" w:color="auto"/>
        <w:bottom w:val="none" w:sz="0" w:space="0" w:color="auto"/>
        <w:right w:val="none" w:sz="0" w:space="0" w:color="auto"/>
      </w:divBdr>
    </w:div>
    <w:div w:id="1422949678">
      <w:bodyDiv w:val="1"/>
      <w:marLeft w:val="360"/>
      <w:marRight w:val="360"/>
      <w:marTop w:val="360"/>
      <w:marBottom w:val="360"/>
      <w:divBdr>
        <w:top w:val="none" w:sz="0" w:space="0" w:color="auto"/>
        <w:left w:val="none" w:sz="0" w:space="0" w:color="auto"/>
        <w:bottom w:val="none" w:sz="0" w:space="0" w:color="auto"/>
        <w:right w:val="none" w:sz="0" w:space="0" w:color="auto"/>
      </w:divBdr>
    </w:div>
    <w:div w:id="1449394532">
      <w:bodyDiv w:val="1"/>
      <w:marLeft w:val="0"/>
      <w:marRight w:val="0"/>
      <w:marTop w:val="0"/>
      <w:marBottom w:val="0"/>
      <w:divBdr>
        <w:top w:val="none" w:sz="0" w:space="0" w:color="auto"/>
        <w:left w:val="none" w:sz="0" w:space="0" w:color="auto"/>
        <w:bottom w:val="none" w:sz="0" w:space="0" w:color="auto"/>
        <w:right w:val="none" w:sz="0" w:space="0" w:color="auto"/>
      </w:divBdr>
    </w:div>
    <w:div w:id="1462066711">
      <w:bodyDiv w:val="1"/>
      <w:marLeft w:val="360"/>
      <w:marRight w:val="360"/>
      <w:marTop w:val="360"/>
      <w:marBottom w:val="360"/>
      <w:divBdr>
        <w:top w:val="none" w:sz="0" w:space="0" w:color="auto"/>
        <w:left w:val="none" w:sz="0" w:space="0" w:color="auto"/>
        <w:bottom w:val="none" w:sz="0" w:space="0" w:color="auto"/>
        <w:right w:val="none" w:sz="0" w:space="0" w:color="auto"/>
      </w:divBdr>
    </w:div>
    <w:div w:id="1462653220">
      <w:bodyDiv w:val="1"/>
      <w:marLeft w:val="360"/>
      <w:marRight w:val="360"/>
      <w:marTop w:val="360"/>
      <w:marBottom w:val="360"/>
      <w:divBdr>
        <w:top w:val="none" w:sz="0" w:space="0" w:color="auto"/>
        <w:left w:val="none" w:sz="0" w:space="0" w:color="auto"/>
        <w:bottom w:val="none" w:sz="0" w:space="0" w:color="auto"/>
        <w:right w:val="none" w:sz="0" w:space="0" w:color="auto"/>
      </w:divBdr>
    </w:div>
    <w:div w:id="1464348532">
      <w:bodyDiv w:val="1"/>
      <w:marLeft w:val="360"/>
      <w:marRight w:val="360"/>
      <w:marTop w:val="360"/>
      <w:marBottom w:val="360"/>
      <w:divBdr>
        <w:top w:val="none" w:sz="0" w:space="0" w:color="auto"/>
        <w:left w:val="none" w:sz="0" w:space="0" w:color="auto"/>
        <w:bottom w:val="none" w:sz="0" w:space="0" w:color="auto"/>
        <w:right w:val="none" w:sz="0" w:space="0" w:color="auto"/>
      </w:divBdr>
    </w:div>
    <w:div w:id="1470518978">
      <w:bodyDiv w:val="1"/>
      <w:marLeft w:val="0"/>
      <w:marRight w:val="0"/>
      <w:marTop w:val="0"/>
      <w:marBottom w:val="0"/>
      <w:divBdr>
        <w:top w:val="none" w:sz="0" w:space="0" w:color="auto"/>
        <w:left w:val="none" w:sz="0" w:space="0" w:color="auto"/>
        <w:bottom w:val="none" w:sz="0" w:space="0" w:color="auto"/>
        <w:right w:val="none" w:sz="0" w:space="0" w:color="auto"/>
      </w:divBdr>
    </w:div>
    <w:div w:id="1501189322">
      <w:bodyDiv w:val="1"/>
      <w:marLeft w:val="0"/>
      <w:marRight w:val="0"/>
      <w:marTop w:val="0"/>
      <w:marBottom w:val="0"/>
      <w:divBdr>
        <w:top w:val="none" w:sz="0" w:space="0" w:color="auto"/>
        <w:left w:val="none" w:sz="0" w:space="0" w:color="auto"/>
        <w:bottom w:val="none" w:sz="0" w:space="0" w:color="auto"/>
        <w:right w:val="none" w:sz="0" w:space="0" w:color="auto"/>
      </w:divBdr>
    </w:div>
    <w:div w:id="1506937280">
      <w:bodyDiv w:val="1"/>
      <w:marLeft w:val="0"/>
      <w:marRight w:val="0"/>
      <w:marTop w:val="0"/>
      <w:marBottom w:val="0"/>
      <w:divBdr>
        <w:top w:val="none" w:sz="0" w:space="0" w:color="auto"/>
        <w:left w:val="none" w:sz="0" w:space="0" w:color="auto"/>
        <w:bottom w:val="none" w:sz="0" w:space="0" w:color="auto"/>
        <w:right w:val="none" w:sz="0" w:space="0" w:color="auto"/>
      </w:divBdr>
    </w:div>
    <w:div w:id="1513109857">
      <w:bodyDiv w:val="1"/>
      <w:marLeft w:val="0"/>
      <w:marRight w:val="0"/>
      <w:marTop w:val="0"/>
      <w:marBottom w:val="0"/>
      <w:divBdr>
        <w:top w:val="none" w:sz="0" w:space="0" w:color="auto"/>
        <w:left w:val="none" w:sz="0" w:space="0" w:color="auto"/>
        <w:bottom w:val="none" w:sz="0" w:space="0" w:color="auto"/>
        <w:right w:val="none" w:sz="0" w:space="0" w:color="auto"/>
      </w:divBdr>
    </w:div>
    <w:div w:id="1537425507">
      <w:bodyDiv w:val="1"/>
      <w:marLeft w:val="360"/>
      <w:marRight w:val="360"/>
      <w:marTop w:val="360"/>
      <w:marBottom w:val="360"/>
      <w:divBdr>
        <w:top w:val="none" w:sz="0" w:space="0" w:color="auto"/>
        <w:left w:val="none" w:sz="0" w:space="0" w:color="auto"/>
        <w:bottom w:val="none" w:sz="0" w:space="0" w:color="auto"/>
        <w:right w:val="none" w:sz="0" w:space="0" w:color="auto"/>
      </w:divBdr>
    </w:div>
    <w:div w:id="1540555079">
      <w:bodyDiv w:val="1"/>
      <w:marLeft w:val="0"/>
      <w:marRight w:val="0"/>
      <w:marTop w:val="0"/>
      <w:marBottom w:val="0"/>
      <w:divBdr>
        <w:top w:val="none" w:sz="0" w:space="0" w:color="auto"/>
        <w:left w:val="none" w:sz="0" w:space="0" w:color="auto"/>
        <w:bottom w:val="none" w:sz="0" w:space="0" w:color="auto"/>
        <w:right w:val="none" w:sz="0" w:space="0" w:color="auto"/>
      </w:divBdr>
    </w:div>
    <w:div w:id="1568300296">
      <w:bodyDiv w:val="1"/>
      <w:marLeft w:val="360"/>
      <w:marRight w:val="360"/>
      <w:marTop w:val="360"/>
      <w:marBottom w:val="360"/>
      <w:divBdr>
        <w:top w:val="none" w:sz="0" w:space="0" w:color="auto"/>
        <w:left w:val="none" w:sz="0" w:space="0" w:color="auto"/>
        <w:bottom w:val="none" w:sz="0" w:space="0" w:color="auto"/>
        <w:right w:val="none" w:sz="0" w:space="0" w:color="auto"/>
      </w:divBdr>
    </w:div>
    <w:div w:id="1599026076">
      <w:bodyDiv w:val="1"/>
      <w:marLeft w:val="0"/>
      <w:marRight w:val="0"/>
      <w:marTop w:val="0"/>
      <w:marBottom w:val="0"/>
      <w:divBdr>
        <w:top w:val="none" w:sz="0" w:space="0" w:color="auto"/>
        <w:left w:val="none" w:sz="0" w:space="0" w:color="auto"/>
        <w:bottom w:val="none" w:sz="0" w:space="0" w:color="auto"/>
        <w:right w:val="none" w:sz="0" w:space="0" w:color="auto"/>
      </w:divBdr>
    </w:div>
    <w:div w:id="1604149503">
      <w:bodyDiv w:val="1"/>
      <w:marLeft w:val="360"/>
      <w:marRight w:val="360"/>
      <w:marTop w:val="360"/>
      <w:marBottom w:val="360"/>
      <w:divBdr>
        <w:top w:val="none" w:sz="0" w:space="0" w:color="auto"/>
        <w:left w:val="none" w:sz="0" w:space="0" w:color="auto"/>
        <w:bottom w:val="none" w:sz="0" w:space="0" w:color="auto"/>
        <w:right w:val="none" w:sz="0" w:space="0" w:color="auto"/>
      </w:divBdr>
    </w:div>
    <w:div w:id="1623538720">
      <w:bodyDiv w:val="1"/>
      <w:marLeft w:val="0"/>
      <w:marRight w:val="0"/>
      <w:marTop w:val="0"/>
      <w:marBottom w:val="0"/>
      <w:divBdr>
        <w:top w:val="none" w:sz="0" w:space="0" w:color="auto"/>
        <w:left w:val="none" w:sz="0" w:space="0" w:color="auto"/>
        <w:bottom w:val="none" w:sz="0" w:space="0" w:color="auto"/>
        <w:right w:val="none" w:sz="0" w:space="0" w:color="auto"/>
      </w:divBdr>
    </w:div>
    <w:div w:id="1625308271">
      <w:bodyDiv w:val="1"/>
      <w:marLeft w:val="360"/>
      <w:marRight w:val="360"/>
      <w:marTop w:val="360"/>
      <w:marBottom w:val="360"/>
      <w:divBdr>
        <w:top w:val="none" w:sz="0" w:space="0" w:color="auto"/>
        <w:left w:val="none" w:sz="0" w:space="0" w:color="auto"/>
        <w:bottom w:val="none" w:sz="0" w:space="0" w:color="auto"/>
        <w:right w:val="none" w:sz="0" w:space="0" w:color="auto"/>
      </w:divBdr>
    </w:div>
    <w:div w:id="1656101418">
      <w:bodyDiv w:val="1"/>
      <w:marLeft w:val="360"/>
      <w:marRight w:val="360"/>
      <w:marTop w:val="360"/>
      <w:marBottom w:val="360"/>
      <w:divBdr>
        <w:top w:val="none" w:sz="0" w:space="0" w:color="auto"/>
        <w:left w:val="none" w:sz="0" w:space="0" w:color="auto"/>
        <w:bottom w:val="none" w:sz="0" w:space="0" w:color="auto"/>
        <w:right w:val="none" w:sz="0" w:space="0" w:color="auto"/>
      </w:divBdr>
    </w:div>
    <w:div w:id="1664163326">
      <w:bodyDiv w:val="1"/>
      <w:marLeft w:val="360"/>
      <w:marRight w:val="360"/>
      <w:marTop w:val="360"/>
      <w:marBottom w:val="360"/>
      <w:divBdr>
        <w:top w:val="none" w:sz="0" w:space="0" w:color="auto"/>
        <w:left w:val="none" w:sz="0" w:space="0" w:color="auto"/>
        <w:bottom w:val="none" w:sz="0" w:space="0" w:color="auto"/>
        <w:right w:val="none" w:sz="0" w:space="0" w:color="auto"/>
      </w:divBdr>
    </w:div>
    <w:div w:id="1696954155">
      <w:bodyDiv w:val="1"/>
      <w:marLeft w:val="0"/>
      <w:marRight w:val="0"/>
      <w:marTop w:val="0"/>
      <w:marBottom w:val="0"/>
      <w:divBdr>
        <w:top w:val="none" w:sz="0" w:space="0" w:color="auto"/>
        <w:left w:val="none" w:sz="0" w:space="0" w:color="auto"/>
        <w:bottom w:val="none" w:sz="0" w:space="0" w:color="auto"/>
        <w:right w:val="none" w:sz="0" w:space="0" w:color="auto"/>
      </w:divBdr>
    </w:div>
    <w:div w:id="1698235042">
      <w:bodyDiv w:val="1"/>
      <w:marLeft w:val="0"/>
      <w:marRight w:val="0"/>
      <w:marTop w:val="0"/>
      <w:marBottom w:val="0"/>
      <w:divBdr>
        <w:top w:val="none" w:sz="0" w:space="0" w:color="auto"/>
        <w:left w:val="none" w:sz="0" w:space="0" w:color="auto"/>
        <w:bottom w:val="none" w:sz="0" w:space="0" w:color="auto"/>
        <w:right w:val="none" w:sz="0" w:space="0" w:color="auto"/>
      </w:divBdr>
      <w:divsChild>
        <w:div w:id="2633157">
          <w:marLeft w:val="0"/>
          <w:marRight w:val="0"/>
          <w:marTop w:val="0"/>
          <w:marBottom w:val="0"/>
          <w:divBdr>
            <w:top w:val="none" w:sz="0" w:space="0" w:color="auto"/>
            <w:left w:val="none" w:sz="0" w:space="0" w:color="auto"/>
            <w:bottom w:val="none" w:sz="0" w:space="0" w:color="auto"/>
            <w:right w:val="none" w:sz="0" w:space="0" w:color="auto"/>
          </w:divBdr>
        </w:div>
        <w:div w:id="10298204">
          <w:marLeft w:val="0"/>
          <w:marRight w:val="0"/>
          <w:marTop w:val="0"/>
          <w:marBottom w:val="0"/>
          <w:divBdr>
            <w:top w:val="none" w:sz="0" w:space="0" w:color="auto"/>
            <w:left w:val="none" w:sz="0" w:space="0" w:color="auto"/>
            <w:bottom w:val="none" w:sz="0" w:space="0" w:color="auto"/>
            <w:right w:val="none" w:sz="0" w:space="0" w:color="auto"/>
          </w:divBdr>
        </w:div>
        <w:div w:id="11036656">
          <w:marLeft w:val="0"/>
          <w:marRight w:val="0"/>
          <w:marTop w:val="0"/>
          <w:marBottom w:val="0"/>
          <w:divBdr>
            <w:top w:val="none" w:sz="0" w:space="0" w:color="auto"/>
            <w:left w:val="none" w:sz="0" w:space="0" w:color="auto"/>
            <w:bottom w:val="none" w:sz="0" w:space="0" w:color="auto"/>
            <w:right w:val="none" w:sz="0" w:space="0" w:color="auto"/>
          </w:divBdr>
        </w:div>
        <w:div w:id="16933910">
          <w:marLeft w:val="0"/>
          <w:marRight w:val="0"/>
          <w:marTop w:val="0"/>
          <w:marBottom w:val="0"/>
          <w:divBdr>
            <w:top w:val="none" w:sz="0" w:space="0" w:color="auto"/>
            <w:left w:val="none" w:sz="0" w:space="0" w:color="auto"/>
            <w:bottom w:val="none" w:sz="0" w:space="0" w:color="auto"/>
            <w:right w:val="none" w:sz="0" w:space="0" w:color="auto"/>
          </w:divBdr>
        </w:div>
        <w:div w:id="17858555">
          <w:marLeft w:val="0"/>
          <w:marRight w:val="0"/>
          <w:marTop w:val="0"/>
          <w:marBottom w:val="0"/>
          <w:divBdr>
            <w:top w:val="none" w:sz="0" w:space="0" w:color="auto"/>
            <w:left w:val="none" w:sz="0" w:space="0" w:color="auto"/>
            <w:bottom w:val="none" w:sz="0" w:space="0" w:color="auto"/>
            <w:right w:val="none" w:sz="0" w:space="0" w:color="auto"/>
          </w:divBdr>
        </w:div>
        <w:div w:id="22680145">
          <w:marLeft w:val="0"/>
          <w:marRight w:val="0"/>
          <w:marTop w:val="0"/>
          <w:marBottom w:val="0"/>
          <w:divBdr>
            <w:top w:val="none" w:sz="0" w:space="0" w:color="auto"/>
            <w:left w:val="none" w:sz="0" w:space="0" w:color="auto"/>
            <w:bottom w:val="none" w:sz="0" w:space="0" w:color="auto"/>
            <w:right w:val="none" w:sz="0" w:space="0" w:color="auto"/>
          </w:divBdr>
        </w:div>
        <w:div w:id="39288085">
          <w:marLeft w:val="0"/>
          <w:marRight w:val="0"/>
          <w:marTop w:val="0"/>
          <w:marBottom w:val="0"/>
          <w:divBdr>
            <w:top w:val="none" w:sz="0" w:space="0" w:color="auto"/>
            <w:left w:val="none" w:sz="0" w:space="0" w:color="auto"/>
            <w:bottom w:val="none" w:sz="0" w:space="0" w:color="auto"/>
            <w:right w:val="none" w:sz="0" w:space="0" w:color="auto"/>
          </w:divBdr>
        </w:div>
        <w:div w:id="45498222">
          <w:marLeft w:val="0"/>
          <w:marRight w:val="0"/>
          <w:marTop w:val="0"/>
          <w:marBottom w:val="0"/>
          <w:divBdr>
            <w:top w:val="none" w:sz="0" w:space="0" w:color="auto"/>
            <w:left w:val="none" w:sz="0" w:space="0" w:color="auto"/>
            <w:bottom w:val="none" w:sz="0" w:space="0" w:color="auto"/>
            <w:right w:val="none" w:sz="0" w:space="0" w:color="auto"/>
          </w:divBdr>
        </w:div>
        <w:div w:id="51776401">
          <w:marLeft w:val="0"/>
          <w:marRight w:val="0"/>
          <w:marTop w:val="0"/>
          <w:marBottom w:val="0"/>
          <w:divBdr>
            <w:top w:val="none" w:sz="0" w:space="0" w:color="auto"/>
            <w:left w:val="none" w:sz="0" w:space="0" w:color="auto"/>
            <w:bottom w:val="none" w:sz="0" w:space="0" w:color="auto"/>
            <w:right w:val="none" w:sz="0" w:space="0" w:color="auto"/>
          </w:divBdr>
        </w:div>
        <w:div w:id="56362771">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62610321">
          <w:marLeft w:val="0"/>
          <w:marRight w:val="0"/>
          <w:marTop w:val="0"/>
          <w:marBottom w:val="0"/>
          <w:divBdr>
            <w:top w:val="none" w:sz="0" w:space="0" w:color="auto"/>
            <w:left w:val="none" w:sz="0" w:space="0" w:color="auto"/>
            <w:bottom w:val="none" w:sz="0" w:space="0" w:color="auto"/>
            <w:right w:val="none" w:sz="0" w:space="0" w:color="auto"/>
          </w:divBdr>
        </w:div>
        <w:div w:id="64496811">
          <w:marLeft w:val="0"/>
          <w:marRight w:val="0"/>
          <w:marTop w:val="0"/>
          <w:marBottom w:val="0"/>
          <w:divBdr>
            <w:top w:val="none" w:sz="0" w:space="0" w:color="auto"/>
            <w:left w:val="none" w:sz="0" w:space="0" w:color="auto"/>
            <w:bottom w:val="none" w:sz="0" w:space="0" w:color="auto"/>
            <w:right w:val="none" w:sz="0" w:space="0" w:color="auto"/>
          </w:divBdr>
        </w:div>
        <w:div w:id="66611084">
          <w:marLeft w:val="0"/>
          <w:marRight w:val="0"/>
          <w:marTop w:val="0"/>
          <w:marBottom w:val="0"/>
          <w:divBdr>
            <w:top w:val="none" w:sz="0" w:space="0" w:color="auto"/>
            <w:left w:val="none" w:sz="0" w:space="0" w:color="auto"/>
            <w:bottom w:val="none" w:sz="0" w:space="0" w:color="auto"/>
            <w:right w:val="none" w:sz="0" w:space="0" w:color="auto"/>
          </w:divBdr>
        </w:div>
        <w:div w:id="67728738">
          <w:marLeft w:val="0"/>
          <w:marRight w:val="0"/>
          <w:marTop w:val="0"/>
          <w:marBottom w:val="0"/>
          <w:divBdr>
            <w:top w:val="none" w:sz="0" w:space="0" w:color="auto"/>
            <w:left w:val="none" w:sz="0" w:space="0" w:color="auto"/>
            <w:bottom w:val="none" w:sz="0" w:space="0" w:color="auto"/>
            <w:right w:val="none" w:sz="0" w:space="0" w:color="auto"/>
          </w:divBdr>
        </w:div>
        <w:div w:id="68967137">
          <w:marLeft w:val="0"/>
          <w:marRight w:val="0"/>
          <w:marTop w:val="0"/>
          <w:marBottom w:val="0"/>
          <w:divBdr>
            <w:top w:val="none" w:sz="0" w:space="0" w:color="auto"/>
            <w:left w:val="none" w:sz="0" w:space="0" w:color="auto"/>
            <w:bottom w:val="none" w:sz="0" w:space="0" w:color="auto"/>
            <w:right w:val="none" w:sz="0" w:space="0" w:color="auto"/>
          </w:divBdr>
        </w:div>
        <w:div w:id="80686557">
          <w:marLeft w:val="0"/>
          <w:marRight w:val="0"/>
          <w:marTop w:val="0"/>
          <w:marBottom w:val="0"/>
          <w:divBdr>
            <w:top w:val="none" w:sz="0" w:space="0" w:color="auto"/>
            <w:left w:val="none" w:sz="0" w:space="0" w:color="auto"/>
            <w:bottom w:val="none" w:sz="0" w:space="0" w:color="auto"/>
            <w:right w:val="none" w:sz="0" w:space="0" w:color="auto"/>
          </w:divBdr>
        </w:div>
        <w:div w:id="83378113">
          <w:marLeft w:val="0"/>
          <w:marRight w:val="0"/>
          <w:marTop w:val="0"/>
          <w:marBottom w:val="0"/>
          <w:divBdr>
            <w:top w:val="none" w:sz="0" w:space="0" w:color="auto"/>
            <w:left w:val="none" w:sz="0" w:space="0" w:color="auto"/>
            <w:bottom w:val="none" w:sz="0" w:space="0" w:color="auto"/>
            <w:right w:val="none" w:sz="0" w:space="0" w:color="auto"/>
          </w:divBdr>
        </w:div>
        <w:div w:id="86313129">
          <w:marLeft w:val="0"/>
          <w:marRight w:val="0"/>
          <w:marTop w:val="0"/>
          <w:marBottom w:val="0"/>
          <w:divBdr>
            <w:top w:val="none" w:sz="0" w:space="0" w:color="auto"/>
            <w:left w:val="none" w:sz="0" w:space="0" w:color="auto"/>
            <w:bottom w:val="none" w:sz="0" w:space="0" w:color="auto"/>
            <w:right w:val="none" w:sz="0" w:space="0" w:color="auto"/>
          </w:divBdr>
        </w:div>
        <w:div w:id="86967509">
          <w:marLeft w:val="0"/>
          <w:marRight w:val="0"/>
          <w:marTop w:val="0"/>
          <w:marBottom w:val="0"/>
          <w:divBdr>
            <w:top w:val="none" w:sz="0" w:space="0" w:color="auto"/>
            <w:left w:val="none" w:sz="0" w:space="0" w:color="auto"/>
            <w:bottom w:val="none" w:sz="0" w:space="0" w:color="auto"/>
            <w:right w:val="none" w:sz="0" w:space="0" w:color="auto"/>
          </w:divBdr>
        </w:div>
        <w:div w:id="88739431">
          <w:marLeft w:val="0"/>
          <w:marRight w:val="0"/>
          <w:marTop w:val="0"/>
          <w:marBottom w:val="0"/>
          <w:divBdr>
            <w:top w:val="none" w:sz="0" w:space="0" w:color="auto"/>
            <w:left w:val="none" w:sz="0" w:space="0" w:color="auto"/>
            <w:bottom w:val="none" w:sz="0" w:space="0" w:color="auto"/>
            <w:right w:val="none" w:sz="0" w:space="0" w:color="auto"/>
          </w:divBdr>
        </w:div>
        <w:div w:id="94791748">
          <w:marLeft w:val="0"/>
          <w:marRight w:val="0"/>
          <w:marTop w:val="0"/>
          <w:marBottom w:val="0"/>
          <w:divBdr>
            <w:top w:val="none" w:sz="0" w:space="0" w:color="auto"/>
            <w:left w:val="none" w:sz="0" w:space="0" w:color="auto"/>
            <w:bottom w:val="none" w:sz="0" w:space="0" w:color="auto"/>
            <w:right w:val="none" w:sz="0" w:space="0" w:color="auto"/>
          </w:divBdr>
        </w:div>
        <w:div w:id="96221805">
          <w:marLeft w:val="0"/>
          <w:marRight w:val="0"/>
          <w:marTop w:val="0"/>
          <w:marBottom w:val="0"/>
          <w:divBdr>
            <w:top w:val="none" w:sz="0" w:space="0" w:color="auto"/>
            <w:left w:val="none" w:sz="0" w:space="0" w:color="auto"/>
            <w:bottom w:val="none" w:sz="0" w:space="0" w:color="auto"/>
            <w:right w:val="none" w:sz="0" w:space="0" w:color="auto"/>
          </w:divBdr>
        </w:div>
        <w:div w:id="105740012">
          <w:marLeft w:val="0"/>
          <w:marRight w:val="0"/>
          <w:marTop w:val="0"/>
          <w:marBottom w:val="0"/>
          <w:divBdr>
            <w:top w:val="none" w:sz="0" w:space="0" w:color="auto"/>
            <w:left w:val="none" w:sz="0" w:space="0" w:color="auto"/>
            <w:bottom w:val="none" w:sz="0" w:space="0" w:color="auto"/>
            <w:right w:val="none" w:sz="0" w:space="0" w:color="auto"/>
          </w:divBdr>
        </w:div>
        <w:div w:id="109790264">
          <w:marLeft w:val="0"/>
          <w:marRight w:val="0"/>
          <w:marTop w:val="0"/>
          <w:marBottom w:val="0"/>
          <w:divBdr>
            <w:top w:val="none" w:sz="0" w:space="0" w:color="auto"/>
            <w:left w:val="none" w:sz="0" w:space="0" w:color="auto"/>
            <w:bottom w:val="none" w:sz="0" w:space="0" w:color="auto"/>
            <w:right w:val="none" w:sz="0" w:space="0" w:color="auto"/>
          </w:divBdr>
        </w:div>
        <w:div w:id="110829634">
          <w:marLeft w:val="0"/>
          <w:marRight w:val="0"/>
          <w:marTop w:val="0"/>
          <w:marBottom w:val="0"/>
          <w:divBdr>
            <w:top w:val="none" w:sz="0" w:space="0" w:color="auto"/>
            <w:left w:val="none" w:sz="0" w:space="0" w:color="auto"/>
            <w:bottom w:val="none" w:sz="0" w:space="0" w:color="auto"/>
            <w:right w:val="none" w:sz="0" w:space="0" w:color="auto"/>
          </w:divBdr>
        </w:div>
        <w:div w:id="123499597">
          <w:marLeft w:val="0"/>
          <w:marRight w:val="0"/>
          <w:marTop w:val="0"/>
          <w:marBottom w:val="0"/>
          <w:divBdr>
            <w:top w:val="none" w:sz="0" w:space="0" w:color="auto"/>
            <w:left w:val="none" w:sz="0" w:space="0" w:color="auto"/>
            <w:bottom w:val="none" w:sz="0" w:space="0" w:color="auto"/>
            <w:right w:val="none" w:sz="0" w:space="0" w:color="auto"/>
          </w:divBdr>
        </w:div>
        <w:div w:id="126121701">
          <w:marLeft w:val="0"/>
          <w:marRight w:val="0"/>
          <w:marTop w:val="0"/>
          <w:marBottom w:val="0"/>
          <w:divBdr>
            <w:top w:val="none" w:sz="0" w:space="0" w:color="auto"/>
            <w:left w:val="none" w:sz="0" w:space="0" w:color="auto"/>
            <w:bottom w:val="none" w:sz="0" w:space="0" w:color="auto"/>
            <w:right w:val="none" w:sz="0" w:space="0" w:color="auto"/>
          </w:divBdr>
        </w:div>
        <w:div w:id="148639560">
          <w:marLeft w:val="0"/>
          <w:marRight w:val="0"/>
          <w:marTop w:val="0"/>
          <w:marBottom w:val="0"/>
          <w:divBdr>
            <w:top w:val="none" w:sz="0" w:space="0" w:color="auto"/>
            <w:left w:val="none" w:sz="0" w:space="0" w:color="auto"/>
            <w:bottom w:val="none" w:sz="0" w:space="0" w:color="auto"/>
            <w:right w:val="none" w:sz="0" w:space="0" w:color="auto"/>
          </w:divBdr>
        </w:div>
        <w:div w:id="160202167">
          <w:marLeft w:val="0"/>
          <w:marRight w:val="0"/>
          <w:marTop w:val="0"/>
          <w:marBottom w:val="0"/>
          <w:divBdr>
            <w:top w:val="none" w:sz="0" w:space="0" w:color="auto"/>
            <w:left w:val="none" w:sz="0" w:space="0" w:color="auto"/>
            <w:bottom w:val="none" w:sz="0" w:space="0" w:color="auto"/>
            <w:right w:val="none" w:sz="0" w:space="0" w:color="auto"/>
          </w:divBdr>
        </w:div>
        <w:div w:id="163208357">
          <w:marLeft w:val="0"/>
          <w:marRight w:val="0"/>
          <w:marTop w:val="0"/>
          <w:marBottom w:val="0"/>
          <w:divBdr>
            <w:top w:val="none" w:sz="0" w:space="0" w:color="auto"/>
            <w:left w:val="none" w:sz="0" w:space="0" w:color="auto"/>
            <w:bottom w:val="none" w:sz="0" w:space="0" w:color="auto"/>
            <w:right w:val="none" w:sz="0" w:space="0" w:color="auto"/>
          </w:divBdr>
        </w:div>
        <w:div w:id="165437934">
          <w:marLeft w:val="0"/>
          <w:marRight w:val="0"/>
          <w:marTop w:val="0"/>
          <w:marBottom w:val="0"/>
          <w:divBdr>
            <w:top w:val="none" w:sz="0" w:space="0" w:color="auto"/>
            <w:left w:val="none" w:sz="0" w:space="0" w:color="auto"/>
            <w:bottom w:val="none" w:sz="0" w:space="0" w:color="auto"/>
            <w:right w:val="none" w:sz="0" w:space="0" w:color="auto"/>
          </w:divBdr>
        </w:div>
        <w:div w:id="172885087">
          <w:marLeft w:val="0"/>
          <w:marRight w:val="0"/>
          <w:marTop w:val="0"/>
          <w:marBottom w:val="0"/>
          <w:divBdr>
            <w:top w:val="none" w:sz="0" w:space="0" w:color="auto"/>
            <w:left w:val="none" w:sz="0" w:space="0" w:color="auto"/>
            <w:bottom w:val="none" w:sz="0" w:space="0" w:color="auto"/>
            <w:right w:val="none" w:sz="0" w:space="0" w:color="auto"/>
          </w:divBdr>
        </w:div>
        <w:div w:id="178081410">
          <w:marLeft w:val="0"/>
          <w:marRight w:val="0"/>
          <w:marTop w:val="0"/>
          <w:marBottom w:val="0"/>
          <w:divBdr>
            <w:top w:val="none" w:sz="0" w:space="0" w:color="auto"/>
            <w:left w:val="none" w:sz="0" w:space="0" w:color="auto"/>
            <w:bottom w:val="none" w:sz="0" w:space="0" w:color="auto"/>
            <w:right w:val="none" w:sz="0" w:space="0" w:color="auto"/>
          </w:divBdr>
        </w:div>
        <w:div w:id="179705437">
          <w:marLeft w:val="0"/>
          <w:marRight w:val="0"/>
          <w:marTop w:val="0"/>
          <w:marBottom w:val="0"/>
          <w:divBdr>
            <w:top w:val="none" w:sz="0" w:space="0" w:color="auto"/>
            <w:left w:val="none" w:sz="0" w:space="0" w:color="auto"/>
            <w:bottom w:val="none" w:sz="0" w:space="0" w:color="auto"/>
            <w:right w:val="none" w:sz="0" w:space="0" w:color="auto"/>
          </w:divBdr>
        </w:div>
        <w:div w:id="184057368">
          <w:marLeft w:val="0"/>
          <w:marRight w:val="0"/>
          <w:marTop w:val="0"/>
          <w:marBottom w:val="0"/>
          <w:divBdr>
            <w:top w:val="none" w:sz="0" w:space="0" w:color="auto"/>
            <w:left w:val="none" w:sz="0" w:space="0" w:color="auto"/>
            <w:bottom w:val="none" w:sz="0" w:space="0" w:color="auto"/>
            <w:right w:val="none" w:sz="0" w:space="0" w:color="auto"/>
          </w:divBdr>
        </w:div>
        <w:div w:id="185874383">
          <w:marLeft w:val="0"/>
          <w:marRight w:val="0"/>
          <w:marTop w:val="0"/>
          <w:marBottom w:val="0"/>
          <w:divBdr>
            <w:top w:val="none" w:sz="0" w:space="0" w:color="auto"/>
            <w:left w:val="none" w:sz="0" w:space="0" w:color="auto"/>
            <w:bottom w:val="none" w:sz="0" w:space="0" w:color="auto"/>
            <w:right w:val="none" w:sz="0" w:space="0" w:color="auto"/>
          </w:divBdr>
        </w:div>
        <w:div w:id="188376163">
          <w:marLeft w:val="0"/>
          <w:marRight w:val="0"/>
          <w:marTop w:val="0"/>
          <w:marBottom w:val="0"/>
          <w:divBdr>
            <w:top w:val="none" w:sz="0" w:space="0" w:color="auto"/>
            <w:left w:val="none" w:sz="0" w:space="0" w:color="auto"/>
            <w:bottom w:val="none" w:sz="0" w:space="0" w:color="auto"/>
            <w:right w:val="none" w:sz="0" w:space="0" w:color="auto"/>
          </w:divBdr>
        </w:div>
        <w:div w:id="193075436">
          <w:marLeft w:val="0"/>
          <w:marRight w:val="0"/>
          <w:marTop w:val="0"/>
          <w:marBottom w:val="0"/>
          <w:divBdr>
            <w:top w:val="none" w:sz="0" w:space="0" w:color="auto"/>
            <w:left w:val="none" w:sz="0" w:space="0" w:color="auto"/>
            <w:bottom w:val="none" w:sz="0" w:space="0" w:color="auto"/>
            <w:right w:val="none" w:sz="0" w:space="0" w:color="auto"/>
          </w:divBdr>
        </w:div>
        <w:div w:id="198202287">
          <w:marLeft w:val="0"/>
          <w:marRight w:val="0"/>
          <w:marTop w:val="0"/>
          <w:marBottom w:val="0"/>
          <w:divBdr>
            <w:top w:val="none" w:sz="0" w:space="0" w:color="auto"/>
            <w:left w:val="none" w:sz="0" w:space="0" w:color="auto"/>
            <w:bottom w:val="none" w:sz="0" w:space="0" w:color="auto"/>
            <w:right w:val="none" w:sz="0" w:space="0" w:color="auto"/>
          </w:divBdr>
        </w:div>
        <w:div w:id="214438264">
          <w:marLeft w:val="0"/>
          <w:marRight w:val="0"/>
          <w:marTop w:val="0"/>
          <w:marBottom w:val="0"/>
          <w:divBdr>
            <w:top w:val="none" w:sz="0" w:space="0" w:color="auto"/>
            <w:left w:val="none" w:sz="0" w:space="0" w:color="auto"/>
            <w:bottom w:val="none" w:sz="0" w:space="0" w:color="auto"/>
            <w:right w:val="none" w:sz="0" w:space="0" w:color="auto"/>
          </w:divBdr>
        </w:div>
        <w:div w:id="218059224">
          <w:marLeft w:val="0"/>
          <w:marRight w:val="0"/>
          <w:marTop w:val="0"/>
          <w:marBottom w:val="0"/>
          <w:divBdr>
            <w:top w:val="none" w:sz="0" w:space="0" w:color="auto"/>
            <w:left w:val="none" w:sz="0" w:space="0" w:color="auto"/>
            <w:bottom w:val="none" w:sz="0" w:space="0" w:color="auto"/>
            <w:right w:val="none" w:sz="0" w:space="0" w:color="auto"/>
          </w:divBdr>
        </w:div>
        <w:div w:id="221329124">
          <w:marLeft w:val="0"/>
          <w:marRight w:val="0"/>
          <w:marTop w:val="0"/>
          <w:marBottom w:val="0"/>
          <w:divBdr>
            <w:top w:val="none" w:sz="0" w:space="0" w:color="auto"/>
            <w:left w:val="none" w:sz="0" w:space="0" w:color="auto"/>
            <w:bottom w:val="none" w:sz="0" w:space="0" w:color="auto"/>
            <w:right w:val="none" w:sz="0" w:space="0" w:color="auto"/>
          </w:divBdr>
        </w:div>
        <w:div w:id="223298314">
          <w:marLeft w:val="0"/>
          <w:marRight w:val="0"/>
          <w:marTop w:val="0"/>
          <w:marBottom w:val="0"/>
          <w:divBdr>
            <w:top w:val="none" w:sz="0" w:space="0" w:color="auto"/>
            <w:left w:val="none" w:sz="0" w:space="0" w:color="auto"/>
            <w:bottom w:val="none" w:sz="0" w:space="0" w:color="auto"/>
            <w:right w:val="none" w:sz="0" w:space="0" w:color="auto"/>
          </w:divBdr>
        </w:div>
        <w:div w:id="227352250">
          <w:marLeft w:val="0"/>
          <w:marRight w:val="0"/>
          <w:marTop w:val="0"/>
          <w:marBottom w:val="0"/>
          <w:divBdr>
            <w:top w:val="none" w:sz="0" w:space="0" w:color="auto"/>
            <w:left w:val="none" w:sz="0" w:space="0" w:color="auto"/>
            <w:bottom w:val="none" w:sz="0" w:space="0" w:color="auto"/>
            <w:right w:val="none" w:sz="0" w:space="0" w:color="auto"/>
          </w:divBdr>
        </w:div>
        <w:div w:id="239561184">
          <w:marLeft w:val="0"/>
          <w:marRight w:val="0"/>
          <w:marTop w:val="0"/>
          <w:marBottom w:val="0"/>
          <w:divBdr>
            <w:top w:val="none" w:sz="0" w:space="0" w:color="auto"/>
            <w:left w:val="none" w:sz="0" w:space="0" w:color="auto"/>
            <w:bottom w:val="none" w:sz="0" w:space="0" w:color="auto"/>
            <w:right w:val="none" w:sz="0" w:space="0" w:color="auto"/>
          </w:divBdr>
        </w:div>
        <w:div w:id="248082982">
          <w:marLeft w:val="0"/>
          <w:marRight w:val="0"/>
          <w:marTop w:val="0"/>
          <w:marBottom w:val="0"/>
          <w:divBdr>
            <w:top w:val="none" w:sz="0" w:space="0" w:color="auto"/>
            <w:left w:val="none" w:sz="0" w:space="0" w:color="auto"/>
            <w:bottom w:val="none" w:sz="0" w:space="0" w:color="auto"/>
            <w:right w:val="none" w:sz="0" w:space="0" w:color="auto"/>
          </w:divBdr>
        </w:div>
        <w:div w:id="249386038">
          <w:marLeft w:val="0"/>
          <w:marRight w:val="0"/>
          <w:marTop w:val="0"/>
          <w:marBottom w:val="0"/>
          <w:divBdr>
            <w:top w:val="none" w:sz="0" w:space="0" w:color="auto"/>
            <w:left w:val="none" w:sz="0" w:space="0" w:color="auto"/>
            <w:bottom w:val="none" w:sz="0" w:space="0" w:color="auto"/>
            <w:right w:val="none" w:sz="0" w:space="0" w:color="auto"/>
          </w:divBdr>
        </w:div>
        <w:div w:id="250165875">
          <w:marLeft w:val="0"/>
          <w:marRight w:val="0"/>
          <w:marTop w:val="0"/>
          <w:marBottom w:val="0"/>
          <w:divBdr>
            <w:top w:val="none" w:sz="0" w:space="0" w:color="auto"/>
            <w:left w:val="none" w:sz="0" w:space="0" w:color="auto"/>
            <w:bottom w:val="none" w:sz="0" w:space="0" w:color="auto"/>
            <w:right w:val="none" w:sz="0" w:space="0" w:color="auto"/>
          </w:divBdr>
        </w:div>
        <w:div w:id="259877543">
          <w:marLeft w:val="0"/>
          <w:marRight w:val="0"/>
          <w:marTop w:val="0"/>
          <w:marBottom w:val="0"/>
          <w:divBdr>
            <w:top w:val="none" w:sz="0" w:space="0" w:color="auto"/>
            <w:left w:val="none" w:sz="0" w:space="0" w:color="auto"/>
            <w:bottom w:val="none" w:sz="0" w:space="0" w:color="auto"/>
            <w:right w:val="none" w:sz="0" w:space="0" w:color="auto"/>
          </w:divBdr>
        </w:div>
        <w:div w:id="261030905">
          <w:marLeft w:val="0"/>
          <w:marRight w:val="0"/>
          <w:marTop w:val="0"/>
          <w:marBottom w:val="0"/>
          <w:divBdr>
            <w:top w:val="none" w:sz="0" w:space="0" w:color="auto"/>
            <w:left w:val="none" w:sz="0" w:space="0" w:color="auto"/>
            <w:bottom w:val="none" w:sz="0" w:space="0" w:color="auto"/>
            <w:right w:val="none" w:sz="0" w:space="0" w:color="auto"/>
          </w:divBdr>
        </w:div>
        <w:div w:id="268048101">
          <w:marLeft w:val="0"/>
          <w:marRight w:val="0"/>
          <w:marTop w:val="0"/>
          <w:marBottom w:val="0"/>
          <w:divBdr>
            <w:top w:val="none" w:sz="0" w:space="0" w:color="auto"/>
            <w:left w:val="none" w:sz="0" w:space="0" w:color="auto"/>
            <w:bottom w:val="none" w:sz="0" w:space="0" w:color="auto"/>
            <w:right w:val="none" w:sz="0" w:space="0" w:color="auto"/>
          </w:divBdr>
        </w:div>
        <w:div w:id="280846101">
          <w:marLeft w:val="0"/>
          <w:marRight w:val="0"/>
          <w:marTop w:val="0"/>
          <w:marBottom w:val="0"/>
          <w:divBdr>
            <w:top w:val="none" w:sz="0" w:space="0" w:color="auto"/>
            <w:left w:val="none" w:sz="0" w:space="0" w:color="auto"/>
            <w:bottom w:val="none" w:sz="0" w:space="0" w:color="auto"/>
            <w:right w:val="none" w:sz="0" w:space="0" w:color="auto"/>
          </w:divBdr>
        </w:div>
        <w:div w:id="284770733">
          <w:marLeft w:val="0"/>
          <w:marRight w:val="0"/>
          <w:marTop w:val="0"/>
          <w:marBottom w:val="0"/>
          <w:divBdr>
            <w:top w:val="none" w:sz="0" w:space="0" w:color="auto"/>
            <w:left w:val="none" w:sz="0" w:space="0" w:color="auto"/>
            <w:bottom w:val="none" w:sz="0" w:space="0" w:color="auto"/>
            <w:right w:val="none" w:sz="0" w:space="0" w:color="auto"/>
          </w:divBdr>
        </w:div>
        <w:div w:id="287588305">
          <w:marLeft w:val="0"/>
          <w:marRight w:val="0"/>
          <w:marTop w:val="0"/>
          <w:marBottom w:val="0"/>
          <w:divBdr>
            <w:top w:val="none" w:sz="0" w:space="0" w:color="auto"/>
            <w:left w:val="none" w:sz="0" w:space="0" w:color="auto"/>
            <w:bottom w:val="none" w:sz="0" w:space="0" w:color="auto"/>
            <w:right w:val="none" w:sz="0" w:space="0" w:color="auto"/>
          </w:divBdr>
        </w:div>
        <w:div w:id="289945873">
          <w:marLeft w:val="0"/>
          <w:marRight w:val="0"/>
          <w:marTop w:val="0"/>
          <w:marBottom w:val="0"/>
          <w:divBdr>
            <w:top w:val="none" w:sz="0" w:space="0" w:color="auto"/>
            <w:left w:val="none" w:sz="0" w:space="0" w:color="auto"/>
            <w:bottom w:val="none" w:sz="0" w:space="0" w:color="auto"/>
            <w:right w:val="none" w:sz="0" w:space="0" w:color="auto"/>
          </w:divBdr>
        </w:div>
        <w:div w:id="314529281">
          <w:marLeft w:val="0"/>
          <w:marRight w:val="0"/>
          <w:marTop w:val="0"/>
          <w:marBottom w:val="0"/>
          <w:divBdr>
            <w:top w:val="none" w:sz="0" w:space="0" w:color="auto"/>
            <w:left w:val="none" w:sz="0" w:space="0" w:color="auto"/>
            <w:bottom w:val="none" w:sz="0" w:space="0" w:color="auto"/>
            <w:right w:val="none" w:sz="0" w:space="0" w:color="auto"/>
          </w:divBdr>
        </w:div>
        <w:div w:id="314725592">
          <w:marLeft w:val="0"/>
          <w:marRight w:val="0"/>
          <w:marTop w:val="0"/>
          <w:marBottom w:val="0"/>
          <w:divBdr>
            <w:top w:val="none" w:sz="0" w:space="0" w:color="auto"/>
            <w:left w:val="none" w:sz="0" w:space="0" w:color="auto"/>
            <w:bottom w:val="none" w:sz="0" w:space="0" w:color="auto"/>
            <w:right w:val="none" w:sz="0" w:space="0" w:color="auto"/>
          </w:divBdr>
        </w:div>
        <w:div w:id="317536440">
          <w:marLeft w:val="0"/>
          <w:marRight w:val="0"/>
          <w:marTop w:val="0"/>
          <w:marBottom w:val="0"/>
          <w:divBdr>
            <w:top w:val="none" w:sz="0" w:space="0" w:color="auto"/>
            <w:left w:val="none" w:sz="0" w:space="0" w:color="auto"/>
            <w:bottom w:val="none" w:sz="0" w:space="0" w:color="auto"/>
            <w:right w:val="none" w:sz="0" w:space="0" w:color="auto"/>
          </w:divBdr>
        </w:div>
        <w:div w:id="319312584">
          <w:marLeft w:val="0"/>
          <w:marRight w:val="0"/>
          <w:marTop w:val="0"/>
          <w:marBottom w:val="0"/>
          <w:divBdr>
            <w:top w:val="none" w:sz="0" w:space="0" w:color="auto"/>
            <w:left w:val="none" w:sz="0" w:space="0" w:color="auto"/>
            <w:bottom w:val="none" w:sz="0" w:space="0" w:color="auto"/>
            <w:right w:val="none" w:sz="0" w:space="0" w:color="auto"/>
          </w:divBdr>
        </w:div>
        <w:div w:id="323246496">
          <w:marLeft w:val="0"/>
          <w:marRight w:val="0"/>
          <w:marTop w:val="0"/>
          <w:marBottom w:val="0"/>
          <w:divBdr>
            <w:top w:val="none" w:sz="0" w:space="0" w:color="auto"/>
            <w:left w:val="none" w:sz="0" w:space="0" w:color="auto"/>
            <w:bottom w:val="none" w:sz="0" w:space="0" w:color="auto"/>
            <w:right w:val="none" w:sz="0" w:space="0" w:color="auto"/>
          </w:divBdr>
        </w:div>
        <w:div w:id="324281569">
          <w:marLeft w:val="0"/>
          <w:marRight w:val="0"/>
          <w:marTop w:val="0"/>
          <w:marBottom w:val="0"/>
          <w:divBdr>
            <w:top w:val="none" w:sz="0" w:space="0" w:color="auto"/>
            <w:left w:val="none" w:sz="0" w:space="0" w:color="auto"/>
            <w:bottom w:val="none" w:sz="0" w:space="0" w:color="auto"/>
            <w:right w:val="none" w:sz="0" w:space="0" w:color="auto"/>
          </w:divBdr>
        </w:div>
        <w:div w:id="336419247">
          <w:marLeft w:val="0"/>
          <w:marRight w:val="0"/>
          <w:marTop w:val="0"/>
          <w:marBottom w:val="0"/>
          <w:divBdr>
            <w:top w:val="none" w:sz="0" w:space="0" w:color="auto"/>
            <w:left w:val="none" w:sz="0" w:space="0" w:color="auto"/>
            <w:bottom w:val="none" w:sz="0" w:space="0" w:color="auto"/>
            <w:right w:val="none" w:sz="0" w:space="0" w:color="auto"/>
          </w:divBdr>
        </w:div>
        <w:div w:id="355811871">
          <w:marLeft w:val="0"/>
          <w:marRight w:val="0"/>
          <w:marTop w:val="0"/>
          <w:marBottom w:val="0"/>
          <w:divBdr>
            <w:top w:val="none" w:sz="0" w:space="0" w:color="auto"/>
            <w:left w:val="none" w:sz="0" w:space="0" w:color="auto"/>
            <w:bottom w:val="none" w:sz="0" w:space="0" w:color="auto"/>
            <w:right w:val="none" w:sz="0" w:space="0" w:color="auto"/>
          </w:divBdr>
        </w:div>
        <w:div w:id="363560767">
          <w:marLeft w:val="0"/>
          <w:marRight w:val="0"/>
          <w:marTop w:val="0"/>
          <w:marBottom w:val="0"/>
          <w:divBdr>
            <w:top w:val="none" w:sz="0" w:space="0" w:color="auto"/>
            <w:left w:val="none" w:sz="0" w:space="0" w:color="auto"/>
            <w:bottom w:val="none" w:sz="0" w:space="0" w:color="auto"/>
            <w:right w:val="none" w:sz="0" w:space="0" w:color="auto"/>
          </w:divBdr>
        </w:div>
        <w:div w:id="363793774">
          <w:marLeft w:val="0"/>
          <w:marRight w:val="0"/>
          <w:marTop w:val="0"/>
          <w:marBottom w:val="0"/>
          <w:divBdr>
            <w:top w:val="none" w:sz="0" w:space="0" w:color="auto"/>
            <w:left w:val="none" w:sz="0" w:space="0" w:color="auto"/>
            <w:bottom w:val="none" w:sz="0" w:space="0" w:color="auto"/>
            <w:right w:val="none" w:sz="0" w:space="0" w:color="auto"/>
          </w:divBdr>
        </w:div>
        <w:div w:id="367990648">
          <w:marLeft w:val="0"/>
          <w:marRight w:val="0"/>
          <w:marTop w:val="0"/>
          <w:marBottom w:val="0"/>
          <w:divBdr>
            <w:top w:val="none" w:sz="0" w:space="0" w:color="auto"/>
            <w:left w:val="none" w:sz="0" w:space="0" w:color="auto"/>
            <w:bottom w:val="none" w:sz="0" w:space="0" w:color="auto"/>
            <w:right w:val="none" w:sz="0" w:space="0" w:color="auto"/>
          </w:divBdr>
        </w:div>
        <w:div w:id="371804690">
          <w:marLeft w:val="0"/>
          <w:marRight w:val="0"/>
          <w:marTop w:val="0"/>
          <w:marBottom w:val="0"/>
          <w:divBdr>
            <w:top w:val="none" w:sz="0" w:space="0" w:color="auto"/>
            <w:left w:val="none" w:sz="0" w:space="0" w:color="auto"/>
            <w:bottom w:val="none" w:sz="0" w:space="0" w:color="auto"/>
            <w:right w:val="none" w:sz="0" w:space="0" w:color="auto"/>
          </w:divBdr>
        </w:div>
        <w:div w:id="373310758">
          <w:marLeft w:val="0"/>
          <w:marRight w:val="0"/>
          <w:marTop w:val="0"/>
          <w:marBottom w:val="0"/>
          <w:divBdr>
            <w:top w:val="none" w:sz="0" w:space="0" w:color="auto"/>
            <w:left w:val="none" w:sz="0" w:space="0" w:color="auto"/>
            <w:bottom w:val="none" w:sz="0" w:space="0" w:color="auto"/>
            <w:right w:val="none" w:sz="0" w:space="0" w:color="auto"/>
          </w:divBdr>
        </w:div>
        <w:div w:id="386879982">
          <w:marLeft w:val="0"/>
          <w:marRight w:val="0"/>
          <w:marTop w:val="0"/>
          <w:marBottom w:val="0"/>
          <w:divBdr>
            <w:top w:val="none" w:sz="0" w:space="0" w:color="auto"/>
            <w:left w:val="none" w:sz="0" w:space="0" w:color="auto"/>
            <w:bottom w:val="none" w:sz="0" w:space="0" w:color="auto"/>
            <w:right w:val="none" w:sz="0" w:space="0" w:color="auto"/>
          </w:divBdr>
        </w:div>
        <w:div w:id="387804727">
          <w:marLeft w:val="0"/>
          <w:marRight w:val="0"/>
          <w:marTop w:val="0"/>
          <w:marBottom w:val="0"/>
          <w:divBdr>
            <w:top w:val="none" w:sz="0" w:space="0" w:color="auto"/>
            <w:left w:val="none" w:sz="0" w:space="0" w:color="auto"/>
            <w:bottom w:val="none" w:sz="0" w:space="0" w:color="auto"/>
            <w:right w:val="none" w:sz="0" w:space="0" w:color="auto"/>
          </w:divBdr>
        </w:div>
        <w:div w:id="388572234">
          <w:marLeft w:val="0"/>
          <w:marRight w:val="0"/>
          <w:marTop w:val="0"/>
          <w:marBottom w:val="0"/>
          <w:divBdr>
            <w:top w:val="none" w:sz="0" w:space="0" w:color="auto"/>
            <w:left w:val="none" w:sz="0" w:space="0" w:color="auto"/>
            <w:bottom w:val="none" w:sz="0" w:space="0" w:color="auto"/>
            <w:right w:val="none" w:sz="0" w:space="0" w:color="auto"/>
          </w:divBdr>
        </w:div>
        <w:div w:id="398556648">
          <w:marLeft w:val="0"/>
          <w:marRight w:val="0"/>
          <w:marTop w:val="0"/>
          <w:marBottom w:val="0"/>
          <w:divBdr>
            <w:top w:val="none" w:sz="0" w:space="0" w:color="auto"/>
            <w:left w:val="none" w:sz="0" w:space="0" w:color="auto"/>
            <w:bottom w:val="none" w:sz="0" w:space="0" w:color="auto"/>
            <w:right w:val="none" w:sz="0" w:space="0" w:color="auto"/>
          </w:divBdr>
        </w:div>
        <w:div w:id="422186693">
          <w:marLeft w:val="0"/>
          <w:marRight w:val="0"/>
          <w:marTop w:val="0"/>
          <w:marBottom w:val="0"/>
          <w:divBdr>
            <w:top w:val="none" w:sz="0" w:space="0" w:color="auto"/>
            <w:left w:val="none" w:sz="0" w:space="0" w:color="auto"/>
            <w:bottom w:val="none" w:sz="0" w:space="0" w:color="auto"/>
            <w:right w:val="none" w:sz="0" w:space="0" w:color="auto"/>
          </w:divBdr>
        </w:div>
        <w:div w:id="433866507">
          <w:marLeft w:val="0"/>
          <w:marRight w:val="0"/>
          <w:marTop w:val="0"/>
          <w:marBottom w:val="0"/>
          <w:divBdr>
            <w:top w:val="none" w:sz="0" w:space="0" w:color="auto"/>
            <w:left w:val="none" w:sz="0" w:space="0" w:color="auto"/>
            <w:bottom w:val="none" w:sz="0" w:space="0" w:color="auto"/>
            <w:right w:val="none" w:sz="0" w:space="0" w:color="auto"/>
          </w:divBdr>
        </w:div>
        <w:div w:id="436217858">
          <w:marLeft w:val="0"/>
          <w:marRight w:val="0"/>
          <w:marTop w:val="0"/>
          <w:marBottom w:val="0"/>
          <w:divBdr>
            <w:top w:val="none" w:sz="0" w:space="0" w:color="auto"/>
            <w:left w:val="none" w:sz="0" w:space="0" w:color="auto"/>
            <w:bottom w:val="none" w:sz="0" w:space="0" w:color="auto"/>
            <w:right w:val="none" w:sz="0" w:space="0" w:color="auto"/>
          </w:divBdr>
        </w:div>
        <w:div w:id="442192637">
          <w:marLeft w:val="0"/>
          <w:marRight w:val="0"/>
          <w:marTop w:val="0"/>
          <w:marBottom w:val="0"/>
          <w:divBdr>
            <w:top w:val="none" w:sz="0" w:space="0" w:color="auto"/>
            <w:left w:val="none" w:sz="0" w:space="0" w:color="auto"/>
            <w:bottom w:val="none" w:sz="0" w:space="0" w:color="auto"/>
            <w:right w:val="none" w:sz="0" w:space="0" w:color="auto"/>
          </w:divBdr>
        </w:div>
        <w:div w:id="459417539">
          <w:marLeft w:val="0"/>
          <w:marRight w:val="0"/>
          <w:marTop w:val="0"/>
          <w:marBottom w:val="0"/>
          <w:divBdr>
            <w:top w:val="none" w:sz="0" w:space="0" w:color="auto"/>
            <w:left w:val="none" w:sz="0" w:space="0" w:color="auto"/>
            <w:bottom w:val="none" w:sz="0" w:space="0" w:color="auto"/>
            <w:right w:val="none" w:sz="0" w:space="0" w:color="auto"/>
          </w:divBdr>
        </w:div>
        <w:div w:id="462042822">
          <w:marLeft w:val="0"/>
          <w:marRight w:val="0"/>
          <w:marTop w:val="0"/>
          <w:marBottom w:val="0"/>
          <w:divBdr>
            <w:top w:val="none" w:sz="0" w:space="0" w:color="auto"/>
            <w:left w:val="none" w:sz="0" w:space="0" w:color="auto"/>
            <w:bottom w:val="none" w:sz="0" w:space="0" w:color="auto"/>
            <w:right w:val="none" w:sz="0" w:space="0" w:color="auto"/>
          </w:divBdr>
        </w:div>
        <w:div w:id="464586514">
          <w:marLeft w:val="0"/>
          <w:marRight w:val="0"/>
          <w:marTop w:val="0"/>
          <w:marBottom w:val="0"/>
          <w:divBdr>
            <w:top w:val="none" w:sz="0" w:space="0" w:color="auto"/>
            <w:left w:val="none" w:sz="0" w:space="0" w:color="auto"/>
            <w:bottom w:val="none" w:sz="0" w:space="0" w:color="auto"/>
            <w:right w:val="none" w:sz="0" w:space="0" w:color="auto"/>
          </w:divBdr>
        </w:div>
        <w:div w:id="481846101">
          <w:marLeft w:val="0"/>
          <w:marRight w:val="0"/>
          <w:marTop w:val="0"/>
          <w:marBottom w:val="0"/>
          <w:divBdr>
            <w:top w:val="none" w:sz="0" w:space="0" w:color="auto"/>
            <w:left w:val="none" w:sz="0" w:space="0" w:color="auto"/>
            <w:bottom w:val="none" w:sz="0" w:space="0" w:color="auto"/>
            <w:right w:val="none" w:sz="0" w:space="0" w:color="auto"/>
          </w:divBdr>
        </w:div>
        <w:div w:id="482433919">
          <w:marLeft w:val="0"/>
          <w:marRight w:val="0"/>
          <w:marTop w:val="0"/>
          <w:marBottom w:val="0"/>
          <w:divBdr>
            <w:top w:val="none" w:sz="0" w:space="0" w:color="auto"/>
            <w:left w:val="none" w:sz="0" w:space="0" w:color="auto"/>
            <w:bottom w:val="none" w:sz="0" w:space="0" w:color="auto"/>
            <w:right w:val="none" w:sz="0" w:space="0" w:color="auto"/>
          </w:divBdr>
        </w:div>
        <w:div w:id="483082794">
          <w:marLeft w:val="0"/>
          <w:marRight w:val="0"/>
          <w:marTop w:val="0"/>
          <w:marBottom w:val="0"/>
          <w:divBdr>
            <w:top w:val="none" w:sz="0" w:space="0" w:color="auto"/>
            <w:left w:val="none" w:sz="0" w:space="0" w:color="auto"/>
            <w:bottom w:val="none" w:sz="0" w:space="0" w:color="auto"/>
            <w:right w:val="none" w:sz="0" w:space="0" w:color="auto"/>
          </w:divBdr>
        </w:div>
        <w:div w:id="485247190">
          <w:marLeft w:val="0"/>
          <w:marRight w:val="0"/>
          <w:marTop w:val="0"/>
          <w:marBottom w:val="0"/>
          <w:divBdr>
            <w:top w:val="none" w:sz="0" w:space="0" w:color="auto"/>
            <w:left w:val="none" w:sz="0" w:space="0" w:color="auto"/>
            <w:bottom w:val="none" w:sz="0" w:space="0" w:color="auto"/>
            <w:right w:val="none" w:sz="0" w:space="0" w:color="auto"/>
          </w:divBdr>
        </w:div>
        <w:div w:id="505940870">
          <w:marLeft w:val="0"/>
          <w:marRight w:val="0"/>
          <w:marTop w:val="0"/>
          <w:marBottom w:val="0"/>
          <w:divBdr>
            <w:top w:val="none" w:sz="0" w:space="0" w:color="auto"/>
            <w:left w:val="none" w:sz="0" w:space="0" w:color="auto"/>
            <w:bottom w:val="none" w:sz="0" w:space="0" w:color="auto"/>
            <w:right w:val="none" w:sz="0" w:space="0" w:color="auto"/>
          </w:divBdr>
        </w:div>
        <w:div w:id="508300769">
          <w:marLeft w:val="0"/>
          <w:marRight w:val="0"/>
          <w:marTop w:val="0"/>
          <w:marBottom w:val="0"/>
          <w:divBdr>
            <w:top w:val="none" w:sz="0" w:space="0" w:color="auto"/>
            <w:left w:val="none" w:sz="0" w:space="0" w:color="auto"/>
            <w:bottom w:val="none" w:sz="0" w:space="0" w:color="auto"/>
            <w:right w:val="none" w:sz="0" w:space="0" w:color="auto"/>
          </w:divBdr>
        </w:div>
        <w:div w:id="508638377">
          <w:marLeft w:val="0"/>
          <w:marRight w:val="0"/>
          <w:marTop w:val="0"/>
          <w:marBottom w:val="0"/>
          <w:divBdr>
            <w:top w:val="none" w:sz="0" w:space="0" w:color="auto"/>
            <w:left w:val="none" w:sz="0" w:space="0" w:color="auto"/>
            <w:bottom w:val="none" w:sz="0" w:space="0" w:color="auto"/>
            <w:right w:val="none" w:sz="0" w:space="0" w:color="auto"/>
          </w:divBdr>
        </w:div>
        <w:div w:id="512308337">
          <w:marLeft w:val="0"/>
          <w:marRight w:val="0"/>
          <w:marTop w:val="0"/>
          <w:marBottom w:val="0"/>
          <w:divBdr>
            <w:top w:val="none" w:sz="0" w:space="0" w:color="auto"/>
            <w:left w:val="none" w:sz="0" w:space="0" w:color="auto"/>
            <w:bottom w:val="none" w:sz="0" w:space="0" w:color="auto"/>
            <w:right w:val="none" w:sz="0" w:space="0" w:color="auto"/>
          </w:divBdr>
        </w:div>
        <w:div w:id="527833017">
          <w:marLeft w:val="0"/>
          <w:marRight w:val="0"/>
          <w:marTop w:val="0"/>
          <w:marBottom w:val="0"/>
          <w:divBdr>
            <w:top w:val="none" w:sz="0" w:space="0" w:color="auto"/>
            <w:left w:val="none" w:sz="0" w:space="0" w:color="auto"/>
            <w:bottom w:val="none" w:sz="0" w:space="0" w:color="auto"/>
            <w:right w:val="none" w:sz="0" w:space="0" w:color="auto"/>
          </w:divBdr>
        </w:div>
        <w:div w:id="529144924">
          <w:marLeft w:val="0"/>
          <w:marRight w:val="0"/>
          <w:marTop w:val="0"/>
          <w:marBottom w:val="0"/>
          <w:divBdr>
            <w:top w:val="none" w:sz="0" w:space="0" w:color="auto"/>
            <w:left w:val="none" w:sz="0" w:space="0" w:color="auto"/>
            <w:bottom w:val="none" w:sz="0" w:space="0" w:color="auto"/>
            <w:right w:val="none" w:sz="0" w:space="0" w:color="auto"/>
          </w:divBdr>
        </w:div>
        <w:div w:id="558637328">
          <w:marLeft w:val="0"/>
          <w:marRight w:val="0"/>
          <w:marTop w:val="0"/>
          <w:marBottom w:val="0"/>
          <w:divBdr>
            <w:top w:val="none" w:sz="0" w:space="0" w:color="auto"/>
            <w:left w:val="none" w:sz="0" w:space="0" w:color="auto"/>
            <w:bottom w:val="none" w:sz="0" w:space="0" w:color="auto"/>
            <w:right w:val="none" w:sz="0" w:space="0" w:color="auto"/>
          </w:divBdr>
        </w:div>
        <w:div w:id="563953202">
          <w:marLeft w:val="0"/>
          <w:marRight w:val="0"/>
          <w:marTop w:val="0"/>
          <w:marBottom w:val="0"/>
          <w:divBdr>
            <w:top w:val="none" w:sz="0" w:space="0" w:color="auto"/>
            <w:left w:val="none" w:sz="0" w:space="0" w:color="auto"/>
            <w:bottom w:val="none" w:sz="0" w:space="0" w:color="auto"/>
            <w:right w:val="none" w:sz="0" w:space="0" w:color="auto"/>
          </w:divBdr>
        </w:div>
        <w:div w:id="573396751">
          <w:marLeft w:val="0"/>
          <w:marRight w:val="0"/>
          <w:marTop w:val="0"/>
          <w:marBottom w:val="0"/>
          <w:divBdr>
            <w:top w:val="none" w:sz="0" w:space="0" w:color="auto"/>
            <w:left w:val="none" w:sz="0" w:space="0" w:color="auto"/>
            <w:bottom w:val="none" w:sz="0" w:space="0" w:color="auto"/>
            <w:right w:val="none" w:sz="0" w:space="0" w:color="auto"/>
          </w:divBdr>
        </w:div>
        <w:div w:id="574432929">
          <w:marLeft w:val="0"/>
          <w:marRight w:val="0"/>
          <w:marTop w:val="0"/>
          <w:marBottom w:val="0"/>
          <w:divBdr>
            <w:top w:val="none" w:sz="0" w:space="0" w:color="auto"/>
            <w:left w:val="none" w:sz="0" w:space="0" w:color="auto"/>
            <w:bottom w:val="none" w:sz="0" w:space="0" w:color="auto"/>
            <w:right w:val="none" w:sz="0" w:space="0" w:color="auto"/>
          </w:divBdr>
        </w:div>
        <w:div w:id="583339792">
          <w:marLeft w:val="0"/>
          <w:marRight w:val="0"/>
          <w:marTop w:val="0"/>
          <w:marBottom w:val="0"/>
          <w:divBdr>
            <w:top w:val="none" w:sz="0" w:space="0" w:color="auto"/>
            <w:left w:val="none" w:sz="0" w:space="0" w:color="auto"/>
            <w:bottom w:val="none" w:sz="0" w:space="0" w:color="auto"/>
            <w:right w:val="none" w:sz="0" w:space="0" w:color="auto"/>
          </w:divBdr>
        </w:div>
        <w:div w:id="610816737">
          <w:marLeft w:val="0"/>
          <w:marRight w:val="0"/>
          <w:marTop w:val="0"/>
          <w:marBottom w:val="0"/>
          <w:divBdr>
            <w:top w:val="none" w:sz="0" w:space="0" w:color="auto"/>
            <w:left w:val="none" w:sz="0" w:space="0" w:color="auto"/>
            <w:bottom w:val="none" w:sz="0" w:space="0" w:color="auto"/>
            <w:right w:val="none" w:sz="0" w:space="0" w:color="auto"/>
          </w:divBdr>
        </w:div>
        <w:div w:id="622540811">
          <w:marLeft w:val="0"/>
          <w:marRight w:val="0"/>
          <w:marTop w:val="0"/>
          <w:marBottom w:val="0"/>
          <w:divBdr>
            <w:top w:val="none" w:sz="0" w:space="0" w:color="auto"/>
            <w:left w:val="none" w:sz="0" w:space="0" w:color="auto"/>
            <w:bottom w:val="none" w:sz="0" w:space="0" w:color="auto"/>
            <w:right w:val="none" w:sz="0" w:space="0" w:color="auto"/>
          </w:divBdr>
        </w:div>
        <w:div w:id="623384940">
          <w:marLeft w:val="0"/>
          <w:marRight w:val="0"/>
          <w:marTop w:val="0"/>
          <w:marBottom w:val="0"/>
          <w:divBdr>
            <w:top w:val="none" w:sz="0" w:space="0" w:color="auto"/>
            <w:left w:val="none" w:sz="0" w:space="0" w:color="auto"/>
            <w:bottom w:val="none" w:sz="0" w:space="0" w:color="auto"/>
            <w:right w:val="none" w:sz="0" w:space="0" w:color="auto"/>
          </w:divBdr>
        </w:div>
        <w:div w:id="627246145">
          <w:marLeft w:val="0"/>
          <w:marRight w:val="0"/>
          <w:marTop w:val="0"/>
          <w:marBottom w:val="0"/>
          <w:divBdr>
            <w:top w:val="none" w:sz="0" w:space="0" w:color="auto"/>
            <w:left w:val="none" w:sz="0" w:space="0" w:color="auto"/>
            <w:bottom w:val="none" w:sz="0" w:space="0" w:color="auto"/>
            <w:right w:val="none" w:sz="0" w:space="0" w:color="auto"/>
          </w:divBdr>
        </w:div>
        <w:div w:id="636839215">
          <w:marLeft w:val="0"/>
          <w:marRight w:val="0"/>
          <w:marTop w:val="0"/>
          <w:marBottom w:val="0"/>
          <w:divBdr>
            <w:top w:val="none" w:sz="0" w:space="0" w:color="auto"/>
            <w:left w:val="none" w:sz="0" w:space="0" w:color="auto"/>
            <w:bottom w:val="none" w:sz="0" w:space="0" w:color="auto"/>
            <w:right w:val="none" w:sz="0" w:space="0" w:color="auto"/>
          </w:divBdr>
        </w:div>
        <w:div w:id="640382075">
          <w:marLeft w:val="0"/>
          <w:marRight w:val="0"/>
          <w:marTop w:val="0"/>
          <w:marBottom w:val="0"/>
          <w:divBdr>
            <w:top w:val="none" w:sz="0" w:space="0" w:color="auto"/>
            <w:left w:val="none" w:sz="0" w:space="0" w:color="auto"/>
            <w:bottom w:val="none" w:sz="0" w:space="0" w:color="auto"/>
            <w:right w:val="none" w:sz="0" w:space="0" w:color="auto"/>
          </w:divBdr>
        </w:div>
        <w:div w:id="641354312">
          <w:marLeft w:val="0"/>
          <w:marRight w:val="0"/>
          <w:marTop w:val="0"/>
          <w:marBottom w:val="0"/>
          <w:divBdr>
            <w:top w:val="none" w:sz="0" w:space="0" w:color="auto"/>
            <w:left w:val="none" w:sz="0" w:space="0" w:color="auto"/>
            <w:bottom w:val="none" w:sz="0" w:space="0" w:color="auto"/>
            <w:right w:val="none" w:sz="0" w:space="0" w:color="auto"/>
          </w:divBdr>
        </w:div>
        <w:div w:id="641621679">
          <w:marLeft w:val="0"/>
          <w:marRight w:val="0"/>
          <w:marTop w:val="0"/>
          <w:marBottom w:val="0"/>
          <w:divBdr>
            <w:top w:val="none" w:sz="0" w:space="0" w:color="auto"/>
            <w:left w:val="none" w:sz="0" w:space="0" w:color="auto"/>
            <w:bottom w:val="none" w:sz="0" w:space="0" w:color="auto"/>
            <w:right w:val="none" w:sz="0" w:space="0" w:color="auto"/>
          </w:divBdr>
        </w:div>
        <w:div w:id="661157876">
          <w:marLeft w:val="0"/>
          <w:marRight w:val="0"/>
          <w:marTop w:val="0"/>
          <w:marBottom w:val="0"/>
          <w:divBdr>
            <w:top w:val="none" w:sz="0" w:space="0" w:color="auto"/>
            <w:left w:val="none" w:sz="0" w:space="0" w:color="auto"/>
            <w:bottom w:val="none" w:sz="0" w:space="0" w:color="auto"/>
            <w:right w:val="none" w:sz="0" w:space="0" w:color="auto"/>
          </w:divBdr>
        </w:div>
        <w:div w:id="670716803">
          <w:marLeft w:val="0"/>
          <w:marRight w:val="0"/>
          <w:marTop w:val="0"/>
          <w:marBottom w:val="0"/>
          <w:divBdr>
            <w:top w:val="none" w:sz="0" w:space="0" w:color="auto"/>
            <w:left w:val="none" w:sz="0" w:space="0" w:color="auto"/>
            <w:bottom w:val="none" w:sz="0" w:space="0" w:color="auto"/>
            <w:right w:val="none" w:sz="0" w:space="0" w:color="auto"/>
          </w:divBdr>
        </w:div>
        <w:div w:id="692338856">
          <w:marLeft w:val="0"/>
          <w:marRight w:val="0"/>
          <w:marTop w:val="0"/>
          <w:marBottom w:val="0"/>
          <w:divBdr>
            <w:top w:val="none" w:sz="0" w:space="0" w:color="auto"/>
            <w:left w:val="none" w:sz="0" w:space="0" w:color="auto"/>
            <w:bottom w:val="none" w:sz="0" w:space="0" w:color="auto"/>
            <w:right w:val="none" w:sz="0" w:space="0" w:color="auto"/>
          </w:divBdr>
        </w:div>
        <w:div w:id="715929566">
          <w:marLeft w:val="0"/>
          <w:marRight w:val="0"/>
          <w:marTop w:val="0"/>
          <w:marBottom w:val="0"/>
          <w:divBdr>
            <w:top w:val="none" w:sz="0" w:space="0" w:color="auto"/>
            <w:left w:val="none" w:sz="0" w:space="0" w:color="auto"/>
            <w:bottom w:val="none" w:sz="0" w:space="0" w:color="auto"/>
            <w:right w:val="none" w:sz="0" w:space="0" w:color="auto"/>
          </w:divBdr>
        </w:div>
        <w:div w:id="717971591">
          <w:marLeft w:val="0"/>
          <w:marRight w:val="0"/>
          <w:marTop w:val="0"/>
          <w:marBottom w:val="0"/>
          <w:divBdr>
            <w:top w:val="none" w:sz="0" w:space="0" w:color="auto"/>
            <w:left w:val="none" w:sz="0" w:space="0" w:color="auto"/>
            <w:bottom w:val="none" w:sz="0" w:space="0" w:color="auto"/>
            <w:right w:val="none" w:sz="0" w:space="0" w:color="auto"/>
          </w:divBdr>
        </w:div>
        <w:div w:id="721054608">
          <w:marLeft w:val="0"/>
          <w:marRight w:val="0"/>
          <w:marTop w:val="0"/>
          <w:marBottom w:val="0"/>
          <w:divBdr>
            <w:top w:val="none" w:sz="0" w:space="0" w:color="auto"/>
            <w:left w:val="none" w:sz="0" w:space="0" w:color="auto"/>
            <w:bottom w:val="none" w:sz="0" w:space="0" w:color="auto"/>
            <w:right w:val="none" w:sz="0" w:space="0" w:color="auto"/>
          </w:divBdr>
        </w:div>
        <w:div w:id="722600295">
          <w:marLeft w:val="0"/>
          <w:marRight w:val="0"/>
          <w:marTop w:val="0"/>
          <w:marBottom w:val="0"/>
          <w:divBdr>
            <w:top w:val="none" w:sz="0" w:space="0" w:color="auto"/>
            <w:left w:val="none" w:sz="0" w:space="0" w:color="auto"/>
            <w:bottom w:val="none" w:sz="0" w:space="0" w:color="auto"/>
            <w:right w:val="none" w:sz="0" w:space="0" w:color="auto"/>
          </w:divBdr>
        </w:div>
        <w:div w:id="754668808">
          <w:marLeft w:val="0"/>
          <w:marRight w:val="0"/>
          <w:marTop w:val="0"/>
          <w:marBottom w:val="0"/>
          <w:divBdr>
            <w:top w:val="none" w:sz="0" w:space="0" w:color="auto"/>
            <w:left w:val="none" w:sz="0" w:space="0" w:color="auto"/>
            <w:bottom w:val="none" w:sz="0" w:space="0" w:color="auto"/>
            <w:right w:val="none" w:sz="0" w:space="0" w:color="auto"/>
          </w:divBdr>
        </w:div>
        <w:div w:id="757679921">
          <w:marLeft w:val="0"/>
          <w:marRight w:val="0"/>
          <w:marTop w:val="0"/>
          <w:marBottom w:val="0"/>
          <w:divBdr>
            <w:top w:val="none" w:sz="0" w:space="0" w:color="auto"/>
            <w:left w:val="none" w:sz="0" w:space="0" w:color="auto"/>
            <w:bottom w:val="none" w:sz="0" w:space="0" w:color="auto"/>
            <w:right w:val="none" w:sz="0" w:space="0" w:color="auto"/>
          </w:divBdr>
        </w:div>
        <w:div w:id="767503756">
          <w:marLeft w:val="0"/>
          <w:marRight w:val="0"/>
          <w:marTop w:val="0"/>
          <w:marBottom w:val="0"/>
          <w:divBdr>
            <w:top w:val="none" w:sz="0" w:space="0" w:color="auto"/>
            <w:left w:val="none" w:sz="0" w:space="0" w:color="auto"/>
            <w:bottom w:val="none" w:sz="0" w:space="0" w:color="auto"/>
            <w:right w:val="none" w:sz="0" w:space="0" w:color="auto"/>
          </w:divBdr>
        </w:div>
        <w:div w:id="769862458">
          <w:marLeft w:val="0"/>
          <w:marRight w:val="0"/>
          <w:marTop w:val="0"/>
          <w:marBottom w:val="0"/>
          <w:divBdr>
            <w:top w:val="none" w:sz="0" w:space="0" w:color="auto"/>
            <w:left w:val="none" w:sz="0" w:space="0" w:color="auto"/>
            <w:bottom w:val="none" w:sz="0" w:space="0" w:color="auto"/>
            <w:right w:val="none" w:sz="0" w:space="0" w:color="auto"/>
          </w:divBdr>
        </w:div>
        <w:div w:id="779494281">
          <w:marLeft w:val="0"/>
          <w:marRight w:val="0"/>
          <w:marTop w:val="0"/>
          <w:marBottom w:val="0"/>
          <w:divBdr>
            <w:top w:val="none" w:sz="0" w:space="0" w:color="auto"/>
            <w:left w:val="none" w:sz="0" w:space="0" w:color="auto"/>
            <w:bottom w:val="none" w:sz="0" w:space="0" w:color="auto"/>
            <w:right w:val="none" w:sz="0" w:space="0" w:color="auto"/>
          </w:divBdr>
        </w:div>
        <w:div w:id="785655901">
          <w:marLeft w:val="0"/>
          <w:marRight w:val="0"/>
          <w:marTop w:val="0"/>
          <w:marBottom w:val="0"/>
          <w:divBdr>
            <w:top w:val="none" w:sz="0" w:space="0" w:color="auto"/>
            <w:left w:val="none" w:sz="0" w:space="0" w:color="auto"/>
            <w:bottom w:val="none" w:sz="0" w:space="0" w:color="auto"/>
            <w:right w:val="none" w:sz="0" w:space="0" w:color="auto"/>
          </w:divBdr>
        </w:div>
        <w:div w:id="793594439">
          <w:marLeft w:val="0"/>
          <w:marRight w:val="0"/>
          <w:marTop w:val="0"/>
          <w:marBottom w:val="0"/>
          <w:divBdr>
            <w:top w:val="none" w:sz="0" w:space="0" w:color="auto"/>
            <w:left w:val="none" w:sz="0" w:space="0" w:color="auto"/>
            <w:bottom w:val="none" w:sz="0" w:space="0" w:color="auto"/>
            <w:right w:val="none" w:sz="0" w:space="0" w:color="auto"/>
          </w:divBdr>
        </w:div>
        <w:div w:id="801583668">
          <w:marLeft w:val="0"/>
          <w:marRight w:val="0"/>
          <w:marTop w:val="0"/>
          <w:marBottom w:val="0"/>
          <w:divBdr>
            <w:top w:val="none" w:sz="0" w:space="0" w:color="auto"/>
            <w:left w:val="none" w:sz="0" w:space="0" w:color="auto"/>
            <w:bottom w:val="none" w:sz="0" w:space="0" w:color="auto"/>
            <w:right w:val="none" w:sz="0" w:space="0" w:color="auto"/>
          </w:divBdr>
        </w:div>
        <w:div w:id="826439976">
          <w:marLeft w:val="0"/>
          <w:marRight w:val="0"/>
          <w:marTop w:val="0"/>
          <w:marBottom w:val="0"/>
          <w:divBdr>
            <w:top w:val="none" w:sz="0" w:space="0" w:color="auto"/>
            <w:left w:val="none" w:sz="0" w:space="0" w:color="auto"/>
            <w:bottom w:val="none" w:sz="0" w:space="0" w:color="auto"/>
            <w:right w:val="none" w:sz="0" w:space="0" w:color="auto"/>
          </w:divBdr>
        </w:div>
        <w:div w:id="833183481">
          <w:marLeft w:val="0"/>
          <w:marRight w:val="0"/>
          <w:marTop w:val="0"/>
          <w:marBottom w:val="0"/>
          <w:divBdr>
            <w:top w:val="none" w:sz="0" w:space="0" w:color="auto"/>
            <w:left w:val="none" w:sz="0" w:space="0" w:color="auto"/>
            <w:bottom w:val="none" w:sz="0" w:space="0" w:color="auto"/>
            <w:right w:val="none" w:sz="0" w:space="0" w:color="auto"/>
          </w:divBdr>
        </w:div>
        <w:div w:id="834303912">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839008027">
          <w:marLeft w:val="0"/>
          <w:marRight w:val="0"/>
          <w:marTop w:val="0"/>
          <w:marBottom w:val="0"/>
          <w:divBdr>
            <w:top w:val="none" w:sz="0" w:space="0" w:color="auto"/>
            <w:left w:val="none" w:sz="0" w:space="0" w:color="auto"/>
            <w:bottom w:val="none" w:sz="0" w:space="0" w:color="auto"/>
            <w:right w:val="none" w:sz="0" w:space="0" w:color="auto"/>
          </w:divBdr>
        </w:div>
        <w:div w:id="842623747">
          <w:marLeft w:val="0"/>
          <w:marRight w:val="0"/>
          <w:marTop w:val="0"/>
          <w:marBottom w:val="0"/>
          <w:divBdr>
            <w:top w:val="none" w:sz="0" w:space="0" w:color="auto"/>
            <w:left w:val="none" w:sz="0" w:space="0" w:color="auto"/>
            <w:bottom w:val="none" w:sz="0" w:space="0" w:color="auto"/>
            <w:right w:val="none" w:sz="0" w:space="0" w:color="auto"/>
          </w:divBdr>
        </w:div>
        <w:div w:id="848059898">
          <w:marLeft w:val="0"/>
          <w:marRight w:val="0"/>
          <w:marTop w:val="0"/>
          <w:marBottom w:val="0"/>
          <w:divBdr>
            <w:top w:val="none" w:sz="0" w:space="0" w:color="auto"/>
            <w:left w:val="none" w:sz="0" w:space="0" w:color="auto"/>
            <w:bottom w:val="none" w:sz="0" w:space="0" w:color="auto"/>
            <w:right w:val="none" w:sz="0" w:space="0" w:color="auto"/>
          </w:divBdr>
        </w:div>
        <w:div w:id="866716369">
          <w:marLeft w:val="0"/>
          <w:marRight w:val="0"/>
          <w:marTop w:val="0"/>
          <w:marBottom w:val="0"/>
          <w:divBdr>
            <w:top w:val="none" w:sz="0" w:space="0" w:color="auto"/>
            <w:left w:val="none" w:sz="0" w:space="0" w:color="auto"/>
            <w:bottom w:val="none" w:sz="0" w:space="0" w:color="auto"/>
            <w:right w:val="none" w:sz="0" w:space="0" w:color="auto"/>
          </w:divBdr>
        </w:div>
        <w:div w:id="874195439">
          <w:marLeft w:val="0"/>
          <w:marRight w:val="0"/>
          <w:marTop w:val="0"/>
          <w:marBottom w:val="0"/>
          <w:divBdr>
            <w:top w:val="none" w:sz="0" w:space="0" w:color="auto"/>
            <w:left w:val="none" w:sz="0" w:space="0" w:color="auto"/>
            <w:bottom w:val="none" w:sz="0" w:space="0" w:color="auto"/>
            <w:right w:val="none" w:sz="0" w:space="0" w:color="auto"/>
          </w:divBdr>
        </w:div>
        <w:div w:id="882209455">
          <w:marLeft w:val="0"/>
          <w:marRight w:val="0"/>
          <w:marTop w:val="0"/>
          <w:marBottom w:val="0"/>
          <w:divBdr>
            <w:top w:val="none" w:sz="0" w:space="0" w:color="auto"/>
            <w:left w:val="none" w:sz="0" w:space="0" w:color="auto"/>
            <w:bottom w:val="none" w:sz="0" w:space="0" w:color="auto"/>
            <w:right w:val="none" w:sz="0" w:space="0" w:color="auto"/>
          </w:divBdr>
        </w:div>
        <w:div w:id="887062520">
          <w:marLeft w:val="0"/>
          <w:marRight w:val="0"/>
          <w:marTop w:val="0"/>
          <w:marBottom w:val="0"/>
          <w:divBdr>
            <w:top w:val="none" w:sz="0" w:space="0" w:color="auto"/>
            <w:left w:val="none" w:sz="0" w:space="0" w:color="auto"/>
            <w:bottom w:val="none" w:sz="0" w:space="0" w:color="auto"/>
            <w:right w:val="none" w:sz="0" w:space="0" w:color="auto"/>
          </w:divBdr>
        </w:div>
        <w:div w:id="894505769">
          <w:marLeft w:val="0"/>
          <w:marRight w:val="0"/>
          <w:marTop w:val="0"/>
          <w:marBottom w:val="0"/>
          <w:divBdr>
            <w:top w:val="none" w:sz="0" w:space="0" w:color="auto"/>
            <w:left w:val="none" w:sz="0" w:space="0" w:color="auto"/>
            <w:bottom w:val="none" w:sz="0" w:space="0" w:color="auto"/>
            <w:right w:val="none" w:sz="0" w:space="0" w:color="auto"/>
          </w:divBdr>
        </w:div>
        <w:div w:id="896471438">
          <w:marLeft w:val="0"/>
          <w:marRight w:val="0"/>
          <w:marTop w:val="0"/>
          <w:marBottom w:val="0"/>
          <w:divBdr>
            <w:top w:val="none" w:sz="0" w:space="0" w:color="auto"/>
            <w:left w:val="none" w:sz="0" w:space="0" w:color="auto"/>
            <w:bottom w:val="none" w:sz="0" w:space="0" w:color="auto"/>
            <w:right w:val="none" w:sz="0" w:space="0" w:color="auto"/>
          </w:divBdr>
        </w:div>
        <w:div w:id="902789684">
          <w:marLeft w:val="0"/>
          <w:marRight w:val="0"/>
          <w:marTop w:val="0"/>
          <w:marBottom w:val="0"/>
          <w:divBdr>
            <w:top w:val="none" w:sz="0" w:space="0" w:color="auto"/>
            <w:left w:val="none" w:sz="0" w:space="0" w:color="auto"/>
            <w:bottom w:val="none" w:sz="0" w:space="0" w:color="auto"/>
            <w:right w:val="none" w:sz="0" w:space="0" w:color="auto"/>
          </w:divBdr>
        </w:div>
        <w:div w:id="913860562">
          <w:marLeft w:val="0"/>
          <w:marRight w:val="0"/>
          <w:marTop w:val="0"/>
          <w:marBottom w:val="0"/>
          <w:divBdr>
            <w:top w:val="none" w:sz="0" w:space="0" w:color="auto"/>
            <w:left w:val="none" w:sz="0" w:space="0" w:color="auto"/>
            <w:bottom w:val="none" w:sz="0" w:space="0" w:color="auto"/>
            <w:right w:val="none" w:sz="0" w:space="0" w:color="auto"/>
          </w:divBdr>
        </w:div>
        <w:div w:id="915286406">
          <w:marLeft w:val="0"/>
          <w:marRight w:val="0"/>
          <w:marTop w:val="0"/>
          <w:marBottom w:val="0"/>
          <w:divBdr>
            <w:top w:val="none" w:sz="0" w:space="0" w:color="auto"/>
            <w:left w:val="none" w:sz="0" w:space="0" w:color="auto"/>
            <w:bottom w:val="none" w:sz="0" w:space="0" w:color="auto"/>
            <w:right w:val="none" w:sz="0" w:space="0" w:color="auto"/>
          </w:divBdr>
        </w:div>
        <w:div w:id="922035644">
          <w:marLeft w:val="0"/>
          <w:marRight w:val="0"/>
          <w:marTop w:val="0"/>
          <w:marBottom w:val="0"/>
          <w:divBdr>
            <w:top w:val="none" w:sz="0" w:space="0" w:color="auto"/>
            <w:left w:val="none" w:sz="0" w:space="0" w:color="auto"/>
            <w:bottom w:val="none" w:sz="0" w:space="0" w:color="auto"/>
            <w:right w:val="none" w:sz="0" w:space="0" w:color="auto"/>
          </w:divBdr>
        </w:div>
        <w:div w:id="923025706">
          <w:marLeft w:val="0"/>
          <w:marRight w:val="0"/>
          <w:marTop w:val="0"/>
          <w:marBottom w:val="0"/>
          <w:divBdr>
            <w:top w:val="none" w:sz="0" w:space="0" w:color="auto"/>
            <w:left w:val="none" w:sz="0" w:space="0" w:color="auto"/>
            <w:bottom w:val="none" w:sz="0" w:space="0" w:color="auto"/>
            <w:right w:val="none" w:sz="0" w:space="0" w:color="auto"/>
          </w:divBdr>
        </w:div>
        <w:div w:id="947472458">
          <w:marLeft w:val="0"/>
          <w:marRight w:val="0"/>
          <w:marTop w:val="0"/>
          <w:marBottom w:val="0"/>
          <w:divBdr>
            <w:top w:val="none" w:sz="0" w:space="0" w:color="auto"/>
            <w:left w:val="none" w:sz="0" w:space="0" w:color="auto"/>
            <w:bottom w:val="none" w:sz="0" w:space="0" w:color="auto"/>
            <w:right w:val="none" w:sz="0" w:space="0" w:color="auto"/>
          </w:divBdr>
        </w:div>
        <w:div w:id="947930083">
          <w:marLeft w:val="0"/>
          <w:marRight w:val="0"/>
          <w:marTop w:val="0"/>
          <w:marBottom w:val="0"/>
          <w:divBdr>
            <w:top w:val="none" w:sz="0" w:space="0" w:color="auto"/>
            <w:left w:val="none" w:sz="0" w:space="0" w:color="auto"/>
            <w:bottom w:val="none" w:sz="0" w:space="0" w:color="auto"/>
            <w:right w:val="none" w:sz="0" w:space="0" w:color="auto"/>
          </w:divBdr>
        </w:div>
        <w:div w:id="977151605">
          <w:marLeft w:val="0"/>
          <w:marRight w:val="0"/>
          <w:marTop w:val="0"/>
          <w:marBottom w:val="0"/>
          <w:divBdr>
            <w:top w:val="none" w:sz="0" w:space="0" w:color="auto"/>
            <w:left w:val="none" w:sz="0" w:space="0" w:color="auto"/>
            <w:bottom w:val="none" w:sz="0" w:space="0" w:color="auto"/>
            <w:right w:val="none" w:sz="0" w:space="0" w:color="auto"/>
          </w:divBdr>
        </w:div>
        <w:div w:id="980037276">
          <w:marLeft w:val="0"/>
          <w:marRight w:val="0"/>
          <w:marTop w:val="0"/>
          <w:marBottom w:val="0"/>
          <w:divBdr>
            <w:top w:val="none" w:sz="0" w:space="0" w:color="auto"/>
            <w:left w:val="none" w:sz="0" w:space="0" w:color="auto"/>
            <w:bottom w:val="none" w:sz="0" w:space="0" w:color="auto"/>
            <w:right w:val="none" w:sz="0" w:space="0" w:color="auto"/>
          </w:divBdr>
        </w:div>
        <w:div w:id="998775323">
          <w:marLeft w:val="0"/>
          <w:marRight w:val="0"/>
          <w:marTop w:val="0"/>
          <w:marBottom w:val="0"/>
          <w:divBdr>
            <w:top w:val="none" w:sz="0" w:space="0" w:color="auto"/>
            <w:left w:val="none" w:sz="0" w:space="0" w:color="auto"/>
            <w:bottom w:val="none" w:sz="0" w:space="0" w:color="auto"/>
            <w:right w:val="none" w:sz="0" w:space="0" w:color="auto"/>
          </w:divBdr>
        </w:div>
        <w:div w:id="1005866553">
          <w:marLeft w:val="0"/>
          <w:marRight w:val="0"/>
          <w:marTop w:val="0"/>
          <w:marBottom w:val="0"/>
          <w:divBdr>
            <w:top w:val="none" w:sz="0" w:space="0" w:color="auto"/>
            <w:left w:val="none" w:sz="0" w:space="0" w:color="auto"/>
            <w:bottom w:val="none" w:sz="0" w:space="0" w:color="auto"/>
            <w:right w:val="none" w:sz="0" w:space="0" w:color="auto"/>
          </w:divBdr>
        </w:div>
        <w:div w:id="1009452382">
          <w:marLeft w:val="0"/>
          <w:marRight w:val="0"/>
          <w:marTop w:val="0"/>
          <w:marBottom w:val="0"/>
          <w:divBdr>
            <w:top w:val="none" w:sz="0" w:space="0" w:color="auto"/>
            <w:left w:val="none" w:sz="0" w:space="0" w:color="auto"/>
            <w:bottom w:val="none" w:sz="0" w:space="0" w:color="auto"/>
            <w:right w:val="none" w:sz="0" w:space="0" w:color="auto"/>
          </w:divBdr>
        </w:div>
        <w:div w:id="1009986888">
          <w:marLeft w:val="0"/>
          <w:marRight w:val="0"/>
          <w:marTop w:val="0"/>
          <w:marBottom w:val="0"/>
          <w:divBdr>
            <w:top w:val="none" w:sz="0" w:space="0" w:color="auto"/>
            <w:left w:val="none" w:sz="0" w:space="0" w:color="auto"/>
            <w:bottom w:val="none" w:sz="0" w:space="0" w:color="auto"/>
            <w:right w:val="none" w:sz="0" w:space="0" w:color="auto"/>
          </w:divBdr>
        </w:div>
        <w:div w:id="1010260868">
          <w:marLeft w:val="0"/>
          <w:marRight w:val="0"/>
          <w:marTop w:val="0"/>
          <w:marBottom w:val="0"/>
          <w:divBdr>
            <w:top w:val="none" w:sz="0" w:space="0" w:color="auto"/>
            <w:left w:val="none" w:sz="0" w:space="0" w:color="auto"/>
            <w:bottom w:val="none" w:sz="0" w:space="0" w:color="auto"/>
            <w:right w:val="none" w:sz="0" w:space="0" w:color="auto"/>
          </w:divBdr>
        </w:div>
        <w:div w:id="1019550909">
          <w:marLeft w:val="0"/>
          <w:marRight w:val="0"/>
          <w:marTop w:val="0"/>
          <w:marBottom w:val="0"/>
          <w:divBdr>
            <w:top w:val="none" w:sz="0" w:space="0" w:color="auto"/>
            <w:left w:val="none" w:sz="0" w:space="0" w:color="auto"/>
            <w:bottom w:val="none" w:sz="0" w:space="0" w:color="auto"/>
            <w:right w:val="none" w:sz="0" w:space="0" w:color="auto"/>
          </w:divBdr>
        </w:div>
        <w:div w:id="1026560826">
          <w:marLeft w:val="0"/>
          <w:marRight w:val="0"/>
          <w:marTop w:val="0"/>
          <w:marBottom w:val="0"/>
          <w:divBdr>
            <w:top w:val="none" w:sz="0" w:space="0" w:color="auto"/>
            <w:left w:val="none" w:sz="0" w:space="0" w:color="auto"/>
            <w:bottom w:val="none" w:sz="0" w:space="0" w:color="auto"/>
            <w:right w:val="none" w:sz="0" w:space="0" w:color="auto"/>
          </w:divBdr>
        </w:div>
        <w:div w:id="1035696420">
          <w:marLeft w:val="0"/>
          <w:marRight w:val="0"/>
          <w:marTop w:val="0"/>
          <w:marBottom w:val="0"/>
          <w:divBdr>
            <w:top w:val="none" w:sz="0" w:space="0" w:color="auto"/>
            <w:left w:val="none" w:sz="0" w:space="0" w:color="auto"/>
            <w:bottom w:val="none" w:sz="0" w:space="0" w:color="auto"/>
            <w:right w:val="none" w:sz="0" w:space="0" w:color="auto"/>
          </w:divBdr>
        </w:div>
        <w:div w:id="1040277122">
          <w:marLeft w:val="0"/>
          <w:marRight w:val="0"/>
          <w:marTop w:val="0"/>
          <w:marBottom w:val="0"/>
          <w:divBdr>
            <w:top w:val="none" w:sz="0" w:space="0" w:color="auto"/>
            <w:left w:val="none" w:sz="0" w:space="0" w:color="auto"/>
            <w:bottom w:val="none" w:sz="0" w:space="0" w:color="auto"/>
            <w:right w:val="none" w:sz="0" w:space="0" w:color="auto"/>
          </w:divBdr>
        </w:div>
        <w:div w:id="1045179646">
          <w:marLeft w:val="0"/>
          <w:marRight w:val="0"/>
          <w:marTop w:val="0"/>
          <w:marBottom w:val="0"/>
          <w:divBdr>
            <w:top w:val="none" w:sz="0" w:space="0" w:color="auto"/>
            <w:left w:val="none" w:sz="0" w:space="0" w:color="auto"/>
            <w:bottom w:val="none" w:sz="0" w:space="0" w:color="auto"/>
            <w:right w:val="none" w:sz="0" w:space="0" w:color="auto"/>
          </w:divBdr>
        </w:div>
        <w:div w:id="1049233244">
          <w:marLeft w:val="0"/>
          <w:marRight w:val="0"/>
          <w:marTop w:val="0"/>
          <w:marBottom w:val="0"/>
          <w:divBdr>
            <w:top w:val="none" w:sz="0" w:space="0" w:color="auto"/>
            <w:left w:val="none" w:sz="0" w:space="0" w:color="auto"/>
            <w:bottom w:val="none" w:sz="0" w:space="0" w:color="auto"/>
            <w:right w:val="none" w:sz="0" w:space="0" w:color="auto"/>
          </w:divBdr>
        </w:div>
        <w:div w:id="1058819323">
          <w:marLeft w:val="0"/>
          <w:marRight w:val="0"/>
          <w:marTop w:val="0"/>
          <w:marBottom w:val="0"/>
          <w:divBdr>
            <w:top w:val="none" w:sz="0" w:space="0" w:color="auto"/>
            <w:left w:val="none" w:sz="0" w:space="0" w:color="auto"/>
            <w:bottom w:val="none" w:sz="0" w:space="0" w:color="auto"/>
            <w:right w:val="none" w:sz="0" w:space="0" w:color="auto"/>
          </w:divBdr>
        </w:div>
        <w:div w:id="1067648241">
          <w:marLeft w:val="0"/>
          <w:marRight w:val="0"/>
          <w:marTop w:val="0"/>
          <w:marBottom w:val="0"/>
          <w:divBdr>
            <w:top w:val="none" w:sz="0" w:space="0" w:color="auto"/>
            <w:left w:val="none" w:sz="0" w:space="0" w:color="auto"/>
            <w:bottom w:val="none" w:sz="0" w:space="0" w:color="auto"/>
            <w:right w:val="none" w:sz="0" w:space="0" w:color="auto"/>
          </w:divBdr>
        </w:div>
        <w:div w:id="1069114880">
          <w:marLeft w:val="0"/>
          <w:marRight w:val="0"/>
          <w:marTop w:val="0"/>
          <w:marBottom w:val="0"/>
          <w:divBdr>
            <w:top w:val="none" w:sz="0" w:space="0" w:color="auto"/>
            <w:left w:val="none" w:sz="0" w:space="0" w:color="auto"/>
            <w:bottom w:val="none" w:sz="0" w:space="0" w:color="auto"/>
            <w:right w:val="none" w:sz="0" w:space="0" w:color="auto"/>
          </w:divBdr>
        </w:div>
        <w:div w:id="1073816107">
          <w:marLeft w:val="0"/>
          <w:marRight w:val="0"/>
          <w:marTop w:val="0"/>
          <w:marBottom w:val="0"/>
          <w:divBdr>
            <w:top w:val="none" w:sz="0" w:space="0" w:color="auto"/>
            <w:left w:val="none" w:sz="0" w:space="0" w:color="auto"/>
            <w:bottom w:val="none" w:sz="0" w:space="0" w:color="auto"/>
            <w:right w:val="none" w:sz="0" w:space="0" w:color="auto"/>
          </w:divBdr>
        </w:div>
        <w:div w:id="1086224090">
          <w:marLeft w:val="0"/>
          <w:marRight w:val="0"/>
          <w:marTop w:val="0"/>
          <w:marBottom w:val="0"/>
          <w:divBdr>
            <w:top w:val="none" w:sz="0" w:space="0" w:color="auto"/>
            <w:left w:val="none" w:sz="0" w:space="0" w:color="auto"/>
            <w:bottom w:val="none" w:sz="0" w:space="0" w:color="auto"/>
            <w:right w:val="none" w:sz="0" w:space="0" w:color="auto"/>
          </w:divBdr>
        </w:div>
        <w:div w:id="1087112323">
          <w:marLeft w:val="0"/>
          <w:marRight w:val="0"/>
          <w:marTop w:val="0"/>
          <w:marBottom w:val="0"/>
          <w:divBdr>
            <w:top w:val="none" w:sz="0" w:space="0" w:color="auto"/>
            <w:left w:val="none" w:sz="0" w:space="0" w:color="auto"/>
            <w:bottom w:val="none" w:sz="0" w:space="0" w:color="auto"/>
            <w:right w:val="none" w:sz="0" w:space="0" w:color="auto"/>
          </w:divBdr>
        </w:div>
        <w:div w:id="1089039338">
          <w:marLeft w:val="0"/>
          <w:marRight w:val="0"/>
          <w:marTop w:val="0"/>
          <w:marBottom w:val="0"/>
          <w:divBdr>
            <w:top w:val="none" w:sz="0" w:space="0" w:color="auto"/>
            <w:left w:val="none" w:sz="0" w:space="0" w:color="auto"/>
            <w:bottom w:val="none" w:sz="0" w:space="0" w:color="auto"/>
            <w:right w:val="none" w:sz="0" w:space="0" w:color="auto"/>
          </w:divBdr>
        </w:div>
        <w:div w:id="1096366019">
          <w:marLeft w:val="0"/>
          <w:marRight w:val="0"/>
          <w:marTop w:val="0"/>
          <w:marBottom w:val="0"/>
          <w:divBdr>
            <w:top w:val="none" w:sz="0" w:space="0" w:color="auto"/>
            <w:left w:val="none" w:sz="0" w:space="0" w:color="auto"/>
            <w:bottom w:val="none" w:sz="0" w:space="0" w:color="auto"/>
            <w:right w:val="none" w:sz="0" w:space="0" w:color="auto"/>
          </w:divBdr>
        </w:div>
        <w:div w:id="1097867472">
          <w:marLeft w:val="0"/>
          <w:marRight w:val="0"/>
          <w:marTop w:val="0"/>
          <w:marBottom w:val="0"/>
          <w:divBdr>
            <w:top w:val="none" w:sz="0" w:space="0" w:color="auto"/>
            <w:left w:val="none" w:sz="0" w:space="0" w:color="auto"/>
            <w:bottom w:val="none" w:sz="0" w:space="0" w:color="auto"/>
            <w:right w:val="none" w:sz="0" w:space="0" w:color="auto"/>
          </w:divBdr>
        </w:div>
        <w:div w:id="1103501108">
          <w:marLeft w:val="0"/>
          <w:marRight w:val="0"/>
          <w:marTop w:val="0"/>
          <w:marBottom w:val="0"/>
          <w:divBdr>
            <w:top w:val="none" w:sz="0" w:space="0" w:color="auto"/>
            <w:left w:val="none" w:sz="0" w:space="0" w:color="auto"/>
            <w:bottom w:val="none" w:sz="0" w:space="0" w:color="auto"/>
            <w:right w:val="none" w:sz="0" w:space="0" w:color="auto"/>
          </w:divBdr>
        </w:div>
        <w:div w:id="1106390461">
          <w:marLeft w:val="0"/>
          <w:marRight w:val="0"/>
          <w:marTop w:val="0"/>
          <w:marBottom w:val="0"/>
          <w:divBdr>
            <w:top w:val="none" w:sz="0" w:space="0" w:color="auto"/>
            <w:left w:val="none" w:sz="0" w:space="0" w:color="auto"/>
            <w:bottom w:val="none" w:sz="0" w:space="0" w:color="auto"/>
            <w:right w:val="none" w:sz="0" w:space="0" w:color="auto"/>
          </w:divBdr>
        </w:div>
        <w:div w:id="1125152545">
          <w:marLeft w:val="0"/>
          <w:marRight w:val="0"/>
          <w:marTop w:val="0"/>
          <w:marBottom w:val="0"/>
          <w:divBdr>
            <w:top w:val="none" w:sz="0" w:space="0" w:color="auto"/>
            <w:left w:val="none" w:sz="0" w:space="0" w:color="auto"/>
            <w:bottom w:val="none" w:sz="0" w:space="0" w:color="auto"/>
            <w:right w:val="none" w:sz="0" w:space="0" w:color="auto"/>
          </w:divBdr>
        </w:div>
        <w:div w:id="1130397106">
          <w:marLeft w:val="0"/>
          <w:marRight w:val="0"/>
          <w:marTop w:val="0"/>
          <w:marBottom w:val="0"/>
          <w:divBdr>
            <w:top w:val="none" w:sz="0" w:space="0" w:color="auto"/>
            <w:left w:val="none" w:sz="0" w:space="0" w:color="auto"/>
            <w:bottom w:val="none" w:sz="0" w:space="0" w:color="auto"/>
            <w:right w:val="none" w:sz="0" w:space="0" w:color="auto"/>
          </w:divBdr>
        </w:div>
        <w:div w:id="1144422234">
          <w:marLeft w:val="0"/>
          <w:marRight w:val="0"/>
          <w:marTop w:val="0"/>
          <w:marBottom w:val="0"/>
          <w:divBdr>
            <w:top w:val="none" w:sz="0" w:space="0" w:color="auto"/>
            <w:left w:val="none" w:sz="0" w:space="0" w:color="auto"/>
            <w:bottom w:val="none" w:sz="0" w:space="0" w:color="auto"/>
            <w:right w:val="none" w:sz="0" w:space="0" w:color="auto"/>
          </w:divBdr>
        </w:div>
        <w:div w:id="1168060807">
          <w:marLeft w:val="0"/>
          <w:marRight w:val="0"/>
          <w:marTop w:val="0"/>
          <w:marBottom w:val="0"/>
          <w:divBdr>
            <w:top w:val="none" w:sz="0" w:space="0" w:color="auto"/>
            <w:left w:val="none" w:sz="0" w:space="0" w:color="auto"/>
            <w:bottom w:val="none" w:sz="0" w:space="0" w:color="auto"/>
            <w:right w:val="none" w:sz="0" w:space="0" w:color="auto"/>
          </w:divBdr>
        </w:div>
        <w:div w:id="1169949118">
          <w:marLeft w:val="0"/>
          <w:marRight w:val="0"/>
          <w:marTop w:val="0"/>
          <w:marBottom w:val="0"/>
          <w:divBdr>
            <w:top w:val="none" w:sz="0" w:space="0" w:color="auto"/>
            <w:left w:val="none" w:sz="0" w:space="0" w:color="auto"/>
            <w:bottom w:val="none" w:sz="0" w:space="0" w:color="auto"/>
            <w:right w:val="none" w:sz="0" w:space="0" w:color="auto"/>
          </w:divBdr>
        </w:div>
        <w:div w:id="1173446294">
          <w:marLeft w:val="0"/>
          <w:marRight w:val="0"/>
          <w:marTop w:val="0"/>
          <w:marBottom w:val="0"/>
          <w:divBdr>
            <w:top w:val="none" w:sz="0" w:space="0" w:color="auto"/>
            <w:left w:val="none" w:sz="0" w:space="0" w:color="auto"/>
            <w:bottom w:val="none" w:sz="0" w:space="0" w:color="auto"/>
            <w:right w:val="none" w:sz="0" w:space="0" w:color="auto"/>
          </w:divBdr>
        </w:div>
        <w:div w:id="1175917162">
          <w:marLeft w:val="0"/>
          <w:marRight w:val="0"/>
          <w:marTop w:val="0"/>
          <w:marBottom w:val="0"/>
          <w:divBdr>
            <w:top w:val="none" w:sz="0" w:space="0" w:color="auto"/>
            <w:left w:val="none" w:sz="0" w:space="0" w:color="auto"/>
            <w:bottom w:val="none" w:sz="0" w:space="0" w:color="auto"/>
            <w:right w:val="none" w:sz="0" w:space="0" w:color="auto"/>
          </w:divBdr>
        </w:div>
        <w:div w:id="1189368962">
          <w:marLeft w:val="0"/>
          <w:marRight w:val="0"/>
          <w:marTop w:val="0"/>
          <w:marBottom w:val="0"/>
          <w:divBdr>
            <w:top w:val="none" w:sz="0" w:space="0" w:color="auto"/>
            <w:left w:val="none" w:sz="0" w:space="0" w:color="auto"/>
            <w:bottom w:val="none" w:sz="0" w:space="0" w:color="auto"/>
            <w:right w:val="none" w:sz="0" w:space="0" w:color="auto"/>
          </w:divBdr>
        </w:div>
        <w:div w:id="1198934785">
          <w:marLeft w:val="0"/>
          <w:marRight w:val="0"/>
          <w:marTop w:val="0"/>
          <w:marBottom w:val="0"/>
          <w:divBdr>
            <w:top w:val="none" w:sz="0" w:space="0" w:color="auto"/>
            <w:left w:val="none" w:sz="0" w:space="0" w:color="auto"/>
            <w:bottom w:val="none" w:sz="0" w:space="0" w:color="auto"/>
            <w:right w:val="none" w:sz="0" w:space="0" w:color="auto"/>
          </w:divBdr>
        </w:div>
        <w:div w:id="1201894511">
          <w:marLeft w:val="0"/>
          <w:marRight w:val="0"/>
          <w:marTop w:val="0"/>
          <w:marBottom w:val="0"/>
          <w:divBdr>
            <w:top w:val="none" w:sz="0" w:space="0" w:color="auto"/>
            <w:left w:val="none" w:sz="0" w:space="0" w:color="auto"/>
            <w:bottom w:val="none" w:sz="0" w:space="0" w:color="auto"/>
            <w:right w:val="none" w:sz="0" w:space="0" w:color="auto"/>
          </w:divBdr>
        </w:div>
        <w:div w:id="1202279883">
          <w:marLeft w:val="0"/>
          <w:marRight w:val="0"/>
          <w:marTop w:val="0"/>
          <w:marBottom w:val="0"/>
          <w:divBdr>
            <w:top w:val="none" w:sz="0" w:space="0" w:color="auto"/>
            <w:left w:val="none" w:sz="0" w:space="0" w:color="auto"/>
            <w:bottom w:val="none" w:sz="0" w:space="0" w:color="auto"/>
            <w:right w:val="none" w:sz="0" w:space="0" w:color="auto"/>
          </w:divBdr>
        </w:div>
        <w:div w:id="1212231354">
          <w:marLeft w:val="0"/>
          <w:marRight w:val="0"/>
          <w:marTop w:val="0"/>
          <w:marBottom w:val="0"/>
          <w:divBdr>
            <w:top w:val="none" w:sz="0" w:space="0" w:color="auto"/>
            <w:left w:val="none" w:sz="0" w:space="0" w:color="auto"/>
            <w:bottom w:val="none" w:sz="0" w:space="0" w:color="auto"/>
            <w:right w:val="none" w:sz="0" w:space="0" w:color="auto"/>
          </w:divBdr>
        </w:div>
        <w:div w:id="1216508181">
          <w:marLeft w:val="0"/>
          <w:marRight w:val="0"/>
          <w:marTop w:val="0"/>
          <w:marBottom w:val="0"/>
          <w:divBdr>
            <w:top w:val="none" w:sz="0" w:space="0" w:color="auto"/>
            <w:left w:val="none" w:sz="0" w:space="0" w:color="auto"/>
            <w:bottom w:val="none" w:sz="0" w:space="0" w:color="auto"/>
            <w:right w:val="none" w:sz="0" w:space="0" w:color="auto"/>
          </w:divBdr>
        </w:div>
        <w:div w:id="1231649631">
          <w:marLeft w:val="0"/>
          <w:marRight w:val="0"/>
          <w:marTop w:val="0"/>
          <w:marBottom w:val="0"/>
          <w:divBdr>
            <w:top w:val="none" w:sz="0" w:space="0" w:color="auto"/>
            <w:left w:val="none" w:sz="0" w:space="0" w:color="auto"/>
            <w:bottom w:val="none" w:sz="0" w:space="0" w:color="auto"/>
            <w:right w:val="none" w:sz="0" w:space="0" w:color="auto"/>
          </w:divBdr>
        </w:div>
        <w:div w:id="1235047263">
          <w:marLeft w:val="0"/>
          <w:marRight w:val="0"/>
          <w:marTop w:val="0"/>
          <w:marBottom w:val="0"/>
          <w:divBdr>
            <w:top w:val="none" w:sz="0" w:space="0" w:color="auto"/>
            <w:left w:val="none" w:sz="0" w:space="0" w:color="auto"/>
            <w:bottom w:val="none" w:sz="0" w:space="0" w:color="auto"/>
            <w:right w:val="none" w:sz="0" w:space="0" w:color="auto"/>
          </w:divBdr>
        </w:div>
        <w:div w:id="1241020467">
          <w:marLeft w:val="0"/>
          <w:marRight w:val="0"/>
          <w:marTop w:val="0"/>
          <w:marBottom w:val="0"/>
          <w:divBdr>
            <w:top w:val="none" w:sz="0" w:space="0" w:color="auto"/>
            <w:left w:val="none" w:sz="0" w:space="0" w:color="auto"/>
            <w:bottom w:val="none" w:sz="0" w:space="0" w:color="auto"/>
            <w:right w:val="none" w:sz="0" w:space="0" w:color="auto"/>
          </w:divBdr>
        </w:div>
        <w:div w:id="1253776071">
          <w:marLeft w:val="0"/>
          <w:marRight w:val="0"/>
          <w:marTop w:val="0"/>
          <w:marBottom w:val="0"/>
          <w:divBdr>
            <w:top w:val="none" w:sz="0" w:space="0" w:color="auto"/>
            <w:left w:val="none" w:sz="0" w:space="0" w:color="auto"/>
            <w:bottom w:val="none" w:sz="0" w:space="0" w:color="auto"/>
            <w:right w:val="none" w:sz="0" w:space="0" w:color="auto"/>
          </w:divBdr>
        </w:div>
        <w:div w:id="1258296541">
          <w:marLeft w:val="0"/>
          <w:marRight w:val="0"/>
          <w:marTop w:val="0"/>
          <w:marBottom w:val="0"/>
          <w:divBdr>
            <w:top w:val="none" w:sz="0" w:space="0" w:color="auto"/>
            <w:left w:val="none" w:sz="0" w:space="0" w:color="auto"/>
            <w:bottom w:val="none" w:sz="0" w:space="0" w:color="auto"/>
            <w:right w:val="none" w:sz="0" w:space="0" w:color="auto"/>
          </w:divBdr>
        </w:div>
        <w:div w:id="1259680723">
          <w:marLeft w:val="0"/>
          <w:marRight w:val="0"/>
          <w:marTop w:val="0"/>
          <w:marBottom w:val="0"/>
          <w:divBdr>
            <w:top w:val="none" w:sz="0" w:space="0" w:color="auto"/>
            <w:left w:val="none" w:sz="0" w:space="0" w:color="auto"/>
            <w:bottom w:val="none" w:sz="0" w:space="0" w:color="auto"/>
            <w:right w:val="none" w:sz="0" w:space="0" w:color="auto"/>
          </w:divBdr>
        </w:div>
        <w:div w:id="1270817291">
          <w:marLeft w:val="0"/>
          <w:marRight w:val="0"/>
          <w:marTop w:val="0"/>
          <w:marBottom w:val="0"/>
          <w:divBdr>
            <w:top w:val="none" w:sz="0" w:space="0" w:color="auto"/>
            <w:left w:val="none" w:sz="0" w:space="0" w:color="auto"/>
            <w:bottom w:val="none" w:sz="0" w:space="0" w:color="auto"/>
            <w:right w:val="none" w:sz="0" w:space="0" w:color="auto"/>
          </w:divBdr>
        </w:div>
        <w:div w:id="1283459542">
          <w:marLeft w:val="0"/>
          <w:marRight w:val="0"/>
          <w:marTop w:val="0"/>
          <w:marBottom w:val="0"/>
          <w:divBdr>
            <w:top w:val="none" w:sz="0" w:space="0" w:color="auto"/>
            <w:left w:val="none" w:sz="0" w:space="0" w:color="auto"/>
            <w:bottom w:val="none" w:sz="0" w:space="0" w:color="auto"/>
            <w:right w:val="none" w:sz="0" w:space="0" w:color="auto"/>
          </w:divBdr>
        </w:div>
        <w:div w:id="1285963378">
          <w:marLeft w:val="0"/>
          <w:marRight w:val="0"/>
          <w:marTop w:val="0"/>
          <w:marBottom w:val="0"/>
          <w:divBdr>
            <w:top w:val="none" w:sz="0" w:space="0" w:color="auto"/>
            <w:left w:val="none" w:sz="0" w:space="0" w:color="auto"/>
            <w:bottom w:val="none" w:sz="0" w:space="0" w:color="auto"/>
            <w:right w:val="none" w:sz="0" w:space="0" w:color="auto"/>
          </w:divBdr>
        </w:div>
        <w:div w:id="1312980101">
          <w:marLeft w:val="0"/>
          <w:marRight w:val="0"/>
          <w:marTop w:val="0"/>
          <w:marBottom w:val="0"/>
          <w:divBdr>
            <w:top w:val="none" w:sz="0" w:space="0" w:color="auto"/>
            <w:left w:val="none" w:sz="0" w:space="0" w:color="auto"/>
            <w:bottom w:val="none" w:sz="0" w:space="0" w:color="auto"/>
            <w:right w:val="none" w:sz="0" w:space="0" w:color="auto"/>
          </w:divBdr>
        </w:div>
        <w:div w:id="1314212689">
          <w:marLeft w:val="0"/>
          <w:marRight w:val="0"/>
          <w:marTop w:val="0"/>
          <w:marBottom w:val="0"/>
          <w:divBdr>
            <w:top w:val="none" w:sz="0" w:space="0" w:color="auto"/>
            <w:left w:val="none" w:sz="0" w:space="0" w:color="auto"/>
            <w:bottom w:val="none" w:sz="0" w:space="0" w:color="auto"/>
            <w:right w:val="none" w:sz="0" w:space="0" w:color="auto"/>
          </w:divBdr>
        </w:div>
        <w:div w:id="1318263446">
          <w:marLeft w:val="0"/>
          <w:marRight w:val="0"/>
          <w:marTop w:val="0"/>
          <w:marBottom w:val="0"/>
          <w:divBdr>
            <w:top w:val="none" w:sz="0" w:space="0" w:color="auto"/>
            <w:left w:val="none" w:sz="0" w:space="0" w:color="auto"/>
            <w:bottom w:val="none" w:sz="0" w:space="0" w:color="auto"/>
            <w:right w:val="none" w:sz="0" w:space="0" w:color="auto"/>
          </w:divBdr>
        </w:div>
        <w:div w:id="1325351117">
          <w:marLeft w:val="0"/>
          <w:marRight w:val="0"/>
          <w:marTop w:val="0"/>
          <w:marBottom w:val="0"/>
          <w:divBdr>
            <w:top w:val="none" w:sz="0" w:space="0" w:color="auto"/>
            <w:left w:val="none" w:sz="0" w:space="0" w:color="auto"/>
            <w:bottom w:val="none" w:sz="0" w:space="0" w:color="auto"/>
            <w:right w:val="none" w:sz="0" w:space="0" w:color="auto"/>
          </w:divBdr>
        </w:div>
        <w:div w:id="1328946688">
          <w:marLeft w:val="0"/>
          <w:marRight w:val="0"/>
          <w:marTop w:val="0"/>
          <w:marBottom w:val="0"/>
          <w:divBdr>
            <w:top w:val="none" w:sz="0" w:space="0" w:color="auto"/>
            <w:left w:val="none" w:sz="0" w:space="0" w:color="auto"/>
            <w:bottom w:val="none" w:sz="0" w:space="0" w:color="auto"/>
            <w:right w:val="none" w:sz="0" w:space="0" w:color="auto"/>
          </w:divBdr>
        </w:div>
        <w:div w:id="1331637863">
          <w:marLeft w:val="0"/>
          <w:marRight w:val="0"/>
          <w:marTop w:val="0"/>
          <w:marBottom w:val="0"/>
          <w:divBdr>
            <w:top w:val="none" w:sz="0" w:space="0" w:color="auto"/>
            <w:left w:val="none" w:sz="0" w:space="0" w:color="auto"/>
            <w:bottom w:val="none" w:sz="0" w:space="0" w:color="auto"/>
            <w:right w:val="none" w:sz="0" w:space="0" w:color="auto"/>
          </w:divBdr>
        </w:div>
        <w:div w:id="1332491980">
          <w:marLeft w:val="0"/>
          <w:marRight w:val="0"/>
          <w:marTop w:val="0"/>
          <w:marBottom w:val="0"/>
          <w:divBdr>
            <w:top w:val="none" w:sz="0" w:space="0" w:color="auto"/>
            <w:left w:val="none" w:sz="0" w:space="0" w:color="auto"/>
            <w:bottom w:val="none" w:sz="0" w:space="0" w:color="auto"/>
            <w:right w:val="none" w:sz="0" w:space="0" w:color="auto"/>
          </w:divBdr>
        </w:div>
        <w:div w:id="1338773333">
          <w:marLeft w:val="0"/>
          <w:marRight w:val="0"/>
          <w:marTop w:val="0"/>
          <w:marBottom w:val="0"/>
          <w:divBdr>
            <w:top w:val="none" w:sz="0" w:space="0" w:color="auto"/>
            <w:left w:val="none" w:sz="0" w:space="0" w:color="auto"/>
            <w:bottom w:val="none" w:sz="0" w:space="0" w:color="auto"/>
            <w:right w:val="none" w:sz="0" w:space="0" w:color="auto"/>
          </w:divBdr>
        </w:div>
        <w:div w:id="1342272267">
          <w:marLeft w:val="0"/>
          <w:marRight w:val="0"/>
          <w:marTop w:val="0"/>
          <w:marBottom w:val="0"/>
          <w:divBdr>
            <w:top w:val="none" w:sz="0" w:space="0" w:color="auto"/>
            <w:left w:val="none" w:sz="0" w:space="0" w:color="auto"/>
            <w:bottom w:val="none" w:sz="0" w:space="0" w:color="auto"/>
            <w:right w:val="none" w:sz="0" w:space="0" w:color="auto"/>
          </w:divBdr>
        </w:div>
        <w:div w:id="1352224034">
          <w:marLeft w:val="0"/>
          <w:marRight w:val="0"/>
          <w:marTop w:val="0"/>
          <w:marBottom w:val="0"/>
          <w:divBdr>
            <w:top w:val="none" w:sz="0" w:space="0" w:color="auto"/>
            <w:left w:val="none" w:sz="0" w:space="0" w:color="auto"/>
            <w:bottom w:val="none" w:sz="0" w:space="0" w:color="auto"/>
            <w:right w:val="none" w:sz="0" w:space="0" w:color="auto"/>
          </w:divBdr>
        </w:div>
        <w:div w:id="1360859888">
          <w:marLeft w:val="0"/>
          <w:marRight w:val="0"/>
          <w:marTop w:val="0"/>
          <w:marBottom w:val="0"/>
          <w:divBdr>
            <w:top w:val="none" w:sz="0" w:space="0" w:color="auto"/>
            <w:left w:val="none" w:sz="0" w:space="0" w:color="auto"/>
            <w:bottom w:val="none" w:sz="0" w:space="0" w:color="auto"/>
            <w:right w:val="none" w:sz="0" w:space="0" w:color="auto"/>
          </w:divBdr>
        </w:div>
        <w:div w:id="1364793962">
          <w:marLeft w:val="0"/>
          <w:marRight w:val="0"/>
          <w:marTop w:val="0"/>
          <w:marBottom w:val="0"/>
          <w:divBdr>
            <w:top w:val="none" w:sz="0" w:space="0" w:color="auto"/>
            <w:left w:val="none" w:sz="0" w:space="0" w:color="auto"/>
            <w:bottom w:val="none" w:sz="0" w:space="0" w:color="auto"/>
            <w:right w:val="none" w:sz="0" w:space="0" w:color="auto"/>
          </w:divBdr>
        </w:div>
        <w:div w:id="1365323889">
          <w:marLeft w:val="0"/>
          <w:marRight w:val="0"/>
          <w:marTop w:val="0"/>
          <w:marBottom w:val="0"/>
          <w:divBdr>
            <w:top w:val="none" w:sz="0" w:space="0" w:color="auto"/>
            <w:left w:val="none" w:sz="0" w:space="0" w:color="auto"/>
            <w:bottom w:val="none" w:sz="0" w:space="0" w:color="auto"/>
            <w:right w:val="none" w:sz="0" w:space="0" w:color="auto"/>
          </w:divBdr>
        </w:div>
        <w:div w:id="1367365866">
          <w:marLeft w:val="0"/>
          <w:marRight w:val="0"/>
          <w:marTop w:val="0"/>
          <w:marBottom w:val="0"/>
          <w:divBdr>
            <w:top w:val="none" w:sz="0" w:space="0" w:color="auto"/>
            <w:left w:val="none" w:sz="0" w:space="0" w:color="auto"/>
            <w:bottom w:val="none" w:sz="0" w:space="0" w:color="auto"/>
            <w:right w:val="none" w:sz="0" w:space="0" w:color="auto"/>
          </w:divBdr>
        </w:div>
        <w:div w:id="1378431829">
          <w:marLeft w:val="0"/>
          <w:marRight w:val="0"/>
          <w:marTop w:val="0"/>
          <w:marBottom w:val="0"/>
          <w:divBdr>
            <w:top w:val="none" w:sz="0" w:space="0" w:color="auto"/>
            <w:left w:val="none" w:sz="0" w:space="0" w:color="auto"/>
            <w:bottom w:val="none" w:sz="0" w:space="0" w:color="auto"/>
            <w:right w:val="none" w:sz="0" w:space="0" w:color="auto"/>
          </w:divBdr>
        </w:div>
        <w:div w:id="1379358062">
          <w:marLeft w:val="0"/>
          <w:marRight w:val="0"/>
          <w:marTop w:val="0"/>
          <w:marBottom w:val="0"/>
          <w:divBdr>
            <w:top w:val="none" w:sz="0" w:space="0" w:color="auto"/>
            <w:left w:val="none" w:sz="0" w:space="0" w:color="auto"/>
            <w:bottom w:val="none" w:sz="0" w:space="0" w:color="auto"/>
            <w:right w:val="none" w:sz="0" w:space="0" w:color="auto"/>
          </w:divBdr>
        </w:div>
        <w:div w:id="1380740305">
          <w:marLeft w:val="0"/>
          <w:marRight w:val="0"/>
          <w:marTop w:val="0"/>
          <w:marBottom w:val="0"/>
          <w:divBdr>
            <w:top w:val="none" w:sz="0" w:space="0" w:color="auto"/>
            <w:left w:val="none" w:sz="0" w:space="0" w:color="auto"/>
            <w:bottom w:val="none" w:sz="0" w:space="0" w:color="auto"/>
            <w:right w:val="none" w:sz="0" w:space="0" w:color="auto"/>
          </w:divBdr>
        </w:div>
        <w:div w:id="1387876076">
          <w:marLeft w:val="0"/>
          <w:marRight w:val="0"/>
          <w:marTop w:val="0"/>
          <w:marBottom w:val="0"/>
          <w:divBdr>
            <w:top w:val="none" w:sz="0" w:space="0" w:color="auto"/>
            <w:left w:val="none" w:sz="0" w:space="0" w:color="auto"/>
            <w:bottom w:val="none" w:sz="0" w:space="0" w:color="auto"/>
            <w:right w:val="none" w:sz="0" w:space="0" w:color="auto"/>
          </w:divBdr>
        </w:div>
        <w:div w:id="1392582914">
          <w:marLeft w:val="0"/>
          <w:marRight w:val="0"/>
          <w:marTop w:val="0"/>
          <w:marBottom w:val="0"/>
          <w:divBdr>
            <w:top w:val="none" w:sz="0" w:space="0" w:color="auto"/>
            <w:left w:val="none" w:sz="0" w:space="0" w:color="auto"/>
            <w:bottom w:val="none" w:sz="0" w:space="0" w:color="auto"/>
            <w:right w:val="none" w:sz="0" w:space="0" w:color="auto"/>
          </w:divBdr>
        </w:div>
        <w:div w:id="1396775205">
          <w:marLeft w:val="0"/>
          <w:marRight w:val="0"/>
          <w:marTop w:val="0"/>
          <w:marBottom w:val="0"/>
          <w:divBdr>
            <w:top w:val="none" w:sz="0" w:space="0" w:color="auto"/>
            <w:left w:val="none" w:sz="0" w:space="0" w:color="auto"/>
            <w:bottom w:val="none" w:sz="0" w:space="0" w:color="auto"/>
            <w:right w:val="none" w:sz="0" w:space="0" w:color="auto"/>
          </w:divBdr>
        </w:div>
        <w:div w:id="1397970767">
          <w:marLeft w:val="0"/>
          <w:marRight w:val="0"/>
          <w:marTop w:val="0"/>
          <w:marBottom w:val="0"/>
          <w:divBdr>
            <w:top w:val="none" w:sz="0" w:space="0" w:color="auto"/>
            <w:left w:val="none" w:sz="0" w:space="0" w:color="auto"/>
            <w:bottom w:val="none" w:sz="0" w:space="0" w:color="auto"/>
            <w:right w:val="none" w:sz="0" w:space="0" w:color="auto"/>
          </w:divBdr>
        </w:div>
        <w:div w:id="1413817339">
          <w:marLeft w:val="0"/>
          <w:marRight w:val="0"/>
          <w:marTop w:val="0"/>
          <w:marBottom w:val="0"/>
          <w:divBdr>
            <w:top w:val="none" w:sz="0" w:space="0" w:color="auto"/>
            <w:left w:val="none" w:sz="0" w:space="0" w:color="auto"/>
            <w:bottom w:val="none" w:sz="0" w:space="0" w:color="auto"/>
            <w:right w:val="none" w:sz="0" w:space="0" w:color="auto"/>
          </w:divBdr>
        </w:div>
        <w:div w:id="1418863510">
          <w:marLeft w:val="0"/>
          <w:marRight w:val="0"/>
          <w:marTop w:val="0"/>
          <w:marBottom w:val="0"/>
          <w:divBdr>
            <w:top w:val="none" w:sz="0" w:space="0" w:color="auto"/>
            <w:left w:val="none" w:sz="0" w:space="0" w:color="auto"/>
            <w:bottom w:val="none" w:sz="0" w:space="0" w:color="auto"/>
            <w:right w:val="none" w:sz="0" w:space="0" w:color="auto"/>
          </w:divBdr>
        </w:div>
        <w:div w:id="1422066495">
          <w:marLeft w:val="0"/>
          <w:marRight w:val="0"/>
          <w:marTop w:val="0"/>
          <w:marBottom w:val="0"/>
          <w:divBdr>
            <w:top w:val="none" w:sz="0" w:space="0" w:color="auto"/>
            <w:left w:val="none" w:sz="0" w:space="0" w:color="auto"/>
            <w:bottom w:val="none" w:sz="0" w:space="0" w:color="auto"/>
            <w:right w:val="none" w:sz="0" w:space="0" w:color="auto"/>
          </w:divBdr>
        </w:div>
        <w:div w:id="1423839473">
          <w:marLeft w:val="0"/>
          <w:marRight w:val="0"/>
          <w:marTop w:val="0"/>
          <w:marBottom w:val="0"/>
          <w:divBdr>
            <w:top w:val="none" w:sz="0" w:space="0" w:color="auto"/>
            <w:left w:val="none" w:sz="0" w:space="0" w:color="auto"/>
            <w:bottom w:val="none" w:sz="0" w:space="0" w:color="auto"/>
            <w:right w:val="none" w:sz="0" w:space="0" w:color="auto"/>
          </w:divBdr>
        </w:div>
        <w:div w:id="1424910337">
          <w:marLeft w:val="0"/>
          <w:marRight w:val="0"/>
          <w:marTop w:val="0"/>
          <w:marBottom w:val="0"/>
          <w:divBdr>
            <w:top w:val="none" w:sz="0" w:space="0" w:color="auto"/>
            <w:left w:val="none" w:sz="0" w:space="0" w:color="auto"/>
            <w:bottom w:val="none" w:sz="0" w:space="0" w:color="auto"/>
            <w:right w:val="none" w:sz="0" w:space="0" w:color="auto"/>
          </w:divBdr>
        </w:div>
        <w:div w:id="1425418072">
          <w:marLeft w:val="0"/>
          <w:marRight w:val="0"/>
          <w:marTop w:val="0"/>
          <w:marBottom w:val="0"/>
          <w:divBdr>
            <w:top w:val="none" w:sz="0" w:space="0" w:color="auto"/>
            <w:left w:val="none" w:sz="0" w:space="0" w:color="auto"/>
            <w:bottom w:val="none" w:sz="0" w:space="0" w:color="auto"/>
            <w:right w:val="none" w:sz="0" w:space="0" w:color="auto"/>
          </w:divBdr>
        </w:div>
        <w:div w:id="1428230501">
          <w:marLeft w:val="0"/>
          <w:marRight w:val="0"/>
          <w:marTop w:val="0"/>
          <w:marBottom w:val="0"/>
          <w:divBdr>
            <w:top w:val="none" w:sz="0" w:space="0" w:color="auto"/>
            <w:left w:val="none" w:sz="0" w:space="0" w:color="auto"/>
            <w:bottom w:val="none" w:sz="0" w:space="0" w:color="auto"/>
            <w:right w:val="none" w:sz="0" w:space="0" w:color="auto"/>
          </w:divBdr>
        </w:div>
        <w:div w:id="1429501253">
          <w:marLeft w:val="0"/>
          <w:marRight w:val="0"/>
          <w:marTop w:val="0"/>
          <w:marBottom w:val="0"/>
          <w:divBdr>
            <w:top w:val="none" w:sz="0" w:space="0" w:color="auto"/>
            <w:left w:val="none" w:sz="0" w:space="0" w:color="auto"/>
            <w:bottom w:val="none" w:sz="0" w:space="0" w:color="auto"/>
            <w:right w:val="none" w:sz="0" w:space="0" w:color="auto"/>
          </w:divBdr>
        </w:div>
        <w:div w:id="1439445936">
          <w:marLeft w:val="0"/>
          <w:marRight w:val="0"/>
          <w:marTop w:val="0"/>
          <w:marBottom w:val="0"/>
          <w:divBdr>
            <w:top w:val="none" w:sz="0" w:space="0" w:color="auto"/>
            <w:left w:val="none" w:sz="0" w:space="0" w:color="auto"/>
            <w:bottom w:val="none" w:sz="0" w:space="0" w:color="auto"/>
            <w:right w:val="none" w:sz="0" w:space="0" w:color="auto"/>
          </w:divBdr>
        </w:div>
        <w:div w:id="1444839198">
          <w:marLeft w:val="0"/>
          <w:marRight w:val="0"/>
          <w:marTop w:val="0"/>
          <w:marBottom w:val="0"/>
          <w:divBdr>
            <w:top w:val="none" w:sz="0" w:space="0" w:color="auto"/>
            <w:left w:val="none" w:sz="0" w:space="0" w:color="auto"/>
            <w:bottom w:val="none" w:sz="0" w:space="0" w:color="auto"/>
            <w:right w:val="none" w:sz="0" w:space="0" w:color="auto"/>
          </w:divBdr>
        </w:div>
        <w:div w:id="1454980548">
          <w:marLeft w:val="0"/>
          <w:marRight w:val="0"/>
          <w:marTop w:val="0"/>
          <w:marBottom w:val="0"/>
          <w:divBdr>
            <w:top w:val="none" w:sz="0" w:space="0" w:color="auto"/>
            <w:left w:val="none" w:sz="0" w:space="0" w:color="auto"/>
            <w:bottom w:val="none" w:sz="0" w:space="0" w:color="auto"/>
            <w:right w:val="none" w:sz="0" w:space="0" w:color="auto"/>
          </w:divBdr>
        </w:div>
        <w:div w:id="1456754592">
          <w:marLeft w:val="0"/>
          <w:marRight w:val="0"/>
          <w:marTop w:val="0"/>
          <w:marBottom w:val="0"/>
          <w:divBdr>
            <w:top w:val="none" w:sz="0" w:space="0" w:color="auto"/>
            <w:left w:val="none" w:sz="0" w:space="0" w:color="auto"/>
            <w:bottom w:val="none" w:sz="0" w:space="0" w:color="auto"/>
            <w:right w:val="none" w:sz="0" w:space="0" w:color="auto"/>
          </w:divBdr>
        </w:div>
        <w:div w:id="1467120724">
          <w:marLeft w:val="0"/>
          <w:marRight w:val="0"/>
          <w:marTop w:val="0"/>
          <w:marBottom w:val="0"/>
          <w:divBdr>
            <w:top w:val="none" w:sz="0" w:space="0" w:color="auto"/>
            <w:left w:val="none" w:sz="0" w:space="0" w:color="auto"/>
            <w:bottom w:val="none" w:sz="0" w:space="0" w:color="auto"/>
            <w:right w:val="none" w:sz="0" w:space="0" w:color="auto"/>
          </w:divBdr>
        </w:div>
        <w:div w:id="1469322353">
          <w:marLeft w:val="0"/>
          <w:marRight w:val="0"/>
          <w:marTop w:val="0"/>
          <w:marBottom w:val="0"/>
          <w:divBdr>
            <w:top w:val="none" w:sz="0" w:space="0" w:color="auto"/>
            <w:left w:val="none" w:sz="0" w:space="0" w:color="auto"/>
            <w:bottom w:val="none" w:sz="0" w:space="0" w:color="auto"/>
            <w:right w:val="none" w:sz="0" w:space="0" w:color="auto"/>
          </w:divBdr>
        </w:div>
        <w:div w:id="1471053756">
          <w:marLeft w:val="0"/>
          <w:marRight w:val="0"/>
          <w:marTop w:val="0"/>
          <w:marBottom w:val="0"/>
          <w:divBdr>
            <w:top w:val="none" w:sz="0" w:space="0" w:color="auto"/>
            <w:left w:val="none" w:sz="0" w:space="0" w:color="auto"/>
            <w:bottom w:val="none" w:sz="0" w:space="0" w:color="auto"/>
            <w:right w:val="none" w:sz="0" w:space="0" w:color="auto"/>
          </w:divBdr>
        </w:div>
        <w:div w:id="1478760661">
          <w:marLeft w:val="0"/>
          <w:marRight w:val="0"/>
          <w:marTop w:val="0"/>
          <w:marBottom w:val="0"/>
          <w:divBdr>
            <w:top w:val="none" w:sz="0" w:space="0" w:color="auto"/>
            <w:left w:val="none" w:sz="0" w:space="0" w:color="auto"/>
            <w:bottom w:val="none" w:sz="0" w:space="0" w:color="auto"/>
            <w:right w:val="none" w:sz="0" w:space="0" w:color="auto"/>
          </w:divBdr>
        </w:div>
        <w:div w:id="1487163113">
          <w:marLeft w:val="0"/>
          <w:marRight w:val="0"/>
          <w:marTop w:val="0"/>
          <w:marBottom w:val="0"/>
          <w:divBdr>
            <w:top w:val="none" w:sz="0" w:space="0" w:color="auto"/>
            <w:left w:val="none" w:sz="0" w:space="0" w:color="auto"/>
            <w:bottom w:val="none" w:sz="0" w:space="0" w:color="auto"/>
            <w:right w:val="none" w:sz="0" w:space="0" w:color="auto"/>
          </w:divBdr>
        </w:div>
        <w:div w:id="1495341616">
          <w:marLeft w:val="0"/>
          <w:marRight w:val="0"/>
          <w:marTop w:val="0"/>
          <w:marBottom w:val="0"/>
          <w:divBdr>
            <w:top w:val="none" w:sz="0" w:space="0" w:color="auto"/>
            <w:left w:val="none" w:sz="0" w:space="0" w:color="auto"/>
            <w:bottom w:val="none" w:sz="0" w:space="0" w:color="auto"/>
            <w:right w:val="none" w:sz="0" w:space="0" w:color="auto"/>
          </w:divBdr>
        </w:div>
        <w:div w:id="1496456155">
          <w:marLeft w:val="0"/>
          <w:marRight w:val="0"/>
          <w:marTop w:val="0"/>
          <w:marBottom w:val="0"/>
          <w:divBdr>
            <w:top w:val="none" w:sz="0" w:space="0" w:color="auto"/>
            <w:left w:val="none" w:sz="0" w:space="0" w:color="auto"/>
            <w:bottom w:val="none" w:sz="0" w:space="0" w:color="auto"/>
            <w:right w:val="none" w:sz="0" w:space="0" w:color="auto"/>
          </w:divBdr>
        </w:div>
        <w:div w:id="1501504755">
          <w:marLeft w:val="0"/>
          <w:marRight w:val="0"/>
          <w:marTop w:val="0"/>
          <w:marBottom w:val="0"/>
          <w:divBdr>
            <w:top w:val="none" w:sz="0" w:space="0" w:color="auto"/>
            <w:left w:val="none" w:sz="0" w:space="0" w:color="auto"/>
            <w:bottom w:val="none" w:sz="0" w:space="0" w:color="auto"/>
            <w:right w:val="none" w:sz="0" w:space="0" w:color="auto"/>
          </w:divBdr>
        </w:div>
        <w:div w:id="1505898388">
          <w:marLeft w:val="0"/>
          <w:marRight w:val="0"/>
          <w:marTop w:val="0"/>
          <w:marBottom w:val="0"/>
          <w:divBdr>
            <w:top w:val="none" w:sz="0" w:space="0" w:color="auto"/>
            <w:left w:val="none" w:sz="0" w:space="0" w:color="auto"/>
            <w:bottom w:val="none" w:sz="0" w:space="0" w:color="auto"/>
            <w:right w:val="none" w:sz="0" w:space="0" w:color="auto"/>
          </w:divBdr>
        </w:div>
        <w:div w:id="1509252927">
          <w:marLeft w:val="0"/>
          <w:marRight w:val="0"/>
          <w:marTop w:val="0"/>
          <w:marBottom w:val="0"/>
          <w:divBdr>
            <w:top w:val="none" w:sz="0" w:space="0" w:color="auto"/>
            <w:left w:val="none" w:sz="0" w:space="0" w:color="auto"/>
            <w:bottom w:val="none" w:sz="0" w:space="0" w:color="auto"/>
            <w:right w:val="none" w:sz="0" w:space="0" w:color="auto"/>
          </w:divBdr>
        </w:div>
        <w:div w:id="1522162943">
          <w:marLeft w:val="0"/>
          <w:marRight w:val="0"/>
          <w:marTop w:val="0"/>
          <w:marBottom w:val="0"/>
          <w:divBdr>
            <w:top w:val="none" w:sz="0" w:space="0" w:color="auto"/>
            <w:left w:val="none" w:sz="0" w:space="0" w:color="auto"/>
            <w:bottom w:val="none" w:sz="0" w:space="0" w:color="auto"/>
            <w:right w:val="none" w:sz="0" w:space="0" w:color="auto"/>
          </w:divBdr>
        </w:div>
        <w:div w:id="1522863350">
          <w:marLeft w:val="0"/>
          <w:marRight w:val="0"/>
          <w:marTop w:val="0"/>
          <w:marBottom w:val="0"/>
          <w:divBdr>
            <w:top w:val="none" w:sz="0" w:space="0" w:color="auto"/>
            <w:left w:val="none" w:sz="0" w:space="0" w:color="auto"/>
            <w:bottom w:val="none" w:sz="0" w:space="0" w:color="auto"/>
            <w:right w:val="none" w:sz="0" w:space="0" w:color="auto"/>
          </w:divBdr>
        </w:div>
        <w:div w:id="1529878890">
          <w:marLeft w:val="0"/>
          <w:marRight w:val="0"/>
          <w:marTop w:val="0"/>
          <w:marBottom w:val="0"/>
          <w:divBdr>
            <w:top w:val="none" w:sz="0" w:space="0" w:color="auto"/>
            <w:left w:val="none" w:sz="0" w:space="0" w:color="auto"/>
            <w:bottom w:val="none" w:sz="0" w:space="0" w:color="auto"/>
            <w:right w:val="none" w:sz="0" w:space="0" w:color="auto"/>
          </w:divBdr>
        </w:div>
        <w:div w:id="1549880406">
          <w:marLeft w:val="0"/>
          <w:marRight w:val="0"/>
          <w:marTop w:val="0"/>
          <w:marBottom w:val="0"/>
          <w:divBdr>
            <w:top w:val="none" w:sz="0" w:space="0" w:color="auto"/>
            <w:left w:val="none" w:sz="0" w:space="0" w:color="auto"/>
            <w:bottom w:val="none" w:sz="0" w:space="0" w:color="auto"/>
            <w:right w:val="none" w:sz="0" w:space="0" w:color="auto"/>
          </w:divBdr>
        </w:div>
        <w:div w:id="1552032741">
          <w:marLeft w:val="0"/>
          <w:marRight w:val="0"/>
          <w:marTop w:val="0"/>
          <w:marBottom w:val="0"/>
          <w:divBdr>
            <w:top w:val="none" w:sz="0" w:space="0" w:color="auto"/>
            <w:left w:val="none" w:sz="0" w:space="0" w:color="auto"/>
            <w:bottom w:val="none" w:sz="0" w:space="0" w:color="auto"/>
            <w:right w:val="none" w:sz="0" w:space="0" w:color="auto"/>
          </w:divBdr>
        </w:div>
        <w:div w:id="1553535163">
          <w:marLeft w:val="0"/>
          <w:marRight w:val="0"/>
          <w:marTop w:val="0"/>
          <w:marBottom w:val="0"/>
          <w:divBdr>
            <w:top w:val="none" w:sz="0" w:space="0" w:color="auto"/>
            <w:left w:val="none" w:sz="0" w:space="0" w:color="auto"/>
            <w:bottom w:val="none" w:sz="0" w:space="0" w:color="auto"/>
            <w:right w:val="none" w:sz="0" w:space="0" w:color="auto"/>
          </w:divBdr>
        </w:div>
        <w:div w:id="1556618434">
          <w:marLeft w:val="0"/>
          <w:marRight w:val="0"/>
          <w:marTop w:val="0"/>
          <w:marBottom w:val="0"/>
          <w:divBdr>
            <w:top w:val="none" w:sz="0" w:space="0" w:color="auto"/>
            <w:left w:val="none" w:sz="0" w:space="0" w:color="auto"/>
            <w:bottom w:val="none" w:sz="0" w:space="0" w:color="auto"/>
            <w:right w:val="none" w:sz="0" w:space="0" w:color="auto"/>
          </w:divBdr>
        </w:div>
        <w:div w:id="1560432454">
          <w:marLeft w:val="0"/>
          <w:marRight w:val="0"/>
          <w:marTop w:val="0"/>
          <w:marBottom w:val="0"/>
          <w:divBdr>
            <w:top w:val="none" w:sz="0" w:space="0" w:color="auto"/>
            <w:left w:val="none" w:sz="0" w:space="0" w:color="auto"/>
            <w:bottom w:val="none" w:sz="0" w:space="0" w:color="auto"/>
            <w:right w:val="none" w:sz="0" w:space="0" w:color="auto"/>
          </w:divBdr>
        </w:div>
        <w:div w:id="1578054976">
          <w:marLeft w:val="0"/>
          <w:marRight w:val="0"/>
          <w:marTop w:val="0"/>
          <w:marBottom w:val="0"/>
          <w:divBdr>
            <w:top w:val="none" w:sz="0" w:space="0" w:color="auto"/>
            <w:left w:val="none" w:sz="0" w:space="0" w:color="auto"/>
            <w:bottom w:val="none" w:sz="0" w:space="0" w:color="auto"/>
            <w:right w:val="none" w:sz="0" w:space="0" w:color="auto"/>
          </w:divBdr>
        </w:div>
        <w:div w:id="1578631505">
          <w:marLeft w:val="0"/>
          <w:marRight w:val="0"/>
          <w:marTop w:val="0"/>
          <w:marBottom w:val="0"/>
          <w:divBdr>
            <w:top w:val="none" w:sz="0" w:space="0" w:color="auto"/>
            <w:left w:val="none" w:sz="0" w:space="0" w:color="auto"/>
            <w:bottom w:val="none" w:sz="0" w:space="0" w:color="auto"/>
            <w:right w:val="none" w:sz="0" w:space="0" w:color="auto"/>
          </w:divBdr>
        </w:div>
        <w:div w:id="1581018133">
          <w:marLeft w:val="0"/>
          <w:marRight w:val="0"/>
          <w:marTop w:val="0"/>
          <w:marBottom w:val="0"/>
          <w:divBdr>
            <w:top w:val="none" w:sz="0" w:space="0" w:color="auto"/>
            <w:left w:val="none" w:sz="0" w:space="0" w:color="auto"/>
            <w:bottom w:val="none" w:sz="0" w:space="0" w:color="auto"/>
            <w:right w:val="none" w:sz="0" w:space="0" w:color="auto"/>
          </w:divBdr>
        </w:div>
        <w:div w:id="1581985756">
          <w:marLeft w:val="0"/>
          <w:marRight w:val="0"/>
          <w:marTop w:val="0"/>
          <w:marBottom w:val="0"/>
          <w:divBdr>
            <w:top w:val="none" w:sz="0" w:space="0" w:color="auto"/>
            <w:left w:val="none" w:sz="0" w:space="0" w:color="auto"/>
            <w:bottom w:val="none" w:sz="0" w:space="0" w:color="auto"/>
            <w:right w:val="none" w:sz="0" w:space="0" w:color="auto"/>
          </w:divBdr>
        </w:div>
        <w:div w:id="1584532703">
          <w:marLeft w:val="0"/>
          <w:marRight w:val="0"/>
          <w:marTop w:val="0"/>
          <w:marBottom w:val="0"/>
          <w:divBdr>
            <w:top w:val="none" w:sz="0" w:space="0" w:color="auto"/>
            <w:left w:val="none" w:sz="0" w:space="0" w:color="auto"/>
            <w:bottom w:val="none" w:sz="0" w:space="0" w:color="auto"/>
            <w:right w:val="none" w:sz="0" w:space="0" w:color="auto"/>
          </w:divBdr>
        </w:div>
        <w:div w:id="1584757237">
          <w:marLeft w:val="0"/>
          <w:marRight w:val="0"/>
          <w:marTop w:val="0"/>
          <w:marBottom w:val="0"/>
          <w:divBdr>
            <w:top w:val="none" w:sz="0" w:space="0" w:color="auto"/>
            <w:left w:val="none" w:sz="0" w:space="0" w:color="auto"/>
            <w:bottom w:val="none" w:sz="0" w:space="0" w:color="auto"/>
            <w:right w:val="none" w:sz="0" w:space="0" w:color="auto"/>
          </w:divBdr>
        </w:div>
        <w:div w:id="1588688731">
          <w:marLeft w:val="0"/>
          <w:marRight w:val="0"/>
          <w:marTop w:val="0"/>
          <w:marBottom w:val="0"/>
          <w:divBdr>
            <w:top w:val="none" w:sz="0" w:space="0" w:color="auto"/>
            <w:left w:val="none" w:sz="0" w:space="0" w:color="auto"/>
            <w:bottom w:val="none" w:sz="0" w:space="0" w:color="auto"/>
            <w:right w:val="none" w:sz="0" w:space="0" w:color="auto"/>
          </w:divBdr>
        </w:div>
        <w:div w:id="1590849266">
          <w:marLeft w:val="0"/>
          <w:marRight w:val="0"/>
          <w:marTop w:val="0"/>
          <w:marBottom w:val="0"/>
          <w:divBdr>
            <w:top w:val="none" w:sz="0" w:space="0" w:color="auto"/>
            <w:left w:val="none" w:sz="0" w:space="0" w:color="auto"/>
            <w:bottom w:val="none" w:sz="0" w:space="0" w:color="auto"/>
            <w:right w:val="none" w:sz="0" w:space="0" w:color="auto"/>
          </w:divBdr>
        </w:div>
        <w:div w:id="1595170266">
          <w:marLeft w:val="0"/>
          <w:marRight w:val="0"/>
          <w:marTop w:val="0"/>
          <w:marBottom w:val="0"/>
          <w:divBdr>
            <w:top w:val="none" w:sz="0" w:space="0" w:color="auto"/>
            <w:left w:val="none" w:sz="0" w:space="0" w:color="auto"/>
            <w:bottom w:val="none" w:sz="0" w:space="0" w:color="auto"/>
            <w:right w:val="none" w:sz="0" w:space="0" w:color="auto"/>
          </w:divBdr>
        </w:div>
        <w:div w:id="1595896428">
          <w:marLeft w:val="0"/>
          <w:marRight w:val="0"/>
          <w:marTop w:val="0"/>
          <w:marBottom w:val="0"/>
          <w:divBdr>
            <w:top w:val="none" w:sz="0" w:space="0" w:color="auto"/>
            <w:left w:val="none" w:sz="0" w:space="0" w:color="auto"/>
            <w:bottom w:val="none" w:sz="0" w:space="0" w:color="auto"/>
            <w:right w:val="none" w:sz="0" w:space="0" w:color="auto"/>
          </w:divBdr>
        </w:div>
        <w:div w:id="1603100060">
          <w:marLeft w:val="0"/>
          <w:marRight w:val="0"/>
          <w:marTop w:val="0"/>
          <w:marBottom w:val="0"/>
          <w:divBdr>
            <w:top w:val="none" w:sz="0" w:space="0" w:color="auto"/>
            <w:left w:val="none" w:sz="0" w:space="0" w:color="auto"/>
            <w:bottom w:val="none" w:sz="0" w:space="0" w:color="auto"/>
            <w:right w:val="none" w:sz="0" w:space="0" w:color="auto"/>
          </w:divBdr>
        </w:div>
        <w:div w:id="1603803660">
          <w:marLeft w:val="0"/>
          <w:marRight w:val="0"/>
          <w:marTop w:val="0"/>
          <w:marBottom w:val="0"/>
          <w:divBdr>
            <w:top w:val="none" w:sz="0" w:space="0" w:color="auto"/>
            <w:left w:val="none" w:sz="0" w:space="0" w:color="auto"/>
            <w:bottom w:val="none" w:sz="0" w:space="0" w:color="auto"/>
            <w:right w:val="none" w:sz="0" w:space="0" w:color="auto"/>
          </w:divBdr>
        </w:div>
        <w:div w:id="1613055688">
          <w:marLeft w:val="0"/>
          <w:marRight w:val="0"/>
          <w:marTop w:val="0"/>
          <w:marBottom w:val="0"/>
          <w:divBdr>
            <w:top w:val="none" w:sz="0" w:space="0" w:color="auto"/>
            <w:left w:val="none" w:sz="0" w:space="0" w:color="auto"/>
            <w:bottom w:val="none" w:sz="0" w:space="0" w:color="auto"/>
            <w:right w:val="none" w:sz="0" w:space="0" w:color="auto"/>
          </w:divBdr>
        </w:div>
        <w:div w:id="1619020494">
          <w:marLeft w:val="0"/>
          <w:marRight w:val="0"/>
          <w:marTop w:val="0"/>
          <w:marBottom w:val="0"/>
          <w:divBdr>
            <w:top w:val="none" w:sz="0" w:space="0" w:color="auto"/>
            <w:left w:val="none" w:sz="0" w:space="0" w:color="auto"/>
            <w:bottom w:val="none" w:sz="0" w:space="0" w:color="auto"/>
            <w:right w:val="none" w:sz="0" w:space="0" w:color="auto"/>
          </w:divBdr>
        </w:div>
        <w:div w:id="1620530129">
          <w:marLeft w:val="0"/>
          <w:marRight w:val="0"/>
          <w:marTop w:val="0"/>
          <w:marBottom w:val="0"/>
          <w:divBdr>
            <w:top w:val="none" w:sz="0" w:space="0" w:color="auto"/>
            <w:left w:val="none" w:sz="0" w:space="0" w:color="auto"/>
            <w:bottom w:val="none" w:sz="0" w:space="0" w:color="auto"/>
            <w:right w:val="none" w:sz="0" w:space="0" w:color="auto"/>
          </w:divBdr>
        </w:div>
        <w:div w:id="1641303115">
          <w:marLeft w:val="0"/>
          <w:marRight w:val="0"/>
          <w:marTop w:val="0"/>
          <w:marBottom w:val="0"/>
          <w:divBdr>
            <w:top w:val="none" w:sz="0" w:space="0" w:color="auto"/>
            <w:left w:val="none" w:sz="0" w:space="0" w:color="auto"/>
            <w:bottom w:val="none" w:sz="0" w:space="0" w:color="auto"/>
            <w:right w:val="none" w:sz="0" w:space="0" w:color="auto"/>
          </w:divBdr>
        </w:div>
        <w:div w:id="1652173864">
          <w:marLeft w:val="0"/>
          <w:marRight w:val="0"/>
          <w:marTop w:val="0"/>
          <w:marBottom w:val="0"/>
          <w:divBdr>
            <w:top w:val="none" w:sz="0" w:space="0" w:color="auto"/>
            <w:left w:val="none" w:sz="0" w:space="0" w:color="auto"/>
            <w:bottom w:val="none" w:sz="0" w:space="0" w:color="auto"/>
            <w:right w:val="none" w:sz="0" w:space="0" w:color="auto"/>
          </w:divBdr>
        </w:div>
        <w:div w:id="1652248743">
          <w:marLeft w:val="0"/>
          <w:marRight w:val="0"/>
          <w:marTop w:val="0"/>
          <w:marBottom w:val="0"/>
          <w:divBdr>
            <w:top w:val="none" w:sz="0" w:space="0" w:color="auto"/>
            <w:left w:val="none" w:sz="0" w:space="0" w:color="auto"/>
            <w:bottom w:val="none" w:sz="0" w:space="0" w:color="auto"/>
            <w:right w:val="none" w:sz="0" w:space="0" w:color="auto"/>
          </w:divBdr>
        </w:div>
        <w:div w:id="1666126789">
          <w:marLeft w:val="0"/>
          <w:marRight w:val="0"/>
          <w:marTop w:val="0"/>
          <w:marBottom w:val="0"/>
          <w:divBdr>
            <w:top w:val="none" w:sz="0" w:space="0" w:color="auto"/>
            <w:left w:val="none" w:sz="0" w:space="0" w:color="auto"/>
            <w:bottom w:val="none" w:sz="0" w:space="0" w:color="auto"/>
            <w:right w:val="none" w:sz="0" w:space="0" w:color="auto"/>
          </w:divBdr>
        </w:div>
        <w:div w:id="1671519727">
          <w:marLeft w:val="0"/>
          <w:marRight w:val="0"/>
          <w:marTop w:val="0"/>
          <w:marBottom w:val="0"/>
          <w:divBdr>
            <w:top w:val="none" w:sz="0" w:space="0" w:color="auto"/>
            <w:left w:val="none" w:sz="0" w:space="0" w:color="auto"/>
            <w:bottom w:val="none" w:sz="0" w:space="0" w:color="auto"/>
            <w:right w:val="none" w:sz="0" w:space="0" w:color="auto"/>
          </w:divBdr>
        </w:div>
        <w:div w:id="1681617614">
          <w:marLeft w:val="0"/>
          <w:marRight w:val="0"/>
          <w:marTop w:val="0"/>
          <w:marBottom w:val="0"/>
          <w:divBdr>
            <w:top w:val="none" w:sz="0" w:space="0" w:color="auto"/>
            <w:left w:val="none" w:sz="0" w:space="0" w:color="auto"/>
            <w:bottom w:val="none" w:sz="0" w:space="0" w:color="auto"/>
            <w:right w:val="none" w:sz="0" w:space="0" w:color="auto"/>
          </w:divBdr>
        </w:div>
        <w:div w:id="1686593760">
          <w:marLeft w:val="0"/>
          <w:marRight w:val="0"/>
          <w:marTop w:val="0"/>
          <w:marBottom w:val="0"/>
          <w:divBdr>
            <w:top w:val="none" w:sz="0" w:space="0" w:color="auto"/>
            <w:left w:val="none" w:sz="0" w:space="0" w:color="auto"/>
            <w:bottom w:val="none" w:sz="0" w:space="0" w:color="auto"/>
            <w:right w:val="none" w:sz="0" w:space="0" w:color="auto"/>
          </w:divBdr>
        </w:div>
        <w:div w:id="1687100623">
          <w:marLeft w:val="0"/>
          <w:marRight w:val="0"/>
          <w:marTop w:val="0"/>
          <w:marBottom w:val="0"/>
          <w:divBdr>
            <w:top w:val="none" w:sz="0" w:space="0" w:color="auto"/>
            <w:left w:val="none" w:sz="0" w:space="0" w:color="auto"/>
            <w:bottom w:val="none" w:sz="0" w:space="0" w:color="auto"/>
            <w:right w:val="none" w:sz="0" w:space="0" w:color="auto"/>
          </w:divBdr>
        </w:div>
        <w:div w:id="1693531111">
          <w:marLeft w:val="0"/>
          <w:marRight w:val="0"/>
          <w:marTop w:val="0"/>
          <w:marBottom w:val="0"/>
          <w:divBdr>
            <w:top w:val="none" w:sz="0" w:space="0" w:color="auto"/>
            <w:left w:val="none" w:sz="0" w:space="0" w:color="auto"/>
            <w:bottom w:val="none" w:sz="0" w:space="0" w:color="auto"/>
            <w:right w:val="none" w:sz="0" w:space="0" w:color="auto"/>
          </w:divBdr>
        </w:div>
        <w:div w:id="1696691887">
          <w:marLeft w:val="0"/>
          <w:marRight w:val="0"/>
          <w:marTop w:val="0"/>
          <w:marBottom w:val="0"/>
          <w:divBdr>
            <w:top w:val="none" w:sz="0" w:space="0" w:color="auto"/>
            <w:left w:val="none" w:sz="0" w:space="0" w:color="auto"/>
            <w:bottom w:val="none" w:sz="0" w:space="0" w:color="auto"/>
            <w:right w:val="none" w:sz="0" w:space="0" w:color="auto"/>
          </w:divBdr>
        </w:div>
        <w:div w:id="1705903591">
          <w:marLeft w:val="0"/>
          <w:marRight w:val="0"/>
          <w:marTop w:val="0"/>
          <w:marBottom w:val="0"/>
          <w:divBdr>
            <w:top w:val="none" w:sz="0" w:space="0" w:color="auto"/>
            <w:left w:val="none" w:sz="0" w:space="0" w:color="auto"/>
            <w:bottom w:val="none" w:sz="0" w:space="0" w:color="auto"/>
            <w:right w:val="none" w:sz="0" w:space="0" w:color="auto"/>
          </w:divBdr>
        </w:div>
        <w:div w:id="1712532139">
          <w:marLeft w:val="0"/>
          <w:marRight w:val="0"/>
          <w:marTop w:val="0"/>
          <w:marBottom w:val="0"/>
          <w:divBdr>
            <w:top w:val="none" w:sz="0" w:space="0" w:color="auto"/>
            <w:left w:val="none" w:sz="0" w:space="0" w:color="auto"/>
            <w:bottom w:val="none" w:sz="0" w:space="0" w:color="auto"/>
            <w:right w:val="none" w:sz="0" w:space="0" w:color="auto"/>
          </w:divBdr>
        </w:div>
        <w:div w:id="1720007354">
          <w:marLeft w:val="0"/>
          <w:marRight w:val="0"/>
          <w:marTop w:val="0"/>
          <w:marBottom w:val="0"/>
          <w:divBdr>
            <w:top w:val="none" w:sz="0" w:space="0" w:color="auto"/>
            <w:left w:val="none" w:sz="0" w:space="0" w:color="auto"/>
            <w:bottom w:val="none" w:sz="0" w:space="0" w:color="auto"/>
            <w:right w:val="none" w:sz="0" w:space="0" w:color="auto"/>
          </w:divBdr>
        </w:div>
        <w:div w:id="1725521034">
          <w:marLeft w:val="0"/>
          <w:marRight w:val="0"/>
          <w:marTop w:val="0"/>
          <w:marBottom w:val="0"/>
          <w:divBdr>
            <w:top w:val="none" w:sz="0" w:space="0" w:color="auto"/>
            <w:left w:val="none" w:sz="0" w:space="0" w:color="auto"/>
            <w:bottom w:val="none" w:sz="0" w:space="0" w:color="auto"/>
            <w:right w:val="none" w:sz="0" w:space="0" w:color="auto"/>
          </w:divBdr>
        </w:div>
        <w:div w:id="1729110424">
          <w:marLeft w:val="0"/>
          <w:marRight w:val="0"/>
          <w:marTop w:val="0"/>
          <w:marBottom w:val="0"/>
          <w:divBdr>
            <w:top w:val="none" w:sz="0" w:space="0" w:color="auto"/>
            <w:left w:val="none" w:sz="0" w:space="0" w:color="auto"/>
            <w:bottom w:val="none" w:sz="0" w:space="0" w:color="auto"/>
            <w:right w:val="none" w:sz="0" w:space="0" w:color="auto"/>
          </w:divBdr>
        </w:div>
        <w:div w:id="1730303408">
          <w:marLeft w:val="0"/>
          <w:marRight w:val="0"/>
          <w:marTop w:val="0"/>
          <w:marBottom w:val="0"/>
          <w:divBdr>
            <w:top w:val="none" w:sz="0" w:space="0" w:color="auto"/>
            <w:left w:val="none" w:sz="0" w:space="0" w:color="auto"/>
            <w:bottom w:val="none" w:sz="0" w:space="0" w:color="auto"/>
            <w:right w:val="none" w:sz="0" w:space="0" w:color="auto"/>
          </w:divBdr>
        </w:div>
        <w:div w:id="1735545611">
          <w:marLeft w:val="0"/>
          <w:marRight w:val="0"/>
          <w:marTop w:val="0"/>
          <w:marBottom w:val="0"/>
          <w:divBdr>
            <w:top w:val="none" w:sz="0" w:space="0" w:color="auto"/>
            <w:left w:val="none" w:sz="0" w:space="0" w:color="auto"/>
            <w:bottom w:val="none" w:sz="0" w:space="0" w:color="auto"/>
            <w:right w:val="none" w:sz="0" w:space="0" w:color="auto"/>
          </w:divBdr>
        </w:div>
        <w:div w:id="1740980059">
          <w:marLeft w:val="0"/>
          <w:marRight w:val="0"/>
          <w:marTop w:val="0"/>
          <w:marBottom w:val="0"/>
          <w:divBdr>
            <w:top w:val="none" w:sz="0" w:space="0" w:color="auto"/>
            <w:left w:val="none" w:sz="0" w:space="0" w:color="auto"/>
            <w:bottom w:val="none" w:sz="0" w:space="0" w:color="auto"/>
            <w:right w:val="none" w:sz="0" w:space="0" w:color="auto"/>
          </w:divBdr>
        </w:div>
        <w:div w:id="1744529063">
          <w:marLeft w:val="0"/>
          <w:marRight w:val="0"/>
          <w:marTop w:val="0"/>
          <w:marBottom w:val="0"/>
          <w:divBdr>
            <w:top w:val="none" w:sz="0" w:space="0" w:color="auto"/>
            <w:left w:val="none" w:sz="0" w:space="0" w:color="auto"/>
            <w:bottom w:val="none" w:sz="0" w:space="0" w:color="auto"/>
            <w:right w:val="none" w:sz="0" w:space="0" w:color="auto"/>
          </w:divBdr>
        </w:div>
        <w:div w:id="1745564593">
          <w:marLeft w:val="0"/>
          <w:marRight w:val="0"/>
          <w:marTop w:val="0"/>
          <w:marBottom w:val="0"/>
          <w:divBdr>
            <w:top w:val="none" w:sz="0" w:space="0" w:color="auto"/>
            <w:left w:val="none" w:sz="0" w:space="0" w:color="auto"/>
            <w:bottom w:val="none" w:sz="0" w:space="0" w:color="auto"/>
            <w:right w:val="none" w:sz="0" w:space="0" w:color="auto"/>
          </w:divBdr>
        </w:div>
        <w:div w:id="1746996702">
          <w:marLeft w:val="0"/>
          <w:marRight w:val="0"/>
          <w:marTop w:val="0"/>
          <w:marBottom w:val="0"/>
          <w:divBdr>
            <w:top w:val="none" w:sz="0" w:space="0" w:color="auto"/>
            <w:left w:val="none" w:sz="0" w:space="0" w:color="auto"/>
            <w:bottom w:val="none" w:sz="0" w:space="0" w:color="auto"/>
            <w:right w:val="none" w:sz="0" w:space="0" w:color="auto"/>
          </w:divBdr>
        </w:div>
        <w:div w:id="1761946519">
          <w:marLeft w:val="0"/>
          <w:marRight w:val="0"/>
          <w:marTop w:val="0"/>
          <w:marBottom w:val="0"/>
          <w:divBdr>
            <w:top w:val="none" w:sz="0" w:space="0" w:color="auto"/>
            <w:left w:val="none" w:sz="0" w:space="0" w:color="auto"/>
            <w:bottom w:val="none" w:sz="0" w:space="0" w:color="auto"/>
            <w:right w:val="none" w:sz="0" w:space="0" w:color="auto"/>
          </w:divBdr>
        </w:div>
        <w:div w:id="1762605486">
          <w:marLeft w:val="0"/>
          <w:marRight w:val="0"/>
          <w:marTop w:val="0"/>
          <w:marBottom w:val="0"/>
          <w:divBdr>
            <w:top w:val="none" w:sz="0" w:space="0" w:color="auto"/>
            <w:left w:val="none" w:sz="0" w:space="0" w:color="auto"/>
            <w:bottom w:val="none" w:sz="0" w:space="0" w:color="auto"/>
            <w:right w:val="none" w:sz="0" w:space="0" w:color="auto"/>
          </w:divBdr>
        </w:div>
        <w:div w:id="1762995030">
          <w:marLeft w:val="0"/>
          <w:marRight w:val="0"/>
          <w:marTop w:val="0"/>
          <w:marBottom w:val="0"/>
          <w:divBdr>
            <w:top w:val="none" w:sz="0" w:space="0" w:color="auto"/>
            <w:left w:val="none" w:sz="0" w:space="0" w:color="auto"/>
            <w:bottom w:val="none" w:sz="0" w:space="0" w:color="auto"/>
            <w:right w:val="none" w:sz="0" w:space="0" w:color="auto"/>
          </w:divBdr>
        </w:div>
        <w:div w:id="1801877930">
          <w:marLeft w:val="0"/>
          <w:marRight w:val="0"/>
          <w:marTop w:val="0"/>
          <w:marBottom w:val="0"/>
          <w:divBdr>
            <w:top w:val="none" w:sz="0" w:space="0" w:color="auto"/>
            <w:left w:val="none" w:sz="0" w:space="0" w:color="auto"/>
            <w:bottom w:val="none" w:sz="0" w:space="0" w:color="auto"/>
            <w:right w:val="none" w:sz="0" w:space="0" w:color="auto"/>
          </w:divBdr>
        </w:div>
        <w:div w:id="1802990778">
          <w:marLeft w:val="0"/>
          <w:marRight w:val="0"/>
          <w:marTop w:val="0"/>
          <w:marBottom w:val="0"/>
          <w:divBdr>
            <w:top w:val="none" w:sz="0" w:space="0" w:color="auto"/>
            <w:left w:val="none" w:sz="0" w:space="0" w:color="auto"/>
            <w:bottom w:val="none" w:sz="0" w:space="0" w:color="auto"/>
            <w:right w:val="none" w:sz="0" w:space="0" w:color="auto"/>
          </w:divBdr>
        </w:div>
        <w:div w:id="1805850695">
          <w:marLeft w:val="0"/>
          <w:marRight w:val="0"/>
          <w:marTop w:val="0"/>
          <w:marBottom w:val="0"/>
          <w:divBdr>
            <w:top w:val="none" w:sz="0" w:space="0" w:color="auto"/>
            <w:left w:val="none" w:sz="0" w:space="0" w:color="auto"/>
            <w:bottom w:val="none" w:sz="0" w:space="0" w:color="auto"/>
            <w:right w:val="none" w:sz="0" w:space="0" w:color="auto"/>
          </w:divBdr>
        </w:div>
        <w:div w:id="1826312707">
          <w:marLeft w:val="0"/>
          <w:marRight w:val="0"/>
          <w:marTop w:val="0"/>
          <w:marBottom w:val="0"/>
          <w:divBdr>
            <w:top w:val="none" w:sz="0" w:space="0" w:color="auto"/>
            <w:left w:val="none" w:sz="0" w:space="0" w:color="auto"/>
            <w:bottom w:val="none" w:sz="0" w:space="0" w:color="auto"/>
            <w:right w:val="none" w:sz="0" w:space="0" w:color="auto"/>
          </w:divBdr>
        </w:div>
        <w:div w:id="1837574197">
          <w:marLeft w:val="0"/>
          <w:marRight w:val="0"/>
          <w:marTop w:val="0"/>
          <w:marBottom w:val="0"/>
          <w:divBdr>
            <w:top w:val="none" w:sz="0" w:space="0" w:color="auto"/>
            <w:left w:val="none" w:sz="0" w:space="0" w:color="auto"/>
            <w:bottom w:val="none" w:sz="0" w:space="0" w:color="auto"/>
            <w:right w:val="none" w:sz="0" w:space="0" w:color="auto"/>
          </w:divBdr>
        </w:div>
        <w:div w:id="1840608776">
          <w:marLeft w:val="0"/>
          <w:marRight w:val="0"/>
          <w:marTop w:val="0"/>
          <w:marBottom w:val="0"/>
          <w:divBdr>
            <w:top w:val="none" w:sz="0" w:space="0" w:color="auto"/>
            <w:left w:val="none" w:sz="0" w:space="0" w:color="auto"/>
            <w:bottom w:val="none" w:sz="0" w:space="0" w:color="auto"/>
            <w:right w:val="none" w:sz="0" w:space="0" w:color="auto"/>
          </w:divBdr>
        </w:div>
        <w:div w:id="1861116794">
          <w:marLeft w:val="0"/>
          <w:marRight w:val="0"/>
          <w:marTop w:val="0"/>
          <w:marBottom w:val="0"/>
          <w:divBdr>
            <w:top w:val="none" w:sz="0" w:space="0" w:color="auto"/>
            <w:left w:val="none" w:sz="0" w:space="0" w:color="auto"/>
            <w:bottom w:val="none" w:sz="0" w:space="0" w:color="auto"/>
            <w:right w:val="none" w:sz="0" w:space="0" w:color="auto"/>
          </w:divBdr>
        </w:div>
        <w:div w:id="1863930878">
          <w:marLeft w:val="0"/>
          <w:marRight w:val="0"/>
          <w:marTop w:val="0"/>
          <w:marBottom w:val="0"/>
          <w:divBdr>
            <w:top w:val="none" w:sz="0" w:space="0" w:color="auto"/>
            <w:left w:val="none" w:sz="0" w:space="0" w:color="auto"/>
            <w:bottom w:val="none" w:sz="0" w:space="0" w:color="auto"/>
            <w:right w:val="none" w:sz="0" w:space="0" w:color="auto"/>
          </w:divBdr>
        </w:div>
        <w:div w:id="1878084800">
          <w:marLeft w:val="0"/>
          <w:marRight w:val="0"/>
          <w:marTop w:val="0"/>
          <w:marBottom w:val="0"/>
          <w:divBdr>
            <w:top w:val="none" w:sz="0" w:space="0" w:color="auto"/>
            <w:left w:val="none" w:sz="0" w:space="0" w:color="auto"/>
            <w:bottom w:val="none" w:sz="0" w:space="0" w:color="auto"/>
            <w:right w:val="none" w:sz="0" w:space="0" w:color="auto"/>
          </w:divBdr>
        </w:div>
        <w:div w:id="1878811513">
          <w:marLeft w:val="0"/>
          <w:marRight w:val="0"/>
          <w:marTop w:val="0"/>
          <w:marBottom w:val="0"/>
          <w:divBdr>
            <w:top w:val="none" w:sz="0" w:space="0" w:color="auto"/>
            <w:left w:val="none" w:sz="0" w:space="0" w:color="auto"/>
            <w:bottom w:val="none" w:sz="0" w:space="0" w:color="auto"/>
            <w:right w:val="none" w:sz="0" w:space="0" w:color="auto"/>
          </w:divBdr>
        </w:div>
        <w:div w:id="1887065004">
          <w:marLeft w:val="0"/>
          <w:marRight w:val="0"/>
          <w:marTop w:val="0"/>
          <w:marBottom w:val="0"/>
          <w:divBdr>
            <w:top w:val="none" w:sz="0" w:space="0" w:color="auto"/>
            <w:left w:val="none" w:sz="0" w:space="0" w:color="auto"/>
            <w:bottom w:val="none" w:sz="0" w:space="0" w:color="auto"/>
            <w:right w:val="none" w:sz="0" w:space="0" w:color="auto"/>
          </w:divBdr>
        </w:div>
        <w:div w:id="1888759296">
          <w:marLeft w:val="0"/>
          <w:marRight w:val="0"/>
          <w:marTop w:val="0"/>
          <w:marBottom w:val="0"/>
          <w:divBdr>
            <w:top w:val="none" w:sz="0" w:space="0" w:color="auto"/>
            <w:left w:val="none" w:sz="0" w:space="0" w:color="auto"/>
            <w:bottom w:val="none" w:sz="0" w:space="0" w:color="auto"/>
            <w:right w:val="none" w:sz="0" w:space="0" w:color="auto"/>
          </w:divBdr>
        </w:div>
        <w:div w:id="1898734337">
          <w:marLeft w:val="0"/>
          <w:marRight w:val="0"/>
          <w:marTop w:val="0"/>
          <w:marBottom w:val="0"/>
          <w:divBdr>
            <w:top w:val="none" w:sz="0" w:space="0" w:color="auto"/>
            <w:left w:val="none" w:sz="0" w:space="0" w:color="auto"/>
            <w:bottom w:val="none" w:sz="0" w:space="0" w:color="auto"/>
            <w:right w:val="none" w:sz="0" w:space="0" w:color="auto"/>
          </w:divBdr>
        </w:div>
        <w:div w:id="1903444000">
          <w:marLeft w:val="0"/>
          <w:marRight w:val="0"/>
          <w:marTop w:val="0"/>
          <w:marBottom w:val="0"/>
          <w:divBdr>
            <w:top w:val="none" w:sz="0" w:space="0" w:color="auto"/>
            <w:left w:val="none" w:sz="0" w:space="0" w:color="auto"/>
            <w:bottom w:val="none" w:sz="0" w:space="0" w:color="auto"/>
            <w:right w:val="none" w:sz="0" w:space="0" w:color="auto"/>
          </w:divBdr>
        </w:div>
        <w:div w:id="1910067847">
          <w:marLeft w:val="0"/>
          <w:marRight w:val="0"/>
          <w:marTop w:val="0"/>
          <w:marBottom w:val="0"/>
          <w:divBdr>
            <w:top w:val="none" w:sz="0" w:space="0" w:color="auto"/>
            <w:left w:val="none" w:sz="0" w:space="0" w:color="auto"/>
            <w:bottom w:val="none" w:sz="0" w:space="0" w:color="auto"/>
            <w:right w:val="none" w:sz="0" w:space="0" w:color="auto"/>
          </w:divBdr>
        </w:div>
        <w:div w:id="1917351980">
          <w:marLeft w:val="0"/>
          <w:marRight w:val="0"/>
          <w:marTop w:val="0"/>
          <w:marBottom w:val="0"/>
          <w:divBdr>
            <w:top w:val="none" w:sz="0" w:space="0" w:color="auto"/>
            <w:left w:val="none" w:sz="0" w:space="0" w:color="auto"/>
            <w:bottom w:val="none" w:sz="0" w:space="0" w:color="auto"/>
            <w:right w:val="none" w:sz="0" w:space="0" w:color="auto"/>
          </w:divBdr>
        </w:div>
        <w:div w:id="1922641201">
          <w:marLeft w:val="0"/>
          <w:marRight w:val="0"/>
          <w:marTop w:val="0"/>
          <w:marBottom w:val="0"/>
          <w:divBdr>
            <w:top w:val="none" w:sz="0" w:space="0" w:color="auto"/>
            <w:left w:val="none" w:sz="0" w:space="0" w:color="auto"/>
            <w:bottom w:val="none" w:sz="0" w:space="0" w:color="auto"/>
            <w:right w:val="none" w:sz="0" w:space="0" w:color="auto"/>
          </w:divBdr>
        </w:div>
        <w:div w:id="1943687218">
          <w:marLeft w:val="0"/>
          <w:marRight w:val="0"/>
          <w:marTop w:val="0"/>
          <w:marBottom w:val="0"/>
          <w:divBdr>
            <w:top w:val="none" w:sz="0" w:space="0" w:color="auto"/>
            <w:left w:val="none" w:sz="0" w:space="0" w:color="auto"/>
            <w:bottom w:val="none" w:sz="0" w:space="0" w:color="auto"/>
            <w:right w:val="none" w:sz="0" w:space="0" w:color="auto"/>
          </w:divBdr>
        </w:div>
        <w:div w:id="1945767077">
          <w:marLeft w:val="0"/>
          <w:marRight w:val="0"/>
          <w:marTop w:val="0"/>
          <w:marBottom w:val="0"/>
          <w:divBdr>
            <w:top w:val="none" w:sz="0" w:space="0" w:color="auto"/>
            <w:left w:val="none" w:sz="0" w:space="0" w:color="auto"/>
            <w:bottom w:val="none" w:sz="0" w:space="0" w:color="auto"/>
            <w:right w:val="none" w:sz="0" w:space="0" w:color="auto"/>
          </w:divBdr>
        </w:div>
        <w:div w:id="1954246767">
          <w:marLeft w:val="0"/>
          <w:marRight w:val="0"/>
          <w:marTop w:val="0"/>
          <w:marBottom w:val="0"/>
          <w:divBdr>
            <w:top w:val="none" w:sz="0" w:space="0" w:color="auto"/>
            <w:left w:val="none" w:sz="0" w:space="0" w:color="auto"/>
            <w:bottom w:val="none" w:sz="0" w:space="0" w:color="auto"/>
            <w:right w:val="none" w:sz="0" w:space="0" w:color="auto"/>
          </w:divBdr>
        </w:div>
        <w:div w:id="1955013467">
          <w:marLeft w:val="0"/>
          <w:marRight w:val="0"/>
          <w:marTop w:val="0"/>
          <w:marBottom w:val="0"/>
          <w:divBdr>
            <w:top w:val="none" w:sz="0" w:space="0" w:color="auto"/>
            <w:left w:val="none" w:sz="0" w:space="0" w:color="auto"/>
            <w:bottom w:val="none" w:sz="0" w:space="0" w:color="auto"/>
            <w:right w:val="none" w:sz="0" w:space="0" w:color="auto"/>
          </w:divBdr>
        </w:div>
        <w:div w:id="1960723760">
          <w:marLeft w:val="0"/>
          <w:marRight w:val="0"/>
          <w:marTop w:val="0"/>
          <w:marBottom w:val="0"/>
          <w:divBdr>
            <w:top w:val="none" w:sz="0" w:space="0" w:color="auto"/>
            <w:left w:val="none" w:sz="0" w:space="0" w:color="auto"/>
            <w:bottom w:val="none" w:sz="0" w:space="0" w:color="auto"/>
            <w:right w:val="none" w:sz="0" w:space="0" w:color="auto"/>
          </w:divBdr>
        </w:div>
        <w:div w:id="1964379647">
          <w:marLeft w:val="0"/>
          <w:marRight w:val="0"/>
          <w:marTop w:val="0"/>
          <w:marBottom w:val="0"/>
          <w:divBdr>
            <w:top w:val="none" w:sz="0" w:space="0" w:color="auto"/>
            <w:left w:val="none" w:sz="0" w:space="0" w:color="auto"/>
            <w:bottom w:val="none" w:sz="0" w:space="0" w:color="auto"/>
            <w:right w:val="none" w:sz="0" w:space="0" w:color="auto"/>
          </w:divBdr>
        </w:div>
        <w:div w:id="1969433266">
          <w:marLeft w:val="0"/>
          <w:marRight w:val="0"/>
          <w:marTop w:val="0"/>
          <w:marBottom w:val="0"/>
          <w:divBdr>
            <w:top w:val="none" w:sz="0" w:space="0" w:color="auto"/>
            <w:left w:val="none" w:sz="0" w:space="0" w:color="auto"/>
            <w:bottom w:val="none" w:sz="0" w:space="0" w:color="auto"/>
            <w:right w:val="none" w:sz="0" w:space="0" w:color="auto"/>
          </w:divBdr>
        </w:div>
        <w:div w:id="1973245538">
          <w:marLeft w:val="0"/>
          <w:marRight w:val="0"/>
          <w:marTop w:val="0"/>
          <w:marBottom w:val="0"/>
          <w:divBdr>
            <w:top w:val="none" w:sz="0" w:space="0" w:color="auto"/>
            <w:left w:val="none" w:sz="0" w:space="0" w:color="auto"/>
            <w:bottom w:val="none" w:sz="0" w:space="0" w:color="auto"/>
            <w:right w:val="none" w:sz="0" w:space="0" w:color="auto"/>
          </w:divBdr>
        </w:div>
        <w:div w:id="1986811964">
          <w:marLeft w:val="0"/>
          <w:marRight w:val="0"/>
          <w:marTop w:val="0"/>
          <w:marBottom w:val="0"/>
          <w:divBdr>
            <w:top w:val="none" w:sz="0" w:space="0" w:color="auto"/>
            <w:left w:val="none" w:sz="0" w:space="0" w:color="auto"/>
            <w:bottom w:val="none" w:sz="0" w:space="0" w:color="auto"/>
            <w:right w:val="none" w:sz="0" w:space="0" w:color="auto"/>
          </w:divBdr>
        </w:div>
        <w:div w:id="2000840316">
          <w:marLeft w:val="0"/>
          <w:marRight w:val="0"/>
          <w:marTop w:val="0"/>
          <w:marBottom w:val="0"/>
          <w:divBdr>
            <w:top w:val="none" w:sz="0" w:space="0" w:color="auto"/>
            <w:left w:val="none" w:sz="0" w:space="0" w:color="auto"/>
            <w:bottom w:val="none" w:sz="0" w:space="0" w:color="auto"/>
            <w:right w:val="none" w:sz="0" w:space="0" w:color="auto"/>
          </w:divBdr>
        </w:div>
        <w:div w:id="2018800839">
          <w:marLeft w:val="0"/>
          <w:marRight w:val="0"/>
          <w:marTop w:val="0"/>
          <w:marBottom w:val="0"/>
          <w:divBdr>
            <w:top w:val="none" w:sz="0" w:space="0" w:color="auto"/>
            <w:left w:val="none" w:sz="0" w:space="0" w:color="auto"/>
            <w:bottom w:val="none" w:sz="0" w:space="0" w:color="auto"/>
            <w:right w:val="none" w:sz="0" w:space="0" w:color="auto"/>
          </w:divBdr>
        </w:div>
        <w:div w:id="2019113404">
          <w:marLeft w:val="0"/>
          <w:marRight w:val="0"/>
          <w:marTop w:val="0"/>
          <w:marBottom w:val="0"/>
          <w:divBdr>
            <w:top w:val="none" w:sz="0" w:space="0" w:color="auto"/>
            <w:left w:val="none" w:sz="0" w:space="0" w:color="auto"/>
            <w:bottom w:val="none" w:sz="0" w:space="0" w:color="auto"/>
            <w:right w:val="none" w:sz="0" w:space="0" w:color="auto"/>
          </w:divBdr>
        </w:div>
        <w:div w:id="2021151713">
          <w:marLeft w:val="0"/>
          <w:marRight w:val="0"/>
          <w:marTop w:val="0"/>
          <w:marBottom w:val="0"/>
          <w:divBdr>
            <w:top w:val="none" w:sz="0" w:space="0" w:color="auto"/>
            <w:left w:val="none" w:sz="0" w:space="0" w:color="auto"/>
            <w:bottom w:val="none" w:sz="0" w:space="0" w:color="auto"/>
            <w:right w:val="none" w:sz="0" w:space="0" w:color="auto"/>
          </w:divBdr>
        </w:div>
        <w:div w:id="2023240152">
          <w:marLeft w:val="0"/>
          <w:marRight w:val="0"/>
          <w:marTop w:val="0"/>
          <w:marBottom w:val="0"/>
          <w:divBdr>
            <w:top w:val="none" w:sz="0" w:space="0" w:color="auto"/>
            <w:left w:val="none" w:sz="0" w:space="0" w:color="auto"/>
            <w:bottom w:val="none" w:sz="0" w:space="0" w:color="auto"/>
            <w:right w:val="none" w:sz="0" w:space="0" w:color="auto"/>
          </w:divBdr>
        </w:div>
        <w:div w:id="2032955982">
          <w:marLeft w:val="0"/>
          <w:marRight w:val="0"/>
          <w:marTop w:val="0"/>
          <w:marBottom w:val="0"/>
          <w:divBdr>
            <w:top w:val="none" w:sz="0" w:space="0" w:color="auto"/>
            <w:left w:val="none" w:sz="0" w:space="0" w:color="auto"/>
            <w:bottom w:val="none" w:sz="0" w:space="0" w:color="auto"/>
            <w:right w:val="none" w:sz="0" w:space="0" w:color="auto"/>
          </w:divBdr>
        </w:div>
        <w:div w:id="2038235668">
          <w:marLeft w:val="0"/>
          <w:marRight w:val="0"/>
          <w:marTop w:val="0"/>
          <w:marBottom w:val="0"/>
          <w:divBdr>
            <w:top w:val="none" w:sz="0" w:space="0" w:color="auto"/>
            <w:left w:val="none" w:sz="0" w:space="0" w:color="auto"/>
            <w:bottom w:val="none" w:sz="0" w:space="0" w:color="auto"/>
            <w:right w:val="none" w:sz="0" w:space="0" w:color="auto"/>
          </w:divBdr>
        </w:div>
        <w:div w:id="2039546468">
          <w:marLeft w:val="0"/>
          <w:marRight w:val="0"/>
          <w:marTop w:val="0"/>
          <w:marBottom w:val="0"/>
          <w:divBdr>
            <w:top w:val="none" w:sz="0" w:space="0" w:color="auto"/>
            <w:left w:val="none" w:sz="0" w:space="0" w:color="auto"/>
            <w:bottom w:val="none" w:sz="0" w:space="0" w:color="auto"/>
            <w:right w:val="none" w:sz="0" w:space="0" w:color="auto"/>
          </w:divBdr>
        </w:div>
        <w:div w:id="2039961143">
          <w:marLeft w:val="0"/>
          <w:marRight w:val="0"/>
          <w:marTop w:val="0"/>
          <w:marBottom w:val="0"/>
          <w:divBdr>
            <w:top w:val="none" w:sz="0" w:space="0" w:color="auto"/>
            <w:left w:val="none" w:sz="0" w:space="0" w:color="auto"/>
            <w:bottom w:val="none" w:sz="0" w:space="0" w:color="auto"/>
            <w:right w:val="none" w:sz="0" w:space="0" w:color="auto"/>
          </w:divBdr>
        </w:div>
        <w:div w:id="2043092835">
          <w:marLeft w:val="0"/>
          <w:marRight w:val="0"/>
          <w:marTop w:val="0"/>
          <w:marBottom w:val="0"/>
          <w:divBdr>
            <w:top w:val="none" w:sz="0" w:space="0" w:color="auto"/>
            <w:left w:val="none" w:sz="0" w:space="0" w:color="auto"/>
            <w:bottom w:val="none" w:sz="0" w:space="0" w:color="auto"/>
            <w:right w:val="none" w:sz="0" w:space="0" w:color="auto"/>
          </w:divBdr>
        </w:div>
        <w:div w:id="2043895240">
          <w:marLeft w:val="0"/>
          <w:marRight w:val="0"/>
          <w:marTop w:val="0"/>
          <w:marBottom w:val="0"/>
          <w:divBdr>
            <w:top w:val="none" w:sz="0" w:space="0" w:color="auto"/>
            <w:left w:val="none" w:sz="0" w:space="0" w:color="auto"/>
            <w:bottom w:val="none" w:sz="0" w:space="0" w:color="auto"/>
            <w:right w:val="none" w:sz="0" w:space="0" w:color="auto"/>
          </w:divBdr>
        </w:div>
        <w:div w:id="2053454551">
          <w:marLeft w:val="0"/>
          <w:marRight w:val="0"/>
          <w:marTop w:val="0"/>
          <w:marBottom w:val="0"/>
          <w:divBdr>
            <w:top w:val="none" w:sz="0" w:space="0" w:color="auto"/>
            <w:left w:val="none" w:sz="0" w:space="0" w:color="auto"/>
            <w:bottom w:val="none" w:sz="0" w:space="0" w:color="auto"/>
            <w:right w:val="none" w:sz="0" w:space="0" w:color="auto"/>
          </w:divBdr>
        </w:div>
        <w:div w:id="2057972109">
          <w:marLeft w:val="0"/>
          <w:marRight w:val="0"/>
          <w:marTop w:val="0"/>
          <w:marBottom w:val="0"/>
          <w:divBdr>
            <w:top w:val="none" w:sz="0" w:space="0" w:color="auto"/>
            <w:left w:val="none" w:sz="0" w:space="0" w:color="auto"/>
            <w:bottom w:val="none" w:sz="0" w:space="0" w:color="auto"/>
            <w:right w:val="none" w:sz="0" w:space="0" w:color="auto"/>
          </w:divBdr>
        </w:div>
        <w:div w:id="2067601862">
          <w:marLeft w:val="0"/>
          <w:marRight w:val="0"/>
          <w:marTop w:val="0"/>
          <w:marBottom w:val="0"/>
          <w:divBdr>
            <w:top w:val="none" w:sz="0" w:space="0" w:color="auto"/>
            <w:left w:val="none" w:sz="0" w:space="0" w:color="auto"/>
            <w:bottom w:val="none" w:sz="0" w:space="0" w:color="auto"/>
            <w:right w:val="none" w:sz="0" w:space="0" w:color="auto"/>
          </w:divBdr>
        </w:div>
        <w:div w:id="2078282369">
          <w:marLeft w:val="0"/>
          <w:marRight w:val="0"/>
          <w:marTop w:val="0"/>
          <w:marBottom w:val="0"/>
          <w:divBdr>
            <w:top w:val="none" w:sz="0" w:space="0" w:color="auto"/>
            <w:left w:val="none" w:sz="0" w:space="0" w:color="auto"/>
            <w:bottom w:val="none" w:sz="0" w:space="0" w:color="auto"/>
            <w:right w:val="none" w:sz="0" w:space="0" w:color="auto"/>
          </w:divBdr>
        </w:div>
        <w:div w:id="2096778436">
          <w:marLeft w:val="0"/>
          <w:marRight w:val="0"/>
          <w:marTop w:val="0"/>
          <w:marBottom w:val="0"/>
          <w:divBdr>
            <w:top w:val="none" w:sz="0" w:space="0" w:color="auto"/>
            <w:left w:val="none" w:sz="0" w:space="0" w:color="auto"/>
            <w:bottom w:val="none" w:sz="0" w:space="0" w:color="auto"/>
            <w:right w:val="none" w:sz="0" w:space="0" w:color="auto"/>
          </w:divBdr>
        </w:div>
        <w:div w:id="2103449371">
          <w:marLeft w:val="0"/>
          <w:marRight w:val="0"/>
          <w:marTop w:val="0"/>
          <w:marBottom w:val="0"/>
          <w:divBdr>
            <w:top w:val="none" w:sz="0" w:space="0" w:color="auto"/>
            <w:left w:val="none" w:sz="0" w:space="0" w:color="auto"/>
            <w:bottom w:val="none" w:sz="0" w:space="0" w:color="auto"/>
            <w:right w:val="none" w:sz="0" w:space="0" w:color="auto"/>
          </w:divBdr>
        </w:div>
        <w:div w:id="2108228355">
          <w:marLeft w:val="0"/>
          <w:marRight w:val="0"/>
          <w:marTop w:val="0"/>
          <w:marBottom w:val="0"/>
          <w:divBdr>
            <w:top w:val="none" w:sz="0" w:space="0" w:color="auto"/>
            <w:left w:val="none" w:sz="0" w:space="0" w:color="auto"/>
            <w:bottom w:val="none" w:sz="0" w:space="0" w:color="auto"/>
            <w:right w:val="none" w:sz="0" w:space="0" w:color="auto"/>
          </w:divBdr>
        </w:div>
        <w:div w:id="2111663237">
          <w:marLeft w:val="0"/>
          <w:marRight w:val="0"/>
          <w:marTop w:val="0"/>
          <w:marBottom w:val="0"/>
          <w:divBdr>
            <w:top w:val="none" w:sz="0" w:space="0" w:color="auto"/>
            <w:left w:val="none" w:sz="0" w:space="0" w:color="auto"/>
            <w:bottom w:val="none" w:sz="0" w:space="0" w:color="auto"/>
            <w:right w:val="none" w:sz="0" w:space="0" w:color="auto"/>
          </w:divBdr>
        </w:div>
        <w:div w:id="2113355984">
          <w:marLeft w:val="0"/>
          <w:marRight w:val="0"/>
          <w:marTop w:val="0"/>
          <w:marBottom w:val="0"/>
          <w:divBdr>
            <w:top w:val="none" w:sz="0" w:space="0" w:color="auto"/>
            <w:left w:val="none" w:sz="0" w:space="0" w:color="auto"/>
            <w:bottom w:val="none" w:sz="0" w:space="0" w:color="auto"/>
            <w:right w:val="none" w:sz="0" w:space="0" w:color="auto"/>
          </w:divBdr>
        </w:div>
        <w:div w:id="2120224710">
          <w:marLeft w:val="0"/>
          <w:marRight w:val="0"/>
          <w:marTop w:val="0"/>
          <w:marBottom w:val="0"/>
          <w:divBdr>
            <w:top w:val="none" w:sz="0" w:space="0" w:color="auto"/>
            <w:left w:val="none" w:sz="0" w:space="0" w:color="auto"/>
            <w:bottom w:val="none" w:sz="0" w:space="0" w:color="auto"/>
            <w:right w:val="none" w:sz="0" w:space="0" w:color="auto"/>
          </w:divBdr>
        </w:div>
        <w:div w:id="2120251597">
          <w:marLeft w:val="0"/>
          <w:marRight w:val="0"/>
          <w:marTop w:val="0"/>
          <w:marBottom w:val="0"/>
          <w:divBdr>
            <w:top w:val="none" w:sz="0" w:space="0" w:color="auto"/>
            <w:left w:val="none" w:sz="0" w:space="0" w:color="auto"/>
            <w:bottom w:val="none" w:sz="0" w:space="0" w:color="auto"/>
            <w:right w:val="none" w:sz="0" w:space="0" w:color="auto"/>
          </w:divBdr>
        </w:div>
        <w:div w:id="2126002114">
          <w:marLeft w:val="0"/>
          <w:marRight w:val="0"/>
          <w:marTop w:val="0"/>
          <w:marBottom w:val="0"/>
          <w:divBdr>
            <w:top w:val="none" w:sz="0" w:space="0" w:color="auto"/>
            <w:left w:val="none" w:sz="0" w:space="0" w:color="auto"/>
            <w:bottom w:val="none" w:sz="0" w:space="0" w:color="auto"/>
            <w:right w:val="none" w:sz="0" w:space="0" w:color="auto"/>
          </w:divBdr>
        </w:div>
        <w:div w:id="2135366759">
          <w:marLeft w:val="0"/>
          <w:marRight w:val="0"/>
          <w:marTop w:val="0"/>
          <w:marBottom w:val="0"/>
          <w:divBdr>
            <w:top w:val="none" w:sz="0" w:space="0" w:color="auto"/>
            <w:left w:val="none" w:sz="0" w:space="0" w:color="auto"/>
            <w:bottom w:val="none" w:sz="0" w:space="0" w:color="auto"/>
            <w:right w:val="none" w:sz="0" w:space="0" w:color="auto"/>
          </w:divBdr>
        </w:div>
      </w:divsChild>
    </w:div>
    <w:div w:id="1714648539">
      <w:bodyDiv w:val="1"/>
      <w:marLeft w:val="0"/>
      <w:marRight w:val="0"/>
      <w:marTop w:val="0"/>
      <w:marBottom w:val="0"/>
      <w:divBdr>
        <w:top w:val="none" w:sz="0" w:space="0" w:color="auto"/>
        <w:left w:val="none" w:sz="0" w:space="0" w:color="auto"/>
        <w:bottom w:val="none" w:sz="0" w:space="0" w:color="auto"/>
        <w:right w:val="none" w:sz="0" w:space="0" w:color="auto"/>
      </w:divBdr>
    </w:div>
    <w:div w:id="1727297743">
      <w:bodyDiv w:val="1"/>
      <w:marLeft w:val="360"/>
      <w:marRight w:val="360"/>
      <w:marTop w:val="360"/>
      <w:marBottom w:val="360"/>
      <w:divBdr>
        <w:top w:val="none" w:sz="0" w:space="0" w:color="auto"/>
        <w:left w:val="none" w:sz="0" w:space="0" w:color="auto"/>
        <w:bottom w:val="none" w:sz="0" w:space="0" w:color="auto"/>
        <w:right w:val="none" w:sz="0" w:space="0" w:color="auto"/>
      </w:divBdr>
    </w:div>
    <w:div w:id="1728844881">
      <w:bodyDiv w:val="1"/>
      <w:marLeft w:val="360"/>
      <w:marRight w:val="360"/>
      <w:marTop w:val="360"/>
      <w:marBottom w:val="360"/>
      <w:divBdr>
        <w:top w:val="none" w:sz="0" w:space="0" w:color="auto"/>
        <w:left w:val="none" w:sz="0" w:space="0" w:color="auto"/>
        <w:bottom w:val="none" w:sz="0" w:space="0" w:color="auto"/>
        <w:right w:val="none" w:sz="0" w:space="0" w:color="auto"/>
      </w:divBdr>
    </w:div>
    <w:div w:id="1744059487">
      <w:bodyDiv w:val="1"/>
      <w:marLeft w:val="0"/>
      <w:marRight w:val="0"/>
      <w:marTop w:val="0"/>
      <w:marBottom w:val="0"/>
      <w:divBdr>
        <w:top w:val="none" w:sz="0" w:space="0" w:color="auto"/>
        <w:left w:val="none" w:sz="0" w:space="0" w:color="auto"/>
        <w:bottom w:val="none" w:sz="0" w:space="0" w:color="auto"/>
        <w:right w:val="none" w:sz="0" w:space="0" w:color="auto"/>
      </w:divBdr>
    </w:div>
    <w:div w:id="1746609379">
      <w:bodyDiv w:val="1"/>
      <w:marLeft w:val="360"/>
      <w:marRight w:val="360"/>
      <w:marTop w:val="360"/>
      <w:marBottom w:val="360"/>
      <w:divBdr>
        <w:top w:val="none" w:sz="0" w:space="0" w:color="auto"/>
        <w:left w:val="none" w:sz="0" w:space="0" w:color="auto"/>
        <w:bottom w:val="none" w:sz="0" w:space="0" w:color="auto"/>
        <w:right w:val="none" w:sz="0" w:space="0" w:color="auto"/>
      </w:divBdr>
    </w:div>
    <w:div w:id="1751541445">
      <w:bodyDiv w:val="1"/>
      <w:marLeft w:val="360"/>
      <w:marRight w:val="360"/>
      <w:marTop w:val="360"/>
      <w:marBottom w:val="360"/>
      <w:divBdr>
        <w:top w:val="none" w:sz="0" w:space="0" w:color="auto"/>
        <w:left w:val="none" w:sz="0" w:space="0" w:color="auto"/>
        <w:bottom w:val="none" w:sz="0" w:space="0" w:color="auto"/>
        <w:right w:val="none" w:sz="0" w:space="0" w:color="auto"/>
      </w:divBdr>
    </w:div>
    <w:div w:id="1754279124">
      <w:bodyDiv w:val="1"/>
      <w:marLeft w:val="0"/>
      <w:marRight w:val="0"/>
      <w:marTop w:val="0"/>
      <w:marBottom w:val="0"/>
      <w:divBdr>
        <w:top w:val="none" w:sz="0" w:space="0" w:color="auto"/>
        <w:left w:val="none" w:sz="0" w:space="0" w:color="auto"/>
        <w:bottom w:val="none" w:sz="0" w:space="0" w:color="auto"/>
        <w:right w:val="none" w:sz="0" w:space="0" w:color="auto"/>
      </w:divBdr>
    </w:div>
    <w:div w:id="1776515372">
      <w:bodyDiv w:val="1"/>
      <w:marLeft w:val="0"/>
      <w:marRight w:val="0"/>
      <w:marTop w:val="0"/>
      <w:marBottom w:val="0"/>
      <w:divBdr>
        <w:top w:val="none" w:sz="0" w:space="0" w:color="auto"/>
        <w:left w:val="none" w:sz="0" w:space="0" w:color="auto"/>
        <w:bottom w:val="none" w:sz="0" w:space="0" w:color="auto"/>
        <w:right w:val="none" w:sz="0" w:space="0" w:color="auto"/>
      </w:divBdr>
    </w:div>
    <w:div w:id="1777168120">
      <w:bodyDiv w:val="1"/>
      <w:marLeft w:val="360"/>
      <w:marRight w:val="360"/>
      <w:marTop w:val="360"/>
      <w:marBottom w:val="360"/>
      <w:divBdr>
        <w:top w:val="none" w:sz="0" w:space="0" w:color="auto"/>
        <w:left w:val="none" w:sz="0" w:space="0" w:color="auto"/>
        <w:bottom w:val="none" w:sz="0" w:space="0" w:color="auto"/>
        <w:right w:val="none" w:sz="0" w:space="0" w:color="auto"/>
      </w:divBdr>
    </w:div>
    <w:div w:id="1787963042">
      <w:bodyDiv w:val="1"/>
      <w:marLeft w:val="0"/>
      <w:marRight w:val="0"/>
      <w:marTop w:val="0"/>
      <w:marBottom w:val="0"/>
      <w:divBdr>
        <w:top w:val="none" w:sz="0" w:space="0" w:color="auto"/>
        <w:left w:val="none" w:sz="0" w:space="0" w:color="auto"/>
        <w:bottom w:val="none" w:sz="0" w:space="0" w:color="auto"/>
        <w:right w:val="none" w:sz="0" w:space="0" w:color="auto"/>
      </w:divBdr>
      <w:divsChild>
        <w:div w:id="6491129">
          <w:marLeft w:val="0"/>
          <w:marRight w:val="0"/>
          <w:marTop w:val="0"/>
          <w:marBottom w:val="0"/>
          <w:divBdr>
            <w:top w:val="none" w:sz="0" w:space="0" w:color="auto"/>
            <w:left w:val="none" w:sz="0" w:space="0" w:color="auto"/>
            <w:bottom w:val="none" w:sz="0" w:space="0" w:color="auto"/>
            <w:right w:val="none" w:sz="0" w:space="0" w:color="auto"/>
          </w:divBdr>
        </w:div>
        <w:div w:id="17202973">
          <w:marLeft w:val="0"/>
          <w:marRight w:val="0"/>
          <w:marTop w:val="0"/>
          <w:marBottom w:val="0"/>
          <w:divBdr>
            <w:top w:val="none" w:sz="0" w:space="0" w:color="auto"/>
            <w:left w:val="none" w:sz="0" w:space="0" w:color="auto"/>
            <w:bottom w:val="none" w:sz="0" w:space="0" w:color="auto"/>
            <w:right w:val="none" w:sz="0" w:space="0" w:color="auto"/>
          </w:divBdr>
        </w:div>
        <w:div w:id="18167493">
          <w:marLeft w:val="0"/>
          <w:marRight w:val="0"/>
          <w:marTop w:val="0"/>
          <w:marBottom w:val="0"/>
          <w:divBdr>
            <w:top w:val="none" w:sz="0" w:space="0" w:color="auto"/>
            <w:left w:val="none" w:sz="0" w:space="0" w:color="auto"/>
            <w:bottom w:val="none" w:sz="0" w:space="0" w:color="auto"/>
            <w:right w:val="none" w:sz="0" w:space="0" w:color="auto"/>
          </w:divBdr>
        </w:div>
        <w:div w:id="27874763">
          <w:marLeft w:val="0"/>
          <w:marRight w:val="0"/>
          <w:marTop w:val="0"/>
          <w:marBottom w:val="0"/>
          <w:divBdr>
            <w:top w:val="none" w:sz="0" w:space="0" w:color="auto"/>
            <w:left w:val="none" w:sz="0" w:space="0" w:color="auto"/>
            <w:bottom w:val="none" w:sz="0" w:space="0" w:color="auto"/>
            <w:right w:val="none" w:sz="0" w:space="0" w:color="auto"/>
          </w:divBdr>
        </w:div>
        <w:div w:id="34160241">
          <w:marLeft w:val="0"/>
          <w:marRight w:val="0"/>
          <w:marTop w:val="0"/>
          <w:marBottom w:val="0"/>
          <w:divBdr>
            <w:top w:val="none" w:sz="0" w:space="0" w:color="auto"/>
            <w:left w:val="none" w:sz="0" w:space="0" w:color="auto"/>
            <w:bottom w:val="none" w:sz="0" w:space="0" w:color="auto"/>
            <w:right w:val="none" w:sz="0" w:space="0" w:color="auto"/>
          </w:divBdr>
        </w:div>
        <w:div w:id="34891349">
          <w:marLeft w:val="0"/>
          <w:marRight w:val="0"/>
          <w:marTop w:val="0"/>
          <w:marBottom w:val="0"/>
          <w:divBdr>
            <w:top w:val="none" w:sz="0" w:space="0" w:color="auto"/>
            <w:left w:val="none" w:sz="0" w:space="0" w:color="auto"/>
            <w:bottom w:val="none" w:sz="0" w:space="0" w:color="auto"/>
            <w:right w:val="none" w:sz="0" w:space="0" w:color="auto"/>
          </w:divBdr>
        </w:div>
        <w:div w:id="38209580">
          <w:marLeft w:val="0"/>
          <w:marRight w:val="0"/>
          <w:marTop w:val="0"/>
          <w:marBottom w:val="0"/>
          <w:divBdr>
            <w:top w:val="none" w:sz="0" w:space="0" w:color="auto"/>
            <w:left w:val="none" w:sz="0" w:space="0" w:color="auto"/>
            <w:bottom w:val="none" w:sz="0" w:space="0" w:color="auto"/>
            <w:right w:val="none" w:sz="0" w:space="0" w:color="auto"/>
          </w:divBdr>
        </w:div>
        <w:div w:id="44302432">
          <w:marLeft w:val="0"/>
          <w:marRight w:val="0"/>
          <w:marTop w:val="0"/>
          <w:marBottom w:val="0"/>
          <w:divBdr>
            <w:top w:val="none" w:sz="0" w:space="0" w:color="auto"/>
            <w:left w:val="none" w:sz="0" w:space="0" w:color="auto"/>
            <w:bottom w:val="none" w:sz="0" w:space="0" w:color="auto"/>
            <w:right w:val="none" w:sz="0" w:space="0" w:color="auto"/>
          </w:divBdr>
        </w:div>
        <w:div w:id="72627302">
          <w:marLeft w:val="0"/>
          <w:marRight w:val="0"/>
          <w:marTop w:val="0"/>
          <w:marBottom w:val="0"/>
          <w:divBdr>
            <w:top w:val="none" w:sz="0" w:space="0" w:color="auto"/>
            <w:left w:val="none" w:sz="0" w:space="0" w:color="auto"/>
            <w:bottom w:val="none" w:sz="0" w:space="0" w:color="auto"/>
            <w:right w:val="none" w:sz="0" w:space="0" w:color="auto"/>
          </w:divBdr>
        </w:div>
        <w:div w:id="74085939">
          <w:marLeft w:val="0"/>
          <w:marRight w:val="0"/>
          <w:marTop w:val="0"/>
          <w:marBottom w:val="0"/>
          <w:divBdr>
            <w:top w:val="none" w:sz="0" w:space="0" w:color="auto"/>
            <w:left w:val="none" w:sz="0" w:space="0" w:color="auto"/>
            <w:bottom w:val="none" w:sz="0" w:space="0" w:color="auto"/>
            <w:right w:val="none" w:sz="0" w:space="0" w:color="auto"/>
          </w:divBdr>
        </w:div>
        <w:div w:id="83652860">
          <w:marLeft w:val="0"/>
          <w:marRight w:val="0"/>
          <w:marTop w:val="0"/>
          <w:marBottom w:val="0"/>
          <w:divBdr>
            <w:top w:val="none" w:sz="0" w:space="0" w:color="auto"/>
            <w:left w:val="none" w:sz="0" w:space="0" w:color="auto"/>
            <w:bottom w:val="none" w:sz="0" w:space="0" w:color="auto"/>
            <w:right w:val="none" w:sz="0" w:space="0" w:color="auto"/>
          </w:divBdr>
        </w:div>
        <w:div w:id="91167057">
          <w:marLeft w:val="0"/>
          <w:marRight w:val="0"/>
          <w:marTop w:val="0"/>
          <w:marBottom w:val="0"/>
          <w:divBdr>
            <w:top w:val="none" w:sz="0" w:space="0" w:color="auto"/>
            <w:left w:val="none" w:sz="0" w:space="0" w:color="auto"/>
            <w:bottom w:val="none" w:sz="0" w:space="0" w:color="auto"/>
            <w:right w:val="none" w:sz="0" w:space="0" w:color="auto"/>
          </w:divBdr>
        </w:div>
        <w:div w:id="95559280">
          <w:marLeft w:val="0"/>
          <w:marRight w:val="0"/>
          <w:marTop w:val="0"/>
          <w:marBottom w:val="0"/>
          <w:divBdr>
            <w:top w:val="none" w:sz="0" w:space="0" w:color="auto"/>
            <w:left w:val="none" w:sz="0" w:space="0" w:color="auto"/>
            <w:bottom w:val="none" w:sz="0" w:space="0" w:color="auto"/>
            <w:right w:val="none" w:sz="0" w:space="0" w:color="auto"/>
          </w:divBdr>
        </w:div>
        <w:div w:id="98575059">
          <w:marLeft w:val="0"/>
          <w:marRight w:val="0"/>
          <w:marTop w:val="0"/>
          <w:marBottom w:val="0"/>
          <w:divBdr>
            <w:top w:val="none" w:sz="0" w:space="0" w:color="auto"/>
            <w:left w:val="none" w:sz="0" w:space="0" w:color="auto"/>
            <w:bottom w:val="none" w:sz="0" w:space="0" w:color="auto"/>
            <w:right w:val="none" w:sz="0" w:space="0" w:color="auto"/>
          </w:divBdr>
        </w:div>
        <w:div w:id="104203643">
          <w:marLeft w:val="0"/>
          <w:marRight w:val="0"/>
          <w:marTop w:val="0"/>
          <w:marBottom w:val="0"/>
          <w:divBdr>
            <w:top w:val="none" w:sz="0" w:space="0" w:color="auto"/>
            <w:left w:val="none" w:sz="0" w:space="0" w:color="auto"/>
            <w:bottom w:val="none" w:sz="0" w:space="0" w:color="auto"/>
            <w:right w:val="none" w:sz="0" w:space="0" w:color="auto"/>
          </w:divBdr>
        </w:div>
        <w:div w:id="106118340">
          <w:marLeft w:val="0"/>
          <w:marRight w:val="0"/>
          <w:marTop w:val="0"/>
          <w:marBottom w:val="0"/>
          <w:divBdr>
            <w:top w:val="none" w:sz="0" w:space="0" w:color="auto"/>
            <w:left w:val="none" w:sz="0" w:space="0" w:color="auto"/>
            <w:bottom w:val="none" w:sz="0" w:space="0" w:color="auto"/>
            <w:right w:val="none" w:sz="0" w:space="0" w:color="auto"/>
          </w:divBdr>
        </w:div>
        <w:div w:id="116410648">
          <w:marLeft w:val="0"/>
          <w:marRight w:val="0"/>
          <w:marTop w:val="0"/>
          <w:marBottom w:val="0"/>
          <w:divBdr>
            <w:top w:val="none" w:sz="0" w:space="0" w:color="auto"/>
            <w:left w:val="none" w:sz="0" w:space="0" w:color="auto"/>
            <w:bottom w:val="none" w:sz="0" w:space="0" w:color="auto"/>
            <w:right w:val="none" w:sz="0" w:space="0" w:color="auto"/>
          </w:divBdr>
        </w:div>
        <w:div w:id="136799501">
          <w:marLeft w:val="0"/>
          <w:marRight w:val="0"/>
          <w:marTop w:val="0"/>
          <w:marBottom w:val="0"/>
          <w:divBdr>
            <w:top w:val="none" w:sz="0" w:space="0" w:color="auto"/>
            <w:left w:val="none" w:sz="0" w:space="0" w:color="auto"/>
            <w:bottom w:val="none" w:sz="0" w:space="0" w:color="auto"/>
            <w:right w:val="none" w:sz="0" w:space="0" w:color="auto"/>
          </w:divBdr>
        </w:div>
        <w:div w:id="143787778">
          <w:marLeft w:val="0"/>
          <w:marRight w:val="0"/>
          <w:marTop w:val="0"/>
          <w:marBottom w:val="0"/>
          <w:divBdr>
            <w:top w:val="none" w:sz="0" w:space="0" w:color="auto"/>
            <w:left w:val="none" w:sz="0" w:space="0" w:color="auto"/>
            <w:bottom w:val="none" w:sz="0" w:space="0" w:color="auto"/>
            <w:right w:val="none" w:sz="0" w:space="0" w:color="auto"/>
          </w:divBdr>
        </w:div>
        <w:div w:id="151652341">
          <w:marLeft w:val="0"/>
          <w:marRight w:val="0"/>
          <w:marTop w:val="0"/>
          <w:marBottom w:val="0"/>
          <w:divBdr>
            <w:top w:val="none" w:sz="0" w:space="0" w:color="auto"/>
            <w:left w:val="none" w:sz="0" w:space="0" w:color="auto"/>
            <w:bottom w:val="none" w:sz="0" w:space="0" w:color="auto"/>
            <w:right w:val="none" w:sz="0" w:space="0" w:color="auto"/>
          </w:divBdr>
        </w:div>
        <w:div w:id="187136495">
          <w:marLeft w:val="0"/>
          <w:marRight w:val="0"/>
          <w:marTop w:val="0"/>
          <w:marBottom w:val="0"/>
          <w:divBdr>
            <w:top w:val="none" w:sz="0" w:space="0" w:color="auto"/>
            <w:left w:val="none" w:sz="0" w:space="0" w:color="auto"/>
            <w:bottom w:val="none" w:sz="0" w:space="0" w:color="auto"/>
            <w:right w:val="none" w:sz="0" w:space="0" w:color="auto"/>
          </w:divBdr>
        </w:div>
        <w:div w:id="191846271">
          <w:marLeft w:val="0"/>
          <w:marRight w:val="0"/>
          <w:marTop w:val="0"/>
          <w:marBottom w:val="0"/>
          <w:divBdr>
            <w:top w:val="none" w:sz="0" w:space="0" w:color="auto"/>
            <w:left w:val="none" w:sz="0" w:space="0" w:color="auto"/>
            <w:bottom w:val="none" w:sz="0" w:space="0" w:color="auto"/>
            <w:right w:val="none" w:sz="0" w:space="0" w:color="auto"/>
          </w:divBdr>
        </w:div>
        <w:div w:id="194344805">
          <w:marLeft w:val="0"/>
          <w:marRight w:val="0"/>
          <w:marTop w:val="0"/>
          <w:marBottom w:val="0"/>
          <w:divBdr>
            <w:top w:val="none" w:sz="0" w:space="0" w:color="auto"/>
            <w:left w:val="none" w:sz="0" w:space="0" w:color="auto"/>
            <w:bottom w:val="none" w:sz="0" w:space="0" w:color="auto"/>
            <w:right w:val="none" w:sz="0" w:space="0" w:color="auto"/>
          </w:divBdr>
        </w:div>
        <w:div w:id="203372296">
          <w:marLeft w:val="0"/>
          <w:marRight w:val="0"/>
          <w:marTop w:val="0"/>
          <w:marBottom w:val="0"/>
          <w:divBdr>
            <w:top w:val="none" w:sz="0" w:space="0" w:color="auto"/>
            <w:left w:val="none" w:sz="0" w:space="0" w:color="auto"/>
            <w:bottom w:val="none" w:sz="0" w:space="0" w:color="auto"/>
            <w:right w:val="none" w:sz="0" w:space="0" w:color="auto"/>
          </w:divBdr>
        </w:div>
        <w:div w:id="209416874">
          <w:marLeft w:val="0"/>
          <w:marRight w:val="0"/>
          <w:marTop w:val="0"/>
          <w:marBottom w:val="0"/>
          <w:divBdr>
            <w:top w:val="none" w:sz="0" w:space="0" w:color="auto"/>
            <w:left w:val="none" w:sz="0" w:space="0" w:color="auto"/>
            <w:bottom w:val="none" w:sz="0" w:space="0" w:color="auto"/>
            <w:right w:val="none" w:sz="0" w:space="0" w:color="auto"/>
          </w:divBdr>
        </w:div>
        <w:div w:id="210386484">
          <w:marLeft w:val="0"/>
          <w:marRight w:val="0"/>
          <w:marTop w:val="0"/>
          <w:marBottom w:val="0"/>
          <w:divBdr>
            <w:top w:val="none" w:sz="0" w:space="0" w:color="auto"/>
            <w:left w:val="none" w:sz="0" w:space="0" w:color="auto"/>
            <w:bottom w:val="none" w:sz="0" w:space="0" w:color="auto"/>
            <w:right w:val="none" w:sz="0" w:space="0" w:color="auto"/>
          </w:divBdr>
        </w:div>
        <w:div w:id="213154643">
          <w:marLeft w:val="0"/>
          <w:marRight w:val="0"/>
          <w:marTop w:val="0"/>
          <w:marBottom w:val="0"/>
          <w:divBdr>
            <w:top w:val="none" w:sz="0" w:space="0" w:color="auto"/>
            <w:left w:val="none" w:sz="0" w:space="0" w:color="auto"/>
            <w:bottom w:val="none" w:sz="0" w:space="0" w:color="auto"/>
            <w:right w:val="none" w:sz="0" w:space="0" w:color="auto"/>
          </w:divBdr>
        </w:div>
        <w:div w:id="214850014">
          <w:marLeft w:val="0"/>
          <w:marRight w:val="0"/>
          <w:marTop w:val="0"/>
          <w:marBottom w:val="0"/>
          <w:divBdr>
            <w:top w:val="none" w:sz="0" w:space="0" w:color="auto"/>
            <w:left w:val="none" w:sz="0" w:space="0" w:color="auto"/>
            <w:bottom w:val="none" w:sz="0" w:space="0" w:color="auto"/>
            <w:right w:val="none" w:sz="0" w:space="0" w:color="auto"/>
          </w:divBdr>
        </w:div>
        <w:div w:id="217863223">
          <w:marLeft w:val="0"/>
          <w:marRight w:val="0"/>
          <w:marTop w:val="0"/>
          <w:marBottom w:val="0"/>
          <w:divBdr>
            <w:top w:val="none" w:sz="0" w:space="0" w:color="auto"/>
            <w:left w:val="none" w:sz="0" w:space="0" w:color="auto"/>
            <w:bottom w:val="none" w:sz="0" w:space="0" w:color="auto"/>
            <w:right w:val="none" w:sz="0" w:space="0" w:color="auto"/>
          </w:divBdr>
        </w:div>
        <w:div w:id="218369208">
          <w:marLeft w:val="0"/>
          <w:marRight w:val="0"/>
          <w:marTop w:val="0"/>
          <w:marBottom w:val="0"/>
          <w:divBdr>
            <w:top w:val="none" w:sz="0" w:space="0" w:color="auto"/>
            <w:left w:val="none" w:sz="0" w:space="0" w:color="auto"/>
            <w:bottom w:val="none" w:sz="0" w:space="0" w:color="auto"/>
            <w:right w:val="none" w:sz="0" w:space="0" w:color="auto"/>
          </w:divBdr>
        </w:div>
        <w:div w:id="247275615">
          <w:marLeft w:val="0"/>
          <w:marRight w:val="0"/>
          <w:marTop w:val="0"/>
          <w:marBottom w:val="0"/>
          <w:divBdr>
            <w:top w:val="none" w:sz="0" w:space="0" w:color="auto"/>
            <w:left w:val="none" w:sz="0" w:space="0" w:color="auto"/>
            <w:bottom w:val="none" w:sz="0" w:space="0" w:color="auto"/>
            <w:right w:val="none" w:sz="0" w:space="0" w:color="auto"/>
          </w:divBdr>
        </w:div>
        <w:div w:id="248538292">
          <w:marLeft w:val="0"/>
          <w:marRight w:val="0"/>
          <w:marTop w:val="0"/>
          <w:marBottom w:val="0"/>
          <w:divBdr>
            <w:top w:val="none" w:sz="0" w:space="0" w:color="auto"/>
            <w:left w:val="none" w:sz="0" w:space="0" w:color="auto"/>
            <w:bottom w:val="none" w:sz="0" w:space="0" w:color="auto"/>
            <w:right w:val="none" w:sz="0" w:space="0" w:color="auto"/>
          </w:divBdr>
        </w:div>
        <w:div w:id="278994888">
          <w:marLeft w:val="0"/>
          <w:marRight w:val="0"/>
          <w:marTop w:val="0"/>
          <w:marBottom w:val="0"/>
          <w:divBdr>
            <w:top w:val="none" w:sz="0" w:space="0" w:color="auto"/>
            <w:left w:val="none" w:sz="0" w:space="0" w:color="auto"/>
            <w:bottom w:val="none" w:sz="0" w:space="0" w:color="auto"/>
            <w:right w:val="none" w:sz="0" w:space="0" w:color="auto"/>
          </w:divBdr>
        </w:div>
        <w:div w:id="280498507">
          <w:marLeft w:val="0"/>
          <w:marRight w:val="0"/>
          <w:marTop w:val="0"/>
          <w:marBottom w:val="0"/>
          <w:divBdr>
            <w:top w:val="none" w:sz="0" w:space="0" w:color="auto"/>
            <w:left w:val="none" w:sz="0" w:space="0" w:color="auto"/>
            <w:bottom w:val="none" w:sz="0" w:space="0" w:color="auto"/>
            <w:right w:val="none" w:sz="0" w:space="0" w:color="auto"/>
          </w:divBdr>
        </w:div>
        <w:div w:id="284194533">
          <w:marLeft w:val="0"/>
          <w:marRight w:val="0"/>
          <w:marTop w:val="0"/>
          <w:marBottom w:val="0"/>
          <w:divBdr>
            <w:top w:val="none" w:sz="0" w:space="0" w:color="auto"/>
            <w:left w:val="none" w:sz="0" w:space="0" w:color="auto"/>
            <w:bottom w:val="none" w:sz="0" w:space="0" w:color="auto"/>
            <w:right w:val="none" w:sz="0" w:space="0" w:color="auto"/>
          </w:divBdr>
        </w:div>
        <w:div w:id="293752167">
          <w:marLeft w:val="0"/>
          <w:marRight w:val="0"/>
          <w:marTop w:val="0"/>
          <w:marBottom w:val="0"/>
          <w:divBdr>
            <w:top w:val="none" w:sz="0" w:space="0" w:color="auto"/>
            <w:left w:val="none" w:sz="0" w:space="0" w:color="auto"/>
            <w:bottom w:val="none" w:sz="0" w:space="0" w:color="auto"/>
            <w:right w:val="none" w:sz="0" w:space="0" w:color="auto"/>
          </w:divBdr>
        </w:div>
        <w:div w:id="309479687">
          <w:marLeft w:val="0"/>
          <w:marRight w:val="0"/>
          <w:marTop w:val="0"/>
          <w:marBottom w:val="0"/>
          <w:divBdr>
            <w:top w:val="none" w:sz="0" w:space="0" w:color="auto"/>
            <w:left w:val="none" w:sz="0" w:space="0" w:color="auto"/>
            <w:bottom w:val="none" w:sz="0" w:space="0" w:color="auto"/>
            <w:right w:val="none" w:sz="0" w:space="0" w:color="auto"/>
          </w:divBdr>
        </w:div>
        <w:div w:id="330521517">
          <w:marLeft w:val="0"/>
          <w:marRight w:val="0"/>
          <w:marTop w:val="0"/>
          <w:marBottom w:val="0"/>
          <w:divBdr>
            <w:top w:val="none" w:sz="0" w:space="0" w:color="auto"/>
            <w:left w:val="none" w:sz="0" w:space="0" w:color="auto"/>
            <w:bottom w:val="none" w:sz="0" w:space="0" w:color="auto"/>
            <w:right w:val="none" w:sz="0" w:space="0" w:color="auto"/>
          </w:divBdr>
        </w:div>
        <w:div w:id="340812364">
          <w:marLeft w:val="0"/>
          <w:marRight w:val="0"/>
          <w:marTop w:val="0"/>
          <w:marBottom w:val="0"/>
          <w:divBdr>
            <w:top w:val="none" w:sz="0" w:space="0" w:color="auto"/>
            <w:left w:val="none" w:sz="0" w:space="0" w:color="auto"/>
            <w:bottom w:val="none" w:sz="0" w:space="0" w:color="auto"/>
            <w:right w:val="none" w:sz="0" w:space="0" w:color="auto"/>
          </w:divBdr>
        </w:div>
        <w:div w:id="347676631">
          <w:marLeft w:val="0"/>
          <w:marRight w:val="0"/>
          <w:marTop w:val="0"/>
          <w:marBottom w:val="0"/>
          <w:divBdr>
            <w:top w:val="none" w:sz="0" w:space="0" w:color="auto"/>
            <w:left w:val="none" w:sz="0" w:space="0" w:color="auto"/>
            <w:bottom w:val="none" w:sz="0" w:space="0" w:color="auto"/>
            <w:right w:val="none" w:sz="0" w:space="0" w:color="auto"/>
          </w:divBdr>
        </w:div>
        <w:div w:id="354232475">
          <w:marLeft w:val="0"/>
          <w:marRight w:val="0"/>
          <w:marTop w:val="0"/>
          <w:marBottom w:val="0"/>
          <w:divBdr>
            <w:top w:val="none" w:sz="0" w:space="0" w:color="auto"/>
            <w:left w:val="none" w:sz="0" w:space="0" w:color="auto"/>
            <w:bottom w:val="none" w:sz="0" w:space="0" w:color="auto"/>
            <w:right w:val="none" w:sz="0" w:space="0" w:color="auto"/>
          </w:divBdr>
        </w:div>
        <w:div w:id="372077089">
          <w:marLeft w:val="0"/>
          <w:marRight w:val="0"/>
          <w:marTop w:val="0"/>
          <w:marBottom w:val="0"/>
          <w:divBdr>
            <w:top w:val="none" w:sz="0" w:space="0" w:color="auto"/>
            <w:left w:val="none" w:sz="0" w:space="0" w:color="auto"/>
            <w:bottom w:val="none" w:sz="0" w:space="0" w:color="auto"/>
            <w:right w:val="none" w:sz="0" w:space="0" w:color="auto"/>
          </w:divBdr>
        </w:div>
        <w:div w:id="380831566">
          <w:marLeft w:val="0"/>
          <w:marRight w:val="0"/>
          <w:marTop w:val="0"/>
          <w:marBottom w:val="0"/>
          <w:divBdr>
            <w:top w:val="none" w:sz="0" w:space="0" w:color="auto"/>
            <w:left w:val="none" w:sz="0" w:space="0" w:color="auto"/>
            <w:bottom w:val="none" w:sz="0" w:space="0" w:color="auto"/>
            <w:right w:val="none" w:sz="0" w:space="0" w:color="auto"/>
          </w:divBdr>
        </w:div>
        <w:div w:id="395250023">
          <w:marLeft w:val="0"/>
          <w:marRight w:val="0"/>
          <w:marTop w:val="0"/>
          <w:marBottom w:val="0"/>
          <w:divBdr>
            <w:top w:val="none" w:sz="0" w:space="0" w:color="auto"/>
            <w:left w:val="none" w:sz="0" w:space="0" w:color="auto"/>
            <w:bottom w:val="none" w:sz="0" w:space="0" w:color="auto"/>
            <w:right w:val="none" w:sz="0" w:space="0" w:color="auto"/>
          </w:divBdr>
        </w:div>
        <w:div w:id="405424616">
          <w:marLeft w:val="0"/>
          <w:marRight w:val="0"/>
          <w:marTop w:val="0"/>
          <w:marBottom w:val="0"/>
          <w:divBdr>
            <w:top w:val="none" w:sz="0" w:space="0" w:color="auto"/>
            <w:left w:val="none" w:sz="0" w:space="0" w:color="auto"/>
            <w:bottom w:val="none" w:sz="0" w:space="0" w:color="auto"/>
            <w:right w:val="none" w:sz="0" w:space="0" w:color="auto"/>
          </w:divBdr>
        </w:div>
        <w:div w:id="408355657">
          <w:marLeft w:val="0"/>
          <w:marRight w:val="0"/>
          <w:marTop w:val="0"/>
          <w:marBottom w:val="0"/>
          <w:divBdr>
            <w:top w:val="none" w:sz="0" w:space="0" w:color="auto"/>
            <w:left w:val="none" w:sz="0" w:space="0" w:color="auto"/>
            <w:bottom w:val="none" w:sz="0" w:space="0" w:color="auto"/>
            <w:right w:val="none" w:sz="0" w:space="0" w:color="auto"/>
          </w:divBdr>
        </w:div>
        <w:div w:id="414135867">
          <w:marLeft w:val="0"/>
          <w:marRight w:val="0"/>
          <w:marTop w:val="0"/>
          <w:marBottom w:val="0"/>
          <w:divBdr>
            <w:top w:val="none" w:sz="0" w:space="0" w:color="auto"/>
            <w:left w:val="none" w:sz="0" w:space="0" w:color="auto"/>
            <w:bottom w:val="none" w:sz="0" w:space="0" w:color="auto"/>
            <w:right w:val="none" w:sz="0" w:space="0" w:color="auto"/>
          </w:divBdr>
        </w:div>
        <w:div w:id="421487207">
          <w:marLeft w:val="0"/>
          <w:marRight w:val="0"/>
          <w:marTop w:val="0"/>
          <w:marBottom w:val="0"/>
          <w:divBdr>
            <w:top w:val="none" w:sz="0" w:space="0" w:color="auto"/>
            <w:left w:val="none" w:sz="0" w:space="0" w:color="auto"/>
            <w:bottom w:val="none" w:sz="0" w:space="0" w:color="auto"/>
            <w:right w:val="none" w:sz="0" w:space="0" w:color="auto"/>
          </w:divBdr>
        </w:div>
        <w:div w:id="454177927">
          <w:marLeft w:val="0"/>
          <w:marRight w:val="0"/>
          <w:marTop w:val="0"/>
          <w:marBottom w:val="0"/>
          <w:divBdr>
            <w:top w:val="none" w:sz="0" w:space="0" w:color="auto"/>
            <w:left w:val="none" w:sz="0" w:space="0" w:color="auto"/>
            <w:bottom w:val="none" w:sz="0" w:space="0" w:color="auto"/>
            <w:right w:val="none" w:sz="0" w:space="0" w:color="auto"/>
          </w:divBdr>
        </w:div>
        <w:div w:id="465047787">
          <w:marLeft w:val="0"/>
          <w:marRight w:val="0"/>
          <w:marTop w:val="0"/>
          <w:marBottom w:val="0"/>
          <w:divBdr>
            <w:top w:val="none" w:sz="0" w:space="0" w:color="auto"/>
            <w:left w:val="none" w:sz="0" w:space="0" w:color="auto"/>
            <w:bottom w:val="none" w:sz="0" w:space="0" w:color="auto"/>
            <w:right w:val="none" w:sz="0" w:space="0" w:color="auto"/>
          </w:divBdr>
        </w:div>
        <w:div w:id="466315269">
          <w:marLeft w:val="0"/>
          <w:marRight w:val="0"/>
          <w:marTop w:val="0"/>
          <w:marBottom w:val="0"/>
          <w:divBdr>
            <w:top w:val="none" w:sz="0" w:space="0" w:color="auto"/>
            <w:left w:val="none" w:sz="0" w:space="0" w:color="auto"/>
            <w:bottom w:val="none" w:sz="0" w:space="0" w:color="auto"/>
            <w:right w:val="none" w:sz="0" w:space="0" w:color="auto"/>
          </w:divBdr>
        </w:div>
        <w:div w:id="473371863">
          <w:marLeft w:val="0"/>
          <w:marRight w:val="0"/>
          <w:marTop w:val="0"/>
          <w:marBottom w:val="0"/>
          <w:divBdr>
            <w:top w:val="none" w:sz="0" w:space="0" w:color="auto"/>
            <w:left w:val="none" w:sz="0" w:space="0" w:color="auto"/>
            <w:bottom w:val="none" w:sz="0" w:space="0" w:color="auto"/>
            <w:right w:val="none" w:sz="0" w:space="0" w:color="auto"/>
          </w:divBdr>
        </w:div>
        <w:div w:id="475730351">
          <w:marLeft w:val="0"/>
          <w:marRight w:val="0"/>
          <w:marTop w:val="0"/>
          <w:marBottom w:val="0"/>
          <w:divBdr>
            <w:top w:val="none" w:sz="0" w:space="0" w:color="auto"/>
            <w:left w:val="none" w:sz="0" w:space="0" w:color="auto"/>
            <w:bottom w:val="none" w:sz="0" w:space="0" w:color="auto"/>
            <w:right w:val="none" w:sz="0" w:space="0" w:color="auto"/>
          </w:divBdr>
        </w:div>
        <w:div w:id="478613233">
          <w:marLeft w:val="0"/>
          <w:marRight w:val="0"/>
          <w:marTop w:val="0"/>
          <w:marBottom w:val="0"/>
          <w:divBdr>
            <w:top w:val="none" w:sz="0" w:space="0" w:color="auto"/>
            <w:left w:val="none" w:sz="0" w:space="0" w:color="auto"/>
            <w:bottom w:val="none" w:sz="0" w:space="0" w:color="auto"/>
            <w:right w:val="none" w:sz="0" w:space="0" w:color="auto"/>
          </w:divBdr>
        </w:div>
        <w:div w:id="487863697">
          <w:marLeft w:val="0"/>
          <w:marRight w:val="0"/>
          <w:marTop w:val="0"/>
          <w:marBottom w:val="0"/>
          <w:divBdr>
            <w:top w:val="none" w:sz="0" w:space="0" w:color="auto"/>
            <w:left w:val="none" w:sz="0" w:space="0" w:color="auto"/>
            <w:bottom w:val="none" w:sz="0" w:space="0" w:color="auto"/>
            <w:right w:val="none" w:sz="0" w:space="0" w:color="auto"/>
          </w:divBdr>
        </w:div>
        <w:div w:id="487938731">
          <w:marLeft w:val="0"/>
          <w:marRight w:val="0"/>
          <w:marTop w:val="0"/>
          <w:marBottom w:val="0"/>
          <w:divBdr>
            <w:top w:val="none" w:sz="0" w:space="0" w:color="auto"/>
            <w:left w:val="none" w:sz="0" w:space="0" w:color="auto"/>
            <w:bottom w:val="none" w:sz="0" w:space="0" w:color="auto"/>
            <w:right w:val="none" w:sz="0" w:space="0" w:color="auto"/>
          </w:divBdr>
        </w:div>
        <w:div w:id="525213297">
          <w:marLeft w:val="0"/>
          <w:marRight w:val="0"/>
          <w:marTop w:val="0"/>
          <w:marBottom w:val="0"/>
          <w:divBdr>
            <w:top w:val="none" w:sz="0" w:space="0" w:color="auto"/>
            <w:left w:val="none" w:sz="0" w:space="0" w:color="auto"/>
            <w:bottom w:val="none" w:sz="0" w:space="0" w:color="auto"/>
            <w:right w:val="none" w:sz="0" w:space="0" w:color="auto"/>
          </w:divBdr>
        </w:div>
        <w:div w:id="525677510">
          <w:marLeft w:val="0"/>
          <w:marRight w:val="0"/>
          <w:marTop w:val="0"/>
          <w:marBottom w:val="0"/>
          <w:divBdr>
            <w:top w:val="none" w:sz="0" w:space="0" w:color="auto"/>
            <w:left w:val="none" w:sz="0" w:space="0" w:color="auto"/>
            <w:bottom w:val="none" w:sz="0" w:space="0" w:color="auto"/>
            <w:right w:val="none" w:sz="0" w:space="0" w:color="auto"/>
          </w:divBdr>
        </w:div>
        <w:div w:id="532809703">
          <w:marLeft w:val="0"/>
          <w:marRight w:val="0"/>
          <w:marTop w:val="0"/>
          <w:marBottom w:val="0"/>
          <w:divBdr>
            <w:top w:val="none" w:sz="0" w:space="0" w:color="auto"/>
            <w:left w:val="none" w:sz="0" w:space="0" w:color="auto"/>
            <w:bottom w:val="none" w:sz="0" w:space="0" w:color="auto"/>
            <w:right w:val="none" w:sz="0" w:space="0" w:color="auto"/>
          </w:divBdr>
        </w:div>
        <w:div w:id="535585093">
          <w:marLeft w:val="0"/>
          <w:marRight w:val="0"/>
          <w:marTop w:val="0"/>
          <w:marBottom w:val="0"/>
          <w:divBdr>
            <w:top w:val="none" w:sz="0" w:space="0" w:color="auto"/>
            <w:left w:val="none" w:sz="0" w:space="0" w:color="auto"/>
            <w:bottom w:val="none" w:sz="0" w:space="0" w:color="auto"/>
            <w:right w:val="none" w:sz="0" w:space="0" w:color="auto"/>
          </w:divBdr>
        </w:div>
        <w:div w:id="546113515">
          <w:marLeft w:val="0"/>
          <w:marRight w:val="0"/>
          <w:marTop w:val="0"/>
          <w:marBottom w:val="0"/>
          <w:divBdr>
            <w:top w:val="none" w:sz="0" w:space="0" w:color="auto"/>
            <w:left w:val="none" w:sz="0" w:space="0" w:color="auto"/>
            <w:bottom w:val="none" w:sz="0" w:space="0" w:color="auto"/>
            <w:right w:val="none" w:sz="0" w:space="0" w:color="auto"/>
          </w:divBdr>
        </w:div>
        <w:div w:id="556553565">
          <w:marLeft w:val="0"/>
          <w:marRight w:val="0"/>
          <w:marTop w:val="0"/>
          <w:marBottom w:val="0"/>
          <w:divBdr>
            <w:top w:val="none" w:sz="0" w:space="0" w:color="auto"/>
            <w:left w:val="none" w:sz="0" w:space="0" w:color="auto"/>
            <w:bottom w:val="none" w:sz="0" w:space="0" w:color="auto"/>
            <w:right w:val="none" w:sz="0" w:space="0" w:color="auto"/>
          </w:divBdr>
        </w:div>
        <w:div w:id="560020827">
          <w:marLeft w:val="0"/>
          <w:marRight w:val="0"/>
          <w:marTop w:val="0"/>
          <w:marBottom w:val="0"/>
          <w:divBdr>
            <w:top w:val="none" w:sz="0" w:space="0" w:color="auto"/>
            <w:left w:val="none" w:sz="0" w:space="0" w:color="auto"/>
            <w:bottom w:val="none" w:sz="0" w:space="0" w:color="auto"/>
            <w:right w:val="none" w:sz="0" w:space="0" w:color="auto"/>
          </w:divBdr>
        </w:div>
        <w:div w:id="562444515">
          <w:marLeft w:val="0"/>
          <w:marRight w:val="0"/>
          <w:marTop w:val="0"/>
          <w:marBottom w:val="0"/>
          <w:divBdr>
            <w:top w:val="none" w:sz="0" w:space="0" w:color="auto"/>
            <w:left w:val="none" w:sz="0" w:space="0" w:color="auto"/>
            <w:bottom w:val="none" w:sz="0" w:space="0" w:color="auto"/>
            <w:right w:val="none" w:sz="0" w:space="0" w:color="auto"/>
          </w:divBdr>
        </w:div>
        <w:div w:id="581452799">
          <w:marLeft w:val="0"/>
          <w:marRight w:val="0"/>
          <w:marTop w:val="0"/>
          <w:marBottom w:val="0"/>
          <w:divBdr>
            <w:top w:val="none" w:sz="0" w:space="0" w:color="auto"/>
            <w:left w:val="none" w:sz="0" w:space="0" w:color="auto"/>
            <w:bottom w:val="none" w:sz="0" w:space="0" w:color="auto"/>
            <w:right w:val="none" w:sz="0" w:space="0" w:color="auto"/>
          </w:divBdr>
        </w:div>
        <w:div w:id="582032295">
          <w:marLeft w:val="0"/>
          <w:marRight w:val="0"/>
          <w:marTop w:val="0"/>
          <w:marBottom w:val="0"/>
          <w:divBdr>
            <w:top w:val="none" w:sz="0" w:space="0" w:color="auto"/>
            <w:left w:val="none" w:sz="0" w:space="0" w:color="auto"/>
            <w:bottom w:val="none" w:sz="0" w:space="0" w:color="auto"/>
            <w:right w:val="none" w:sz="0" w:space="0" w:color="auto"/>
          </w:divBdr>
        </w:div>
        <w:div w:id="587539727">
          <w:marLeft w:val="0"/>
          <w:marRight w:val="0"/>
          <w:marTop w:val="0"/>
          <w:marBottom w:val="0"/>
          <w:divBdr>
            <w:top w:val="none" w:sz="0" w:space="0" w:color="auto"/>
            <w:left w:val="none" w:sz="0" w:space="0" w:color="auto"/>
            <w:bottom w:val="none" w:sz="0" w:space="0" w:color="auto"/>
            <w:right w:val="none" w:sz="0" w:space="0" w:color="auto"/>
          </w:divBdr>
        </w:div>
        <w:div w:id="600572899">
          <w:marLeft w:val="0"/>
          <w:marRight w:val="0"/>
          <w:marTop w:val="0"/>
          <w:marBottom w:val="0"/>
          <w:divBdr>
            <w:top w:val="none" w:sz="0" w:space="0" w:color="auto"/>
            <w:left w:val="none" w:sz="0" w:space="0" w:color="auto"/>
            <w:bottom w:val="none" w:sz="0" w:space="0" w:color="auto"/>
            <w:right w:val="none" w:sz="0" w:space="0" w:color="auto"/>
          </w:divBdr>
        </w:div>
        <w:div w:id="632102712">
          <w:marLeft w:val="0"/>
          <w:marRight w:val="0"/>
          <w:marTop w:val="0"/>
          <w:marBottom w:val="0"/>
          <w:divBdr>
            <w:top w:val="none" w:sz="0" w:space="0" w:color="auto"/>
            <w:left w:val="none" w:sz="0" w:space="0" w:color="auto"/>
            <w:bottom w:val="none" w:sz="0" w:space="0" w:color="auto"/>
            <w:right w:val="none" w:sz="0" w:space="0" w:color="auto"/>
          </w:divBdr>
        </w:div>
        <w:div w:id="633413357">
          <w:marLeft w:val="0"/>
          <w:marRight w:val="0"/>
          <w:marTop w:val="0"/>
          <w:marBottom w:val="0"/>
          <w:divBdr>
            <w:top w:val="none" w:sz="0" w:space="0" w:color="auto"/>
            <w:left w:val="none" w:sz="0" w:space="0" w:color="auto"/>
            <w:bottom w:val="none" w:sz="0" w:space="0" w:color="auto"/>
            <w:right w:val="none" w:sz="0" w:space="0" w:color="auto"/>
          </w:divBdr>
        </w:div>
        <w:div w:id="646126610">
          <w:marLeft w:val="0"/>
          <w:marRight w:val="0"/>
          <w:marTop w:val="0"/>
          <w:marBottom w:val="0"/>
          <w:divBdr>
            <w:top w:val="none" w:sz="0" w:space="0" w:color="auto"/>
            <w:left w:val="none" w:sz="0" w:space="0" w:color="auto"/>
            <w:bottom w:val="none" w:sz="0" w:space="0" w:color="auto"/>
            <w:right w:val="none" w:sz="0" w:space="0" w:color="auto"/>
          </w:divBdr>
        </w:div>
        <w:div w:id="657615121">
          <w:marLeft w:val="0"/>
          <w:marRight w:val="0"/>
          <w:marTop w:val="0"/>
          <w:marBottom w:val="0"/>
          <w:divBdr>
            <w:top w:val="none" w:sz="0" w:space="0" w:color="auto"/>
            <w:left w:val="none" w:sz="0" w:space="0" w:color="auto"/>
            <w:bottom w:val="none" w:sz="0" w:space="0" w:color="auto"/>
            <w:right w:val="none" w:sz="0" w:space="0" w:color="auto"/>
          </w:divBdr>
        </w:div>
        <w:div w:id="666788349">
          <w:marLeft w:val="0"/>
          <w:marRight w:val="0"/>
          <w:marTop w:val="0"/>
          <w:marBottom w:val="0"/>
          <w:divBdr>
            <w:top w:val="none" w:sz="0" w:space="0" w:color="auto"/>
            <w:left w:val="none" w:sz="0" w:space="0" w:color="auto"/>
            <w:bottom w:val="none" w:sz="0" w:space="0" w:color="auto"/>
            <w:right w:val="none" w:sz="0" w:space="0" w:color="auto"/>
          </w:divBdr>
        </w:div>
        <w:div w:id="672684500">
          <w:marLeft w:val="0"/>
          <w:marRight w:val="0"/>
          <w:marTop w:val="0"/>
          <w:marBottom w:val="0"/>
          <w:divBdr>
            <w:top w:val="none" w:sz="0" w:space="0" w:color="auto"/>
            <w:left w:val="none" w:sz="0" w:space="0" w:color="auto"/>
            <w:bottom w:val="none" w:sz="0" w:space="0" w:color="auto"/>
            <w:right w:val="none" w:sz="0" w:space="0" w:color="auto"/>
          </w:divBdr>
        </w:div>
        <w:div w:id="688023094">
          <w:marLeft w:val="0"/>
          <w:marRight w:val="0"/>
          <w:marTop w:val="0"/>
          <w:marBottom w:val="0"/>
          <w:divBdr>
            <w:top w:val="none" w:sz="0" w:space="0" w:color="auto"/>
            <w:left w:val="none" w:sz="0" w:space="0" w:color="auto"/>
            <w:bottom w:val="none" w:sz="0" w:space="0" w:color="auto"/>
            <w:right w:val="none" w:sz="0" w:space="0" w:color="auto"/>
          </w:divBdr>
        </w:div>
        <w:div w:id="696732672">
          <w:marLeft w:val="0"/>
          <w:marRight w:val="0"/>
          <w:marTop w:val="0"/>
          <w:marBottom w:val="0"/>
          <w:divBdr>
            <w:top w:val="none" w:sz="0" w:space="0" w:color="auto"/>
            <w:left w:val="none" w:sz="0" w:space="0" w:color="auto"/>
            <w:bottom w:val="none" w:sz="0" w:space="0" w:color="auto"/>
            <w:right w:val="none" w:sz="0" w:space="0" w:color="auto"/>
          </w:divBdr>
        </w:div>
        <w:div w:id="710418856">
          <w:marLeft w:val="0"/>
          <w:marRight w:val="0"/>
          <w:marTop w:val="0"/>
          <w:marBottom w:val="0"/>
          <w:divBdr>
            <w:top w:val="none" w:sz="0" w:space="0" w:color="auto"/>
            <w:left w:val="none" w:sz="0" w:space="0" w:color="auto"/>
            <w:bottom w:val="none" w:sz="0" w:space="0" w:color="auto"/>
            <w:right w:val="none" w:sz="0" w:space="0" w:color="auto"/>
          </w:divBdr>
        </w:div>
        <w:div w:id="710770404">
          <w:marLeft w:val="0"/>
          <w:marRight w:val="0"/>
          <w:marTop w:val="0"/>
          <w:marBottom w:val="0"/>
          <w:divBdr>
            <w:top w:val="none" w:sz="0" w:space="0" w:color="auto"/>
            <w:left w:val="none" w:sz="0" w:space="0" w:color="auto"/>
            <w:bottom w:val="none" w:sz="0" w:space="0" w:color="auto"/>
            <w:right w:val="none" w:sz="0" w:space="0" w:color="auto"/>
          </w:divBdr>
        </w:div>
        <w:div w:id="712389974">
          <w:marLeft w:val="0"/>
          <w:marRight w:val="0"/>
          <w:marTop w:val="0"/>
          <w:marBottom w:val="0"/>
          <w:divBdr>
            <w:top w:val="none" w:sz="0" w:space="0" w:color="auto"/>
            <w:left w:val="none" w:sz="0" w:space="0" w:color="auto"/>
            <w:bottom w:val="none" w:sz="0" w:space="0" w:color="auto"/>
            <w:right w:val="none" w:sz="0" w:space="0" w:color="auto"/>
          </w:divBdr>
        </w:div>
        <w:div w:id="713773291">
          <w:marLeft w:val="0"/>
          <w:marRight w:val="0"/>
          <w:marTop w:val="0"/>
          <w:marBottom w:val="0"/>
          <w:divBdr>
            <w:top w:val="none" w:sz="0" w:space="0" w:color="auto"/>
            <w:left w:val="none" w:sz="0" w:space="0" w:color="auto"/>
            <w:bottom w:val="none" w:sz="0" w:space="0" w:color="auto"/>
            <w:right w:val="none" w:sz="0" w:space="0" w:color="auto"/>
          </w:divBdr>
        </w:div>
        <w:div w:id="715393063">
          <w:marLeft w:val="0"/>
          <w:marRight w:val="0"/>
          <w:marTop w:val="0"/>
          <w:marBottom w:val="0"/>
          <w:divBdr>
            <w:top w:val="none" w:sz="0" w:space="0" w:color="auto"/>
            <w:left w:val="none" w:sz="0" w:space="0" w:color="auto"/>
            <w:bottom w:val="none" w:sz="0" w:space="0" w:color="auto"/>
            <w:right w:val="none" w:sz="0" w:space="0" w:color="auto"/>
          </w:divBdr>
        </w:div>
        <w:div w:id="731391504">
          <w:marLeft w:val="0"/>
          <w:marRight w:val="0"/>
          <w:marTop w:val="0"/>
          <w:marBottom w:val="0"/>
          <w:divBdr>
            <w:top w:val="none" w:sz="0" w:space="0" w:color="auto"/>
            <w:left w:val="none" w:sz="0" w:space="0" w:color="auto"/>
            <w:bottom w:val="none" w:sz="0" w:space="0" w:color="auto"/>
            <w:right w:val="none" w:sz="0" w:space="0" w:color="auto"/>
          </w:divBdr>
        </w:div>
        <w:div w:id="751899229">
          <w:marLeft w:val="0"/>
          <w:marRight w:val="0"/>
          <w:marTop w:val="0"/>
          <w:marBottom w:val="0"/>
          <w:divBdr>
            <w:top w:val="none" w:sz="0" w:space="0" w:color="auto"/>
            <w:left w:val="none" w:sz="0" w:space="0" w:color="auto"/>
            <w:bottom w:val="none" w:sz="0" w:space="0" w:color="auto"/>
            <w:right w:val="none" w:sz="0" w:space="0" w:color="auto"/>
          </w:divBdr>
        </w:div>
        <w:div w:id="759523740">
          <w:marLeft w:val="0"/>
          <w:marRight w:val="0"/>
          <w:marTop w:val="0"/>
          <w:marBottom w:val="0"/>
          <w:divBdr>
            <w:top w:val="none" w:sz="0" w:space="0" w:color="auto"/>
            <w:left w:val="none" w:sz="0" w:space="0" w:color="auto"/>
            <w:bottom w:val="none" w:sz="0" w:space="0" w:color="auto"/>
            <w:right w:val="none" w:sz="0" w:space="0" w:color="auto"/>
          </w:divBdr>
        </w:div>
        <w:div w:id="792746782">
          <w:marLeft w:val="0"/>
          <w:marRight w:val="0"/>
          <w:marTop w:val="0"/>
          <w:marBottom w:val="0"/>
          <w:divBdr>
            <w:top w:val="none" w:sz="0" w:space="0" w:color="auto"/>
            <w:left w:val="none" w:sz="0" w:space="0" w:color="auto"/>
            <w:bottom w:val="none" w:sz="0" w:space="0" w:color="auto"/>
            <w:right w:val="none" w:sz="0" w:space="0" w:color="auto"/>
          </w:divBdr>
        </w:div>
        <w:div w:id="794107738">
          <w:marLeft w:val="0"/>
          <w:marRight w:val="0"/>
          <w:marTop w:val="0"/>
          <w:marBottom w:val="0"/>
          <w:divBdr>
            <w:top w:val="none" w:sz="0" w:space="0" w:color="auto"/>
            <w:left w:val="none" w:sz="0" w:space="0" w:color="auto"/>
            <w:bottom w:val="none" w:sz="0" w:space="0" w:color="auto"/>
            <w:right w:val="none" w:sz="0" w:space="0" w:color="auto"/>
          </w:divBdr>
        </w:div>
        <w:div w:id="800537047">
          <w:marLeft w:val="0"/>
          <w:marRight w:val="0"/>
          <w:marTop w:val="0"/>
          <w:marBottom w:val="0"/>
          <w:divBdr>
            <w:top w:val="none" w:sz="0" w:space="0" w:color="auto"/>
            <w:left w:val="none" w:sz="0" w:space="0" w:color="auto"/>
            <w:bottom w:val="none" w:sz="0" w:space="0" w:color="auto"/>
            <w:right w:val="none" w:sz="0" w:space="0" w:color="auto"/>
          </w:divBdr>
        </w:div>
        <w:div w:id="821894266">
          <w:marLeft w:val="0"/>
          <w:marRight w:val="0"/>
          <w:marTop w:val="0"/>
          <w:marBottom w:val="0"/>
          <w:divBdr>
            <w:top w:val="none" w:sz="0" w:space="0" w:color="auto"/>
            <w:left w:val="none" w:sz="0" w:space="0" w:color="auto"/>
            <w:bottom w:val="none" w:sz="0" w:space="0" w:color="auto"/>
            <w:right w:val="none" w:sz="0" w:space="0" w:color="auto"/>
          </w:divBdr>
        </w:div>
        <w:div w:id="825979340">
          <w:marLeft w:val="0"/>
          <w:marRight w:val="0"/>
          <w:marTop w:val="0"/>
          <w:marBottom w:val="0"/>
          <w:divBdr>
            <w:top w:val="none" w:sz="0" w:space="0" w:color="auto"/>
            <w:left w:val="none" w:sz="0" w:space="0" w:color="auto"/>
            <w:bottom w:val="none" w:sz="0" w:space="0" w:color="auto"/>
            <w:right w:val="none" w:sz="0" w:space="0" w:color="auto"/>
          </w:divBdr>
        </w:div>
        <w:div w:id="840316564">
          <w:marLeft w:val="0"/>
          <w:marRight w:val="0"/>
          <w:marTop w:val="0"/>
          <w:marBottom w:val="0"/>
          <w:divBdr>
            <w:top w:val="none" w:sz="0" w:space="0" w:color="auto"/>
            <w:left w:val="none" w:sz="0" w:space="0" w:color="auto"/>
            <w:bottom w:val="none" w:sz="0" w:space="0" w:color="auto"/>
            <w:right w:val="none" w:sz="0" w:space="0" w:color="auto"/>
          </w:divBdr>
        </w:div>
        <w:div w:id="872810386">
          <w:marLeft w:val="0"/>
          <w:marRight w:val="0"/>
          <w:marTop w:val="0"/>
          <w:marBottom w:val="0"/>
          <w:divBdr>
            <w:top w:val="none" w:sz="0" w:space="0" w:color="auto"/>
            <w:left w:val="none" w:sz="0" w:space="0" w:color="auto"/>
            <w:bottom w:val="none" w:sz="0" w:space="0" w:color="auto"/>
            <w:right w:val="none" w:sz="0" w:space="0" w:color="auto"/>
          </w:divBdr>
        </w:div>
        <w:div w:id="880483780">
          <w:marLeft w:val="0"/>
          <w:marRight w:val="0"/>
          <w:marTop w:val="0"/>
          <w:marBottom w:val="0"/>
          <w:divBdr>
            <w:top w:val="none" w:sz="0" w:space="0" w:color="auto"/>
            <w:left w:val="none" w:sz="0" w:space="0" w:color="auto"/>
            <w:bottom w:val="none" w:sz="0" w:space="0" w:color="auto"/>
            <w:right w:val="none" w:sz="0" w:space="0" w:color="auto"/>
          </w:divBdr>
        </w:div>
        <w:div w:id="886990756">
          <w:marLeft w:val="0"/>
          <w:marRight w:val="0"/>
          <w:marTop w:val="0"/>
          <w:marBottom w:val="0"/>
          <w:divBdr>
            <w:top w:val="none" w:sz="0" w:space="0" w:color="auto"/>
            <w:left w:val="none" w:sz="0" w:space="0" w:color="auto"/>
            <w:bottom w:val="none" w:sz="0" w:space="0" w:color="auto"/>
            <w:right w:val="none" w:sz="0" w:space="0" w:color="auto"/>
          </w:divBdr>
        </w:div>
        <w:div w:id="888957770">
          <w:marLeft w:val="0"/>
          <w:marRight w:val="0"/>
          <w:marTop w:val="0"/>
          <w:marBottom w:val="0"/>
          <w:divBdr>
            <w:top w:val="none" w:sz="0" w:space="0" w:color="auto"/>
            <w:left w:val="none" w:sz="0" w:space="0" w:color="auto"/>
            <w:bottom w:val="none" w:sz="0" w:space="0" w:color="auto"/>
            <w:right w:val="none" w:sz="0" w:space="0" w:color="auto"/>
          </w:divBdr>
        </w:div>
        <w:div w:id="895971285">
          <w:marLeft w:val="0"/>
          <w:marRight w:val="0"/>
          <w:marTop w:val="0"/>
          <w:marBottom w:val="0"/>
          <w:divBdr>
            <w:top w:val="none" w:sz="0" w:space="0" w:color="auto"/>
            <w:left w:val="none" w:sz="0" w:space="0" w:color="auto"/>
            <w:bottom w:val="none" w:sz="0" w:space="0" w:color="auto"/>
            <w:right w:val="none" w:sz="0" w:space="0" w:color="auto"/>
          </w:divBdr>
        </w:div>
        <w:div w:id="902982314">
          <w:marLeft w:val="0"/>
          <w:marRight w:val="0"/>
          <w:marTop w:val="0"/>
          <w:marBottom w:val="0"/>
          <w:divBdr>
            <w:top w:val="none" w:sz="0" w:space="0" w:color="auto"/>
            <w:left w:val="none" w:sz="0" w:space="0" w:color="auto"/>
            <w:bottom w:val="none" w:sz="0" w:space="0" w:color="auto"/>
            <w:right w:val="none" w:sz="0" w:space="0" w:color="auto"/>
          </w:divBdr>
        </w:div>
        <w:div w:id="913465095">
          <w:marLeft w:val="0"/>
          <w:marRight w:val="0"/>
          <w:marTop w:val="0"/>
          <w:marBottom w:val="0"/>
          <w:divBdr>
            <w:top w:val="none" w:sz="0" w:space="0" w:color="auto"/>
            <w:left w:val="none" w:sz="0" w:space="0" w:color="auto"/>
            <w:bottom w:val="none" w:sz="0" w:space="0" w:color="auto"/>
            <w:right w:val="none" w:sz="0" w:space="0" w:color="auto"/>
          </w:divBdr>
        </w:div>
        <w:div w:id="913583854">
          <w:marLeft w:val="0"/>
          <w:marRight w:val="0"/>
          <w:marTop w:val="0"/>
          <w:marBottom w:val="0"/>
          <w:divBdr>
            <w:top w:val="none" w:sz="0" w:space="0" w:color="auto"/>
            <w:left w:val="none" w:sz="0" w:space="0" w:color="auto"/>
            <w:bottom w:val="none" w:sz="0" w:space="0" w:color="auto"/>
            <w:right w:val="none" w:sz="0" w:space="0" w:color="auto"/>
          </w:divBdr>
        </w:div>
        <w:div w:id="926426736">
          <w:marLeft w:val="0"/>
          <w:marRight w:val="0"/>
          <w:marTop w:val="0"/>
          <w:marBottom w:val="0"/>
          <w:divBdr>
            <w:top w:val="none" w:sz="0" w:space="0" w:color="auto"/>
            <w:left w:val="none" w:sz="0" w:space="0" w:color="auto"/>
            <w:bottom w:val="none" w:sz="0" w:space="0" w:color="auto"/>
            <w:right w:val="none" w:sz="0" w:space="0" w:color="auto"/>
          </w:divBdr>
        </w:div>
        <w:div w:id="927806480">
          <w:marLeft w:val="0"/>
          <w:marRight w:val="0"/>
          <w:marTop w:val="0"/>
          <w:marBottom w:val="0"/>
          <w:divBdr>
            <w:top w:val="none" w:sz="0" w:space="0" w:color="auto"/>
            <w:left w:val="none" w:sz="0" w:space="0" w:color="auto"/>
            <w:bottom w:val="none" w:sz="0" w:space="0" w:color="auto"/>
            <w:right w:val="none" w:sz="0" w:space="0" w:color="auto"/>
          </w:divBdr>
        </w:div>
        <w:div w:id="930704937">
          <w:marLeft w:val="0"/>
          <w:marRight w:val="0"/>
          <w:marTop w:val="0"/>
          <w:marBottom w:val="0"/>
          <w:divBdr>
            <w:top w:val="none" w:sz="0" w:space="0" w:color="auto"/>
            <w:left w:val="none" w:sz="0" w:space="0" w:color="auto"/>
            <w:bottom w:val="none" w:sz="0" w:space="0" w:color="auto"/>
            <w:right w:val="none" w:sz="0" w:space="0" w:color="auto"/>
          </w:divBdr>
        </w:div>
        <w:div w:id="940643441">
          <w:marLeft w:val="0"/>
          <w:marRight w:val="0"/>
          <w:marTop w:val="0"/>
          <w:marBottom w:val="0"/>
          <w:divBdr>
            <w:top w:val="none" w:sz="0" w:space="0" w:color="auto"/>
            <w:left w:val="none" w:sz="0" w:space="0" w:color="auto"/>
            <w:bottom w:val="none" w:sz="0" w:space="0" w:color="auto"/>
            <w:right w:val="none" w:sz="0" w:space="0" w:color="auto"/>
          </w:divBdr>
        </w:div>
        <w:div w:id="944194822">
          <w:marLeft w:val="0"/>
          <w:marRight w:val="0"/>
          <w:marTop w:val="0"/>
          <w:marBottom w:val="0"/>
          <w:divBdr>
            <w:top w:val="none" w:sz="0" w:space="0" w:color="auto"/>
            <w:left w:val="none" w:sz="0" w:space="0" w:color="auto"/>
            <w:bottom w:val="none" w:sz="0" w:space="0" w:color="auto"/>
            <w:right w:val="none" w:sz="0" w:space="0" w:color="auto"/>
          </w:divBdr>
        </w:div>
        <w:div w:id="953249642">
          <w:marLeft w:val="0"/>
          <w:marRight w:val="0"/>
          <w:marTop w:val="0"/>
          <w:marBottom w:val="0"/>
          <w:divBdr>
            <w:top w:val="none" w:sz="0" w:space="0" w:color="auto"/>
            <w:left w:val="none" w:sz="0" w:space="0" w:color="auto"/>
            <w:bottom w:val="none" w:sz="0" w:space="0" w:color="auto"/>
            <w:right w:val="none" w:sz="0" w:space="0" w:color="auto"/>
          </w:divBdr>
        </w:div>
        <w:div w:id="957952158">
          <w:marLeft w:val="0"/>
          <w:marRight w:val="0"/>
          <w:marTop w:val="0"/>
          <w:marBottom w:val="0"/>
          <w:divBdr>
            <w:top w:val="none" w:sz="0" w:space="0" w:color="auto"/>
            <w:left w:val="none" w:sz="0" w:space="0" w:color="auto"/>
            <w:bottom w:val="none" w:sz="0" w:space="0" w:color="auto"/>
            <w:right w:val="none" w:sz="0" w:space="0" w:color="auto"/>
          </w:divBdr>
        </w:div>
        <w:div w:id="960264557">
          <w:marLeft w:val="0"/>
          <w:marRight w:val="0"/>
          <w:marTop w:val="0"/>
          <w:marBottom w:val="0"/>
          <w:divBdr>
            <w:top w:val="none" w:sz="0" w:space="0" w:color="auto"/>
            <w:left w:val="none" w:sz="0" w:space="0" w:color="auto"/>
            <w:bottom w:val="none" w:sz="0" w:space="0" w:color="auto"/>
            <w:right w:val="none" w:sz="0" w:space="0" w:color="auto"/>
          </w:divBdr>
        </w:div>
        <w:div w:id="962536439">
          <w:marLeft w:val="0"/>
          <w:marRight w:val="0"/>
          <w:marTop w:val="0"/>
          <w:marBottom w:val="0"/>
          <w:divBdr>
            <w:top w:val="none" w:sz="0" w:space="0" w:color="auto"/>
            <w:left w:val="none" w:sz="0" w:space="0" w:color="auto"/>
            <w:bottom w:val="none" w:sz="0" w:space="0" w:color="auto"/>
            <w:right w:val="none" w:sz="0" w:space="0" w:color="auto"/>
          </w:divBdr>
        </w:div>
        <w:div w:id="965697181">
          <w:marLeft w:val="0"/>
          <w:marRight w:val="0"/>
          <w:marTop w:val="0"/>
          <w:marBottom w:val="0"/>
          <w:divBdr>
            <w:top w:val="none" w:sz="0" w:space="0" w:color="auto"/>
            <w:left w:val="none" w:sz="0" w:space="0" w:color="auto"/>
            <w:bottom w:val="none" w:sz="0" w:space="0" w:color="auto"/>
            <w:right w:val="none" w:sz="0" w:space="0" w:color="auto"/>
          </w:divBdr>
        </w:div>
        <w:div w:id="967972843">
          <w:marLeft w:val="0"/>
          <w:marRight w:val="0"/>
          <w:marTop w:val="0"/>
          <w:marBottom w:val="0"/>
          <w:divBdr>
            <w:top w:val="none" w:sz="0" w:space="0" w:color="auto"/>
            <w:left w:val="none" w:sz="0" w:space="0" w:color="auto"/>
            <w:bottom w:val="none" w:sz="0" w:space="0" w:color="auto"/>
            <w:right w:val="none" w:sz="0" w:space="0" w:color="auto"/>
          </w:divBdr>
        </w:div>
        <w:div w:id="983967361">
          <w:marLeft w:val="0"/>
          <w:marRight w:val="0"/>
          <w:marTop w:val="0"/>
          <w:marBottom w:val="0"/>
          <w:divBdr>
            <w:top w:val="none" w:sz="0" w:space="0" w:color="auto"/>
            <w:left w:val="none" w:sz="0" w:space="0" w:color="auto"/>
            <w:bottom w:val="none" w:sz="0" w:space="0" w:color="auto"/>
            <w:right w:val="none" w:sz="0" w:space="0" w:color="auto"/>
          </w:divBdr>
        </w:div>
        <w:div w:id="985554339">
          <w:marLeft w:val="0"/>
          <w:marRight w:val="0"/>
          <w:marTop w:val="0"/>
          <w:marBottom w:val="0"/>
          <w:divBdr>
            <w:top w:val="none" w:sz="0" w:space="0" w:color="auto"/>
            <w:left w:val="none" w:sz="0" w:space="0" w:color="auto"/>
            <w:bottom w:val="none" w:sz="0" w:space="0" w:color="auto"/>
            <w:right w:val="none" w:sz="0" w:space="0" w:color="auto"/>
          </w:divBdr>
        </w:div>
        <w:div w:id="993919847">
          <w:marLeft w:val="0"/>
          <w:marRight w:val="0"/>
          <w:marTop w:val="0"/>
          <w:marBottom w:val="0"/>
          <w:divBdr>
            <w:top w:val="none" w:sz="0" w:space="0" w:color="auto"/>
            <w:left w:val="none" w:sz="0" w:space="0" w:color="auto"/>
            <w:bottom w:val="none" w:sz="0" w:space="0" w:color="auto"/>
            <w:right w:val="none" w:sz="0" w:space="0" w:color="auto"/>
          </w:divBdr>
        </w:div>
        <w:div w:id="996423185">
          <w:marLeft w:val="0"/>
          <w:marRight w:val="0"/>
          <w:marTop w:val="0"/>
          <w:marBottom w:val="0"/>
          <w:divBdr>
            <w:top w:val="none" w:sz="0" w:space="0" w:color="auto"/>
            <w:left w:val="none" w:sz="0" w:space="0" w:color="auto"/>
            <w:bottom w:val="none" w:sz="0" w:space="0" w:color="auto"/>
            <w:right w:val="none" w:sz="0" w:space="0" w:color="auto"/>
          </w:divBdr>
        </w:div>
        <w:div w:id="1000817615">
          <w:marLeft w:val="0"/>
          <w:marRight w:val="0"/>
          <w:marTop w:val="0"/>
          <w:marBottom w:val="0"/>
          <w:divBdr>
            <w:top w:val="none" w:sz="0" w:space="0" w:color="auto"/>
            <w:left w:val="none" w:sz="0" w:space="0" w:color="auto"/>
            <w:bottom w:val="none" w:sz="0" w:space="0" w:color="auto"/>
            <w:right w:val="none" w:sz="0" w:space="0" w:color="auto"/>
          </w:divBdr>
        </w:div>
        <w:div w:id="1001737062">
          <w:marLeft w:val="0"/>
          <w:marRight w:val="0"/>
          <w:marTop w:val="0"/>
          <w:marBottom w:val="0"/>
          <w:divBdr>
            <w:top w:val="none" w:sz="0" w:space="0" w:color="auto"/>
            <w:left w:val="none" w:sz="0" w:space="0" w:color="auto"/>
            <w:bottom w:val="none" w:sz="0" w:space="0" w:color="auto"/>
            <w:right w:val="none" w:sz="0" w:space="0" w:color="auto"/>
          </w:divBdr>
        </w:div>
        <w:div w:id="1006175779">
          <w:marLeft w:val="0"/>
          <w:marRight w:val="0"/>
          <w:marTop w:val="0"/>
          <w:marBottom w:val="0"/>
          <w:divBdr>
            <w:top w:val="none" w:sz="0" w:space="0" w:color="auto"/>
            <w:left w:val="none" w:sz="0" w:space="0" w:color="auto"/>
            <w:bottom w:val="none" w:sz="0" w:space="0" w:color="auto"/>
            <w:right w:val="none" w:sz="0" w:space="0" w:color="auto"/>
          </w:divBdr>
        </w:div>
        <w:div w:id="1007825601">
          <w:marLeft w:val="0"/>
          <w:marRight w:val="0"/>
          <w:marTop w:val="0"/>
          <w:marBottom w:val="0"/>
          <w:divBdr>
            <w:top w:val="none" w:sz="0" w:space="0" w:color="auto"/>
            <w:left w:val="none" w:sz="0" w:space="0" w:color="auto"/>
            <w:bottom w:val="none" w:sz="0" w:space="0" w:color="auto"/>
            <w:right w:val="none" w:sz="0" w:space="0" w:color="auto"/>
          </w:divBdr>
        </w:div>
        <w:div w:id="1016732856">
          <w:marLeft w:val="0"/>
          <w:marRight w:val="0"/>
          <w:marTop w:val="0"/>
          <w:marBottom w:val="0"/>
          <w:divBdr>
            <w:top w:val="none" w:sz="0" w:space="0" w:color="auto"/>
            <w:left w:val="none" w:sz="0" w:space="0" w:color="auto"/>
            <w:bottom w:val="none" w:sz="0" w:space="0" w:color="auto"/>
            <w:right w:val="none" w:sz="0" w:space="0" w:color="auto"/>
          </w:divBdr>
        </w:div>
        <w:div w:id="1018966444">
          <w:marLeft w:val="0"/>
          <w:marRight w:val="0"/>
          <w:marTop w:val="0"/>
          <w:marBottom w:val="0"/>
          <w:divBdr>
            <w:top w:val="none" w:sz="0" w:space="0" w:color="auto"/>
            <w:left w:val="none" w:sz="0" w:space="0" w:color="auto"/>
            <w:bottom w:val="none" w:sz="0" w:space="0" w:color="auto"/>
            <w:right w:val="none" w:sz="0" w:space="0" w:color="auto"/>
          </w:divBdr>
        </w:div>
        <w:div w:id="1021474389">
          <w:marLeft w:val="0"/>
          <w:marRight w:val="0"/>
          <w:marTop w:val="0"/>
          <w:marBottom w:val="0"/>
          <w:divBdr>
            <w:top w:val="none" w:sz="0" w:space="0" w:color="auto"/>
            <w:left w:val="none" w:sz="0" w:space="0" w:color="auto"/>
            <w:bottom w:val="none" w:sz="0" w:space="0" w:color="auto"/>
            <w:right w:val="none" w:sz="0" w:space="0" w:color="auto"/>
          </w:divBdr>
        </w:div>
        <w:div w:id="1031734231">
          <w:marLeft w:val="0"/>
          <w:marRight w:val="0"/>
          <w:marTop w:val="0"/>
          <w:marBottom w:val="0"/>
          <w:divBdr>
            <w:top w:val="none" w:sz="0" w:space="0" w:color="auto"/>
            <w:left w:val="none" w:sz="0" w:space="0" w:color="auto"/>
            <w:bottom w:val="none" w:sz="0" w:space="0" w:color="auto"/>
            <w:right w:val="none" w:sz="0" w:space="0" w:color="auto"/>
          </w:divBdr>
        </w:div>
        <w:div w:id="1036393306">
          <w:marLeft w:val="0"/>
          <w:marRight w:val="0"/>
          <w:marTop w:val="0"/>
          <w:marBottom w:val="0"/>
          <w:divBdr>
            <w:top w:val="none" w:sz="0" w:space="0" w:color="auto"/>
            <w:left w:val="none" w:sz="0" w:space="0" w:color="auto"/>
            <w:bottom w:val="none" w:sz="0" w:space="0" w:color="auto"/>
            <w:right w:val="none" w:sz="0" w:space="0" w:color="auto"/>
          </w:divBdr>
        </w:div>
        <w:div w:id="1044407302">
          <w:marLeft w:val="0"/>
          <w:marRight w:val="0"/>
          <w:marTop w:val="0"/>
          <w:marBottom w:val="0"/>
          <w:divBdr>
            <w:top w:val="none" w:sz="0" w:space="0" w:color="auto"/>
            <w:left w:val="none" w:sz="0" w:space="0" w:color="auto"/>
            <w:bottom w:val="none" w:sz="0" w:space="0" w:color="auto"/>
            <w:right w:val="none" w:sz="0" w:space="0" w:color="auto"/>
          </w:divBdr>
        </w:div>
        <w:div w:id="1062749072">
          <w:marLeft w:val="0"/>
          <w:marRight w:val="0"/>
          <w:marTop w:val="0"/>
          <w:marBottom w:val="0"/>
          <w:divBdr>
            <w:top w:val="none" w:sz="0" w:space="0" w:color="auto"/>
            <w:left w:val="none" w:sz="0" w:space="0" w:color="auto"/>
            <w:bottom w:val="none" w:sz="0" w:space="0" w:color="auto"/>
            <w:right w:val="none" w:sz="0" w:space="0" w:color="auto"/>
          </w:divBdr>
        </w:div>
        <w:div w:id="1068334758">
          <w:marLeft w:val="0"/>
          <w:marRight w:val="0"/>
          <w:marTop w:val="0"/>
          <w:marBottom w:val="0"/>
          <w:divBdr>
            <w:top w:val="none" w:sz="0" w:space="0" w:color="auto"/>
            <w:left w:val="none" w:sz="0" w:space="0" w:color="auto"/>
            <w:bottom w:val="none" w:sz="0" w:space="0" w:color="auto"/>
            <w:right w:val="none" w:sz="0" w:space="0" w:color="auto"/>
          </w:divBdr>
        </w:div>
        <w:div w:id="1068844816">
          <w:marLeft w:val="0"/>
          <w:marRight w:val="0"/>
          <w:marTop w:val="0"/>
          <w:marBottom w:val="0"/>
          <w:divBdr>
            <w:top w:val="none" w:sz="0" w:space="0" w:color="auto"/>
            <w:left w:val="none" w:sz="0" w:space="0" w:color="auto"/>
            <w:bottom w:val="none" w:sz="0" w:space="0" w:color="auto"/>
            <w:right w:val="none" w:sz="0" w:space="0" w:color="auto"/>
          </w:divBdr>
        </w:div>
        <w:div w:id="1080252593">
          <w:marLeft w:val="0"/>
          <w:marRight w:val="0"/>
          <w:marTop w:val="0"/>
          <w:marBottom w:val="0"/>
          <w:divBdr>
            <w:top w:val="none" w:sz="0" w:space="0" w:color="auto"/>
            <w:left w:val="none" w:sz="0" w:space="0" w:color="auto"/>
            <w:bottom w:val="none" w:sz="0" w:space="0" w:color="auto"/>
            <w:right w:val="none" w:sz="0" w:space="0" w:color="auto"/>
          </w:divBdr>
        </w:div>
        <w:div w:id="1087531650">
          <w:marLeft w:val="0"/>
          <w:marRight w:val="0"/>
          <w:marTop w:val="0"/>
          <w:marBottom w:val="0"/>
          <w:divBdr>
            <w:top w:val="none" w:sz="0" w:space="0" w:color="auto"/>
            <w:left w:val="none" w:sz="0" w:space="0" w:color="auto"/>
            <w:bottom w:val="none" w:sz="0" w:space="0" w:color="auto"/>
            <w:right w:val="none" w:sz="0" w:space="0" w:color="auto"/>
          </w:divBdr>
        </w:div>
        <w:div w:id="1094017623">
          <w:marLeft w:val="0"/>
          <w:marRight w:val="0"/>
          <w:marTop w:val="0"/>
          <w:marBottom w:val="0"/>
          <w:divBdr>
            <w:top w:val="none" w:sz="0" w:space="0" w:color="auto"/>
            <w:left w:val="none" w:sz="0" w:space="0" w:color="auto"/>
            <w:bottom w:val="none" w:sz="0" w:space="0" w:color="auto"/>
            <w:right w:val="none" w:sz="0" w:space="0" w:color="auto"/>
          </w:divBdr>
        </w:div>
        <w:div w:id="1097098206">
          <w:marLeft w:val="0"/>
          <w:marRight w:val="0"/>
          <w:marTop w:val="0"/>
          <w:marBottom w:val="0"/>
          <w:divBdr>
            <w:top w:val="none" w:sz="0" w:space="0" w:color="auto"/>
            <w:left w:val="none" w:sz="0" w:space="0" w:color="auto"/>
            <w:bottom w:val="none" w:sz="0" w:space="0" w:color="auto"/>
            <w:right w:val="none" w:sz="0" w:space="0" w:color="auto"/>
          </w:divBdr>
        </w:div>
        <w:div w:id="1109348462">
          <w:marLeft w:val="0"/>
          <w:marRight w:val="0"/>
          <w:marTop w:val="0"/>
          <w:marBottom w:val="0"/>
          <w:divBdr>
            <w:top w:val="none" w:sz="0" w:space="0" w:color="auto"/>
            <w:left w:val="none" w:sz="0" w:space="0" w:color="auto"/>
            <w:bottom w:val="none" w:sz="0" w:space="0" w:color="auto"/>
            <w:right w:val="none" w:sz="0" w:space="0" w:color="auto"/>
          </w:divBdr>
        </w:div>
        <w:div w:id="1117261995">
          <w:marLeft w:val="0"/>
          <w:marRight w:val="0"/>
          <w:marTop w:val="0"/>
          <w:marBottom w:val="0"/>
          <w:divBdr>
            <w:top w:val="none" w:sz="0" w:space="0" w:color="auto"/>
            <w:left w:val="none" w:sz="0" w:space="0" w:color="auto"/>
            <w:bottom w:val="none" w:sz="0" w:space="0" w:color="auto"/>
            <w:right w:val="none" w:sz="0" w:space="0" w:color="auto"/>
          </w:divBdr>
        </w:div>
        <w:div w:id="1135758535">
          <w:marLeft w:val="0"/>
          <w:marRight w:val="0"/>
          <w:marTop w:val="0"/>
          <w:marBottom w:val="0"/>
          <w:divBdr>
            <w:top w:val="none" w:sz="0" w:space="0" w:color="auto"/>
            <w:left w:val="none" w:sz="0" w:space="0" w:color="auto"/>
            <w:bottom w:val="none" w:sz="0" w:space="0" w:color="auto"/>
            <w:right w:val="none" w:sz="0" w:space="0" w:color="auto"/>
          </w:divBdr>
        </w:div>
        <w:div w:id="1152914965">
          <w:marLeft w:val="0"/>
          <w:marRight w:val="0"/>
          <w:marTop w:val="0"/>
          <w:marBottom w:val="0"/>
          <w:divBdr>
            <w:top w:val="none" w:sz="0" w:space="0" w:color="auto"/>
            <w:left w:val="none" w:sz="0" w:space="0" w:color="auto"/>
            <w:bottom w:val="none" w:sz="0" w:space="0" w:color="auto"/>
            <w:right w:val="none" w:sz="0" w:space="0" w:color="auto"/>
          </w:divBdr>
        </w:div>
        <w:div w:id="1155418811">
          <w:marLeft w:val="0"/>
          <w:marRight w:val="0"/>
          <w:marTop w:val="0"/>
          <w:marBottom w:val="0"/>
          <w:divBdr>
            <w:top w:val="none" w:sz="0" w:space="0" w:color="auto"/>
            <w:left w:val="none" w:sz="0" w:space="0" w:color="auto"/>
            <w:bottom w:val="none" w:sz="0" w:space="0" w:color="auto"/>
            <w:right w:val="none" w:sz="0" w:space="0" w:color="auto"/>
          </w:divBdr>
        </w:div>
        <w:div w:id="1159273124">
          <w:marLeft w:val="0"/>
          <w:marRight w:val="0"/>
          <w:marTop w:val="0"/>
          <w:marBottom w:val="0"/>
          <w:divBdr>
            <w:top w:val="none" w:sz="0" w:space="0" w:color="auto"/>
            <w:left w:val="none" w:sz="0" w:space="0" w:color="auto"/>
            <w:bottom w:val="none" w:sz="0" w:space="0" w:color="auto"/>
            <w:right w:val="none" w:sz="0" w:space="0" w:color="auto"/>
          </w:divBdr>
        </w:div>
        <w:div w:id="1160583986">
          <w:marLeft w:val="0"/>
          <w:marRight w:val="0"/>
          <w:marTop w:val="0"/>
          <w:marBottom w:val="0"/>
          <w:divBdr>
            <w:top w:val="none" w:sz="0" w:space="0" w:color="auto"/>
            <w:left w:val="none" w:sz="0" w:space="0" w:color="auto"/>
            <w:bottom w:val="none" w:sz="0" w:space="0" w:color="auto"/>
            <w:right w:val="none" w:sz="0" w:space="0" w:color="auto"/>
          </w:divBdr>
        </w:div>
        <w:div w:id="1165248821">
          <w:marLeft w:val="0"/>
          <w:marRight w:val="0"/>
          <w:marTop w:val="0"/>
          <w:marBottom w:val="0"/>
          <w:divBdr>
            <w:top w:val="none" w:sz="0" w:space="0" w:color="auto"/>
            <w:left w:val="none" w:sz="0" w:space="0" w:color="auto"/>
            <w:bottom w:val="none" w:sz="0" w:space="0" w:color="auto"/>
            <w:right w:val="none" w:sz="0" w:space="0" w:color="auto"/>
          </w:divBdr>
        </w:div>
        <w:div w:id="1177189346">
          <w:marLeft w:val="0"/>
          <w:marRight w:val="0"/>
          <w:marTop w:val="0"/>
          <w:marBottom w:val="0"/>
          <w:divBdr>
            <w:top w:val="none" w:sz="0" w:space="0" w:color="auto"/>
            <w:left w:val="none" w:sz="0" w:space="0" w:color="auto"/>
            <w:bottom w:val="none" w:sz="0" w:space="0" w:color="auto"/>
            <w:right w:val="none" w:sz="0" w:space="0" w:color="auto"/>
          </w:divBdr>
        </w:div>
        <w:div w:id="1180125808">
          <w:marLeft w:val="0"/>
          <w:marRight w:val="0"/>
          <w:marTop w:val="0"/>
          <w:marBottom w:val="0"/>
          <w:divBdr>
            <w:top w:val="none" w:sz="0" w:space="0" w:color="auto"/>
            <w:left w:val="none" w:sz="0" w:space="0" w:color="auto"/>
            <w:bottom w:val="none" w:sz="0" w:space="0" w:color="auto"/>
            <w:right w:val="none" w:sz="0" w:space="0" w:color="auto"/>
          </w:divBdr>
        </w:div>
        <w:div w:id="1180776223">
          <w:marLeft w:val="0"/>
          <w:marRight w:val="0"/>
          <w:marTop w:val="0"/>
          <w:marBottom w:val="0"/>
          <w:divBdr>
            <w:top w:val="none" w:sz="0" w:space="0" w:color="auto"/>
            <w:left w:val="none" w:sz="0" w:space="0" w:color="auto"/>
            <w:bottom w:val="none" w:sz="0" w:space="0" w:color="auto"/>
            <w:right w:val="none" w:sz="0" w:space="0" w:color="auto"/>
          </w:divBdr>
        </w:div>
        <w:div w:id="1194617434">
          <w:marLeft w:val="0"/>
          <w:marRight w:val="0"/>
          <w:marTop w:val="0"/>
          <w:marBottom w:val="0"/>
          <w:divBdr>
            <w:top w:val="none" w:sz="0" w:space="0" w:color="auto"/>
            <w:left w:val="none" w:sz="0" w:space="0" w:color="auto"/>
            <w:bottom w:val="none" w:sz="0" w:space="0" w:color="auto"/>
            <w:right w:val="none" w:sz="0" w:space="0" w:color="auto"/>
          </w:divBdr>
        </w:div>
        <w:div w:id="1196850933">
          <w:marLeft w:val="0"/>
          <w:marRight w:val="0"/>
          <w:marTop w:val="0"/>
          <w:marBottom w:val="0"/>
          <w:divBdr>
            <w:top w:val="none" w:sz="0" w:space="0" w:color="auto"/>
            <w:left w:val="none" w:sz="0" w:space="0" w:color="auto"/>
            <w:bottom w:val="none" w:sz="0" w:space="0" w:color="auto"/>
            <w:right w:val="none" w:sz="0" w:space="0" w:color="auto"/>
          </w:divBdr>
        </w:div>
        <w:div w:id="1197739659">
          <w:marLeft w:val="0"/>
          <w:marRight w:val="0"/>
          <w:marTop w:val="0"/>
          <w:marBottom w:val="0"/>
          <w:divBdr>
            <w:top w:val="none" w:sz="0" w:space="0" w:color="auto"/>
            <w:left w:val="none" w:sz="0" w:space="0" w:color="auto"/>
            <w:bottom w:val="none" w:sz="0" w:space="0" w:color="auto"/>
            <w:right w:val="none" w:sz="0" w:space="0" w:color="auto"/>
          </w:divBdr>
        </w:div>
        <w:div w:id="1214270276">
          <w:marLeft w:val="0"/>
          <w:marRight w:val="0"/>
          <w:marTop w:val="0"/>
          <w:marBottom w:val="0"/>
          <w:divBdr>
            <w:top w:val="none" w:sz="0" w:space="0" w:color="auto"/>
            <w:left w:val="none" w:sz="0" w:space="0" w:color="auto"/>
            <w:bottom w:val="none" w:sz="0" w:space="0" w:color="auto"/>
            <w:right w:val="none" w:sz="0" w:space="0" w:color="auto"/>
          </w:divBdr>
        </w:div>
        <w:div w:id="1215389954">
          <w:marLeft w:val="0"/>
          <w:marRight w:val="0"/>
          <w:marTop w:val="0"/>
          <w:marBottom w:val="0"/>
          <w:divBdr>
            <w:top w:val="none" w:sz="0" w:space="0" w:color="auto"/>
            <w:left w:val="none" w:sz="0" w:space="0" w:color="auto"/>
            <w:bottom w:val="none" w:sz="0" w:space="0" w:color="auto"/>
            <w:right w:val="none" w:sz="0" w:space="0" w:color="auto"/>
          </w:divBdr>
        </w:div>
        <w:div w:id="1220704216">
          <w:marLeft w:val="0"/>
          <w:marRight w:val="0"/>
          <w:marTop w:val="0"/>
          <w:marBottom w:val="0"/>
          <w:divBdr>
            <w:top w:val="none" w:sz="0" w:space="0" w:color="auto"/>
            <w:left w:val="none" w:sz="0" w:space="0" w:color="auto"/>
            <w:bottom w:val="none" w:sz="0" w:space="0" w:color="auto"/>
            <w:right w:val="none" w:sz="0" w:space="0" w:color="auto"/>
          </w:divBdr>
        </w:div>
        <w:div w:id="1235627579">
          <w:marLeft w:val="0"/>
          <w:marRight w:val="0"/>
          <w:marTop w:val="0"/>
          <w:marBottom w:val="0"/>
          <w:divBdr>
            <w:top w:val="none" w:sz="0" w:space="0" w:color="auto"/>
            <w:left w:val="none" w:sz="0" w:space="0" w:color="auto"/>
            <w:bottom w:val="none" w:sz="0" w:space="0" w:color="auto"/>
            <w:right w:val="none" w:sz="0" w:space="0" w:color="auto"/>
          </w:divBdr>
        </w:div>
        <w:div w:id="1240098819">
          <w:marLeft w:val="0"/>
          <w:marRight w:val="0"/>
          <w:marTop w:val="0"/>
          <w:marBottom w:val="0"/>
          <w:divBdr>
            <w:top w:val="none" w:sz="0" w:space="0" w:color="auto"/>
            <w:left w:val="none" w:sz="0" w:space="0" w:color="auto"/>
            <w:bottom w:val="none" w:sz="0" w:space="0" w:color="auto"/>
            <w:right w:val="none" w:sz="0" w:space="0" w:color="auto"/>
          </w:divBdr>
        </w:div>
        <w:div w:id="1256355729">
          <w:marLeft w:val="0"/>
          <w:marRight w:val="0"/>
          <w:marTop w:val="0"/>
          <w:marBottom w:val="0"/>
          <w:divBdr>
            <w:top w:val="none" w:sz="0" w:space="0" w:color="auto"/>
            <w:left w:val="none" w:sz="0" w:space="0" w:color="auto"/>
            <w:bottom w:val="none" w:sz="0" w:space="0" w:color="auto"/>
            <w:right w:val="none" w:sz="0" w:space="0" w:color="auto"/>
          </w:divBdr>
        </w:div>
        <w:div w:id="1263882586">
          <w:marLeft w:val="0"/>
          <w:marRight w:val="0"/>
          <w:marTop w:val="0"/>
          <w:marBottom w:val="0"/>
          <w:divBdr>
            <w:top w:val="none" w:sz="0" w:space="0" w:color="auto"/>
            <w:left w:val="none" w:sz="0" w:space="0" w:color="auto"/>
            <w:bottom w:val="none" w:sz="0" w:space="0" w:color="auto"/>
            <w:right w:val="none" w:sz="0" w:space="0" w:color="auto"/>
          </w:divBdr>
        </w:div>
        <w:div w:id="1264798579">
          <w:marLeft w:val="0"/>
          <w:marRight w:val="0"/>
          <w:marTop w:val="0"/>
          <w:marBottom w:val="0"/>
          <w:divBdr>
            <w:top w:val="none" w:sz="0" w:space="0" w:color="auto"/>
            <w:left w:val="none" w:sz="0" w:space="0" w:color="auto"/>
            <w:bottom w:val="none" w:sz="0" w:space="0" w:color="auto"/>
            <w:right w:val="none" w:sz="0" w:space="0" w:color="auto"/>
          </w:divBdr>
        </w:div>
        <w:div w:id="1270165604">
          <w:marLeft w:val="0"/>
          <w:marRight w:val="0"/>
          <w:marTop w:val="0"/>
          <w:marBottom w:val="0"/>
          <w:divBdr>
            <w:top w:val="none" w:sz="0" w:space="0" w:color="auto"/>
            <w:left w:val="none" w:sz="0" w:space="0" w:color="auto"/>
            <w:bottom w:val="none" w:sz="0" w:space="0" w:color="auto"/>
            <w:right w:val="none" w:sz="0" w:space="0" w:color="auto"/>
          </w:divBdr>
        </w:div>
        <w:div w:id="1270820931">
          <w:marLeft w:val="0"/>
          <w:marRight w:val="0"/>
          <w:marTop w:val="0"/>
          <w:marBottom w:val="0"/>
          <w:divBdr>
            <w:top w:val="none" w:sz="0" w:space="0" w:color="auto"/>
            <w:left w:val="none" w:sz="0" w:space="0" w:color="auto"/>
            <w:bottom w:val="none" w:sz="0" w:space="0" w:color="auto"/>
            <w:right w:val="none" w:sz="0" w:space="0" w:color="auto"/>
          </w:divBdr>
        </w:div>
        <w:div w:id="1284995155">
          <w:marLeft w:val="0"/>
          <w:marRight w:val="0"/>
          <w:marTop w:val="0"/>
          <w:marBottom w:val="0"/>
          <w:divBdr>
            <w:top w:val="none" w:sz="0" w:space="0" w:color="auto"/>
            <w:left w:val="none" w:sz="0" w:space="0" w:color="auto"/>
            <w:bottom w:val="none" w:sz="0" w:space="0" w:color="auto"/>
            <w:right w:val="none" w:sz="0" w:space="0" w:color="auto"/>
          </w:divBdr>
        </w:div>
        <w:div w:id="1293486442">
          <w:marLeft w:val="0"/>
          <w:marRight w:val="0"/>
          <w:marTop w:val="0"/>
          <w:marBottom w:val="0"/>
          <w:divBdr>
            <w:top w:val="none" w:sz="0" w:space="0" w:color="auto"/>
            <w:left w:val="none" w:sz="0" w:space="0" w:color="auto"/>
            <w:bottom w:val="none" w:sz="0" w:space="0" w:color="auto"/>
            <w:right w:val="none" w:sz="0" w:space="0" w:color="auto"/>
          </w:divBdr>
        </w:div>
        <w:div w:id="1296333722">
          <w:marLeft w:val="0"/>
          <w:marRight w:val="0"/>
          <w:marTop w:val="0"/>
          <w:marBottom w:val="0"/>
          <w:divBdr>
            <w:top w:val="none" w:sz="0" w:space="0" w:color="auto"/>
            <w:left w:val="none" w:sz="0" w:space="0" w:color="auto"/>
            <w:bottom w:val="none" w:sz="0" w:space="0" w:color="auto"/>
            <w:right w:val="none" w:sz="0" w:space="0" w:color="auto"/>
          </w:divBdr>
        </w:div>
        <w:div w:id="1296835923">
          <w:marLeft w:val="0"/>
          <w:marRight w:val="0"/>
          <w:marTop w:val="0"/>
          <w:marBottom w:val="0"/>
          <w:divBdr>
            <w:top w:val="none" w:sz="0" w:space="0" w:color="auto"/>
            <w:left w:val="none" w:sz="0" w:space="0" w:color="auto"/>
            <w:bottom w:val="none" w:sz="0" w:space="0" w:color="auto"/>
            <w:right w:val="none" w:sz="0" w:space="0" w:color="auto"/>
          </w:divBdr>
        </w:div>
        <w:div w:id="1306348106">
          <w:marLeft w:val="0"/>
          <w:marRight w:val="0"/>
          <w:marTop w:val="0"/>
          <w:marBottom w:val="0"/>
          <w:divBdr>
            <w:top w:val="none" w:sz="0" w:space="0" w:color="auto"/>
            <w:left w:val="none" w:sz="0" w:space="0" w:color="auto"/>
            <w:bottom w:val="none" w:sz="0" w:space="0" w:color="auto"/>
            <w:right w:val="none" w:sz="0" w:space="0" w:color="auto"/>
          </w:divBdr>
        </w:div>
        <w:div w:id="1307776591">
          <w:marLeft w:val="0"/>
          <w:marRight w:val="0"/>
          <w:marTop w:val="0"/>
          <w:marBottom w:val="0"/>
          <w:divBdr>
            <w:top w:val="none" w:sz="0" w:space="0" w:color="auto"/>
            <w:left w:val="none" w:sz="0" w:space="0" w:color="auto"/>
            <w:bottom w:val="none" w:sz="0" w:space="0" w:color="auto"/>
            <w:right w:val="none" w:sz="0" w:space="0" w:color="auto"/>
          </w:divBdr>
        </w:div>
        <w:div w:id="1311665929">
          <w:marLeft w:val="0"/>
          <w:marRight w:val="0"/>
          <w:marTop w:val="0"/>
          <w:marBottom w:val="0"/>
          <w:divBdr>
            <w:top w:val="none" w:sz="0" w:space="0" w:color="auto"/>
            <w:left w:val="none" w:sz="0" w:space="0" w:color="auto"/>
            <w:bottom w:val="none" w:sz="0" w:space="0" w:color="auto"/>
            <w:right w:val="none" w:sz="0" w:space="0" w:color="auto"/>
          </w:divBdr>
        </w:div>
        <w:div w:id="1320766216">
          <w:marLeft w:val="0"/>
          <w:marRight w:val="0"/>
          <w:marTop w:val="0"/>
          <w:marBottom w:val="0"/>
          <w:divBdr>
            <w:top w:val="none" w:sz="0" w:space="0" w:color="auto"/>
            <w:left w:val="none" w:sz="0" w:space="0" w:color="auto"/>
            <w:bottom w:val="none" w:sz="0" w:space="0" w:color="auto"/>
            <w:right w:val="none" w:sz="0" w:space="0" w:color="auto"/>
          </w:divBdr>
        </w:div>
        <w:div w:id="1322349558">
          <w:marLeft w:val="0"/>
          <w:marRight w:val="0"/>
          <w:marTop w:val="0"/>
          <w:marBottom w:val="0"/>
          <w:divBdr>
            <w:top w:val="none" w:sz="0" w:space="0" w:color="auto"/>
            <w:left w:val="none" w:sz="0" w:space="0" w:color="auto"/>
            <w:bottom w:val="none" w:sz="0" w:space="0" w:color="auto"/>
            <w:right w:val="none" w:sz="0" w:space="0" w:color="auto"/>
          </w:divBdr>
        </w:div>
        <w:div w:id="1332487640">
          <w:marLeft w:val="0"/>
          <w:marRight w:val="0"/>
          <w:marTop w:val="0"/>
          <w:marBottom w:val="0"/>
          <w:divBdr>
            <w:top w:val="none" w:sz="0" w:space="0" w:color="auto"/>
            <w:left w:val="none" w:sz="0" w:space="0" w:color="auto"/>
            <w:bottom w:val="none" w:sz="0" w:space="0" w:color="auto"/>
            <w:right w:val="none" w:sz="0" w:space="0" w:color="auto"/>
          </w:divBdr>
        </w:div>
        <w:div w:id="1346597595">
          <w:marLeft w:val="0"/>
          <w:marRight w:val="0"/>
          <w:marTop w:val="0"/>
          <w:marBottom w:val="0"/>
          <w:divBdr>
            <w:top w:val="none" w:sz="0" w:space="0" w:color="auto"/>
            <w:left w:val="none" w:sz="0" w:space="0" w:color="auto"/>
            <w:bottom w:val="none" w:sz="0" w:space="0" w:color="auto"/>
            <w:right w:val="none" w:sz="0" w:space="0" w:color="auto"/>
          </w:divBdr>
        </w:div>
        <w:div w:id="1358122174">
          <w:marLeft w:val="0"/>
          <w:marRight w:val="0"/>
          <w:marTop w:val="0"/>
          <w:marBottom w:val="0"/>
          <w:divBdr>
            <w:top w:val="none" w:sz="0" w:space="0" w:color="auto"/>
            <w:left w:val="none" w:sz="0" w:space="0" w:color="auto"/>
            <w:bottom w:val="none" w:sz="0" w:space="0" w:color="auto"/>
            <w:right w:val="none" w:sz="0" w:space="0" w:color="auto"/>
          </w:divBdr>
        </w:div>
        <w:div w:id="1366709258">
          <w:marLeft w:val="0"/>
          <w:marRight w:val="0"/>
          <w:marTop w:val="0"/>
          <w:marBottom w:val="0"/>
          <w:divBdr>
            <w:top w:val="none" w:sz="0" w:space="0" w:color="auto"/>
            <w:left w:val="none" w:sz="0" w:space="0" w:color="auto"/>
            <w:bottom w:val="none" w:sz="0" w:space="0" w:color="auto"/>
            <w:right w:val="none" w:sz="0" w:space="0" w:color="auto"/>
          </w:divBdr>
        </w:div>
        <w:div w:id="1378121097">
          <w:marLeft w:val="0"/>
          <w:marRight w:val="0"/>
          <w:marTop w:val="0"/>
          <w:marBottom w:val="0"/>
          <w:divBdr>
            <w:top w:val="none" w:sz="0" w:space="0" w:color="auto"/>
            <w:left w:val="none" w:sz="0" w:space="0" w:color="auto"/>
            <w:bottom w:val="none" w:sz="0" w:space="0" w:color="auto"/>
            <w:right w:val="none" w:sz="0" w:space="0" w:color="auto"/>
          </w:divBdr>
        </w:div>
        <w:div w:id="1378505337">
          <w:marLeft w:val="0"/>
          <w:marRight w:val="0"/>
          <w:marTop w:val="0"/>
          <w:marBottom w:val="0"/>
          <w:divBdr>
            <w:top w:val="none" w:sz="0" w:space="0" w:color="auto"/>
            <w:left w:val="none" w:sz="0" w:space="0" w:color="auto"/>
            <w:bottom w:val="none" w:sz="0" w:space="0" w:color="auto"/>
            <w:right w:val="none" w:sz="0" w:space="0" w:color="auto"/>
          </w:divBdr>
        </w:div>
        <w:div w:id="1379433341">
          <w:marLeft w:val="0"/>
          <w:marRight w:val="0"/>
          <w:marTop w:val="0"/>
          <w:marBottom w:val="0"/>
          <w:divBdr>
            <w:top w:val="none" w:sz="0" w:space="0" w:color="auto"/>
            <w:left w:val="none" w:sz="0" w:space="0" w:color="auto"/>
            <w:bottom w:val="none" w:sz="0" w:space="0" w:color="auto"/>
            <w:right w:val="none" w:sz="0" w:space="0" w:color="auto"/>
          </w:divBdr>
        </w:div>
        <w:div w:id="1383557096">
          <w:marLeft w:val="0"/>
          <w:marRight w:val="0"/>
          <w:marTop w:val="0"/>
          <w:marBottom w:val="0"/>
          <w:divBdr>
            <w:top w:val="none" w:sz="0" w:space="0" w:color="auto"/>
            <w:left w:val="none" w:sz="0" w:space="0" w:color="auto"/>
            <w:bottom w:val="none" w:sz="0" w:space="0" w:color="auto"/>
            <w:right w:val="none" w:sz="0" w:space="0" w:color="auto"/>
          </w:divBdr>
        </w:div>
        <w:div w:id="1387753768">
          <w:marLeft w:val="0"/>
          <w:marRight w:val="0"/>
          <w:marTop w:val="0"/>
          <w:marBottom w:val="0"/>
          <w:divBdr>
            <w:top w:val="none" w:sz="0" w:space="0" w:color="auto"/>
            <w:left w:val="none" w:sz="0" w:space="0" w:color="auto"/>
            <w:bottom w:val="none" w:sz="0" w:space="0" w:color="auto"/>
            <w:right w:val="none" w:sz="0" w:space="0" w:color="auto"/>
          </w:divBdr>
        </w:div>
        <w:div w:id="1390151571">
          <w:marLeft w:val="0"/>
          <w:marRight w:val="0"/>
          <w:marTop w:val="0"/>
          <w:marBottom w:val="0"/>
          <w:divBdr>
            <w:top w:val="none" w:sz="0" w:space="0" w:color="auto"/>
            <w:left w:val="none" w:sz="0" w:space="0" w:color="auto"/>
            <w:bottom w:val="none" w:sz="0" w:space="0" w:color="auto"/>
            <w:right w:val="none" w:sz="0" w:space="0" w:color="auto"/>
          </w:divBdr>
        </w:div>
        <w:div w:id="1400711291">
          <w:marLeft w:val="0"/>
          <w:marRight w:val="0"/>
          <w:marTop w:val="0"/>
          <w:marBottom w:val="0"/>
          <w:divBdr>
            <w:top w:val="none" w:sz="0" w:space="0" w:color="auto"/>
            <w:left w:val="none" w:sz="0" w:space="0" w:color="auto"/>
            <w:bottom w:val="none" w:sz="0" w:space="0" w:color="auto"/>
            <w:right w:val="none" w:sz="0" w:space="0" w:color="auto"/>
          </w:divBdr>
        </w:div>
        <w:div w:id="1402675155">
          <w:marLeft w:val="0"/>
          <w:marRight w:val="0"/>
          <w:marTop w:val="0"/>
          <w:marBottom w:val="0"/>
          <w:divBdr>
            <w:top w:val="none" w:sz="0" w:space="0" w:color="auto"/>
            <w:left w:val="none" w:sz="0" w:space="0" w:color="auto"/>
            <w:bottom w:val="none" w:sz="0" w:space="0" w:color="auto"/>
            <w:right w:val="none" w:sz="0" w:space="0" w:color="auto"/>
          </w:divBdr>
        </w:div>
        <w:div w:id="1404064427">
          <w:marLeft w:val="0"/>
          <w:marRight w:val="0"/>
          <w:marTop w:val="0"/>
          <w:marBottom w:val="0"/>
          <w:divBdr>
            <w:top w:val="none" w:sz="0" w:space="0" w:color="auto"/>
            <w:left w:val="none" w:sz="0" w:space="0" w:color="auto"/>
            <w:bottom w:val="none" w:sz="0" w:space="0" w:color="auto"/>
            <w:right w:val="none" w:sz="0" w:space="0" w:color="auto"/>
          </w:divBdr>
        </w:div>
        <w:div w:id="1416392231">
          <w:marLeft w:val="0"/>
          <w:marRight w:val="0"/>
          <w:marTop w:val="0"/>
          <w:marBottom w:val="0"/>
          <w:divBdr>
            <w:top w:val="none" w:sz="0" w:space="0" w:color="auto"/>
            <w:left w:val="none" w:sz="0" w:space="0" w:color="auto"/>
            <w:bottom w:val="none" w:sz="0" w:space="0" w:color="auto"/>
            <w:right w:val="none" w:sz="0" w:space="0" w:color="auto"/>
          </w:divBdr>
        </w:div>
        <w:div w:id="1435129805">
          <w:marLeft w:val="0"/>
          <w:marRight w:val="0"/>
          <w:marTop w:val="0"/>
          <w:marBottom w:val="0"/>
          <w:divBdr>
            <w:top w:val="none" w:sz="0" w:space="0" w:color="auto"/>
            <w:left w:val="none" w:sz="0" w:space="0" w:color="auto"/>
            <w:bottom w:val="none" w:sz="0" w:space="0" w:color="auto"/>
            <w:right w:val="none" w:sz="0" w:space="0" w:color="auto"/>
          </w:divBdr>
        </w:div>
        <w:div w:id="1443300123">
          <w:marLeft w:val="0"/>
          <w:marRight w:val="0"/>
          <w:marTop w:val="0"/>
          <w:marBottom w:val="0"/>
          <w:divBdr>
            <w:top w:val="none" w:sz="0" w:space="0" w:color="auto"/>
            <w:left w:val="none" w:sz="0" w:space="0" w:color="auto"/>
            <w:bottom w:val="none" w:sz="0" w:space="0" w:color="auto"/>
            <w:right w:val="none" w:sz="0" w:space="0" w:color="auto"/>
          </w:divBdr>
        </w:div>
        <w:div w:id="1471556340">
          <w:marLeft w:val="0"/>
          <w:marRight w:val="0"/>
          <w:marTop w:val="0"/>
          <w:marBottom w:val="0"/>
          <w:divBdr>
            <w:top w:val="none" w:sz="0" w:space="0" w:color="auto"/>
            <w:left w:val="none" w:sz="0" w:space="0" w:color="auto"/>
            <w:bottom w:val="none" w:sz="0" w:space="0" w:color="auto"/>
            <w:right w:val="none" w:sz="0" w:space="0" w:color="auto"/>
          </w:divBdr>
        </w:div>
        <w:div w:id="1477337426">
          <w:marLeft w:val="0"/>
          <w:marRight w:val="0"/>
          <w:marTop w:val="0"/>
          <w:marBottom w:val="0"/>
          <w:divBdr>
            <w:top w:val="none" w:sz="0" w:space="0" w:color="auto"/>
            <w:left w:val="none" w:sz="0" w:space="0" w:color="auto"/>
            <w:bottom w:val="none" w:sz="0" w:space="0" w:color="auto"/>
            <w:right w:val="none" w:sz="0" w:space="0" w:color="auto"/>
          </w:divBdr>
        </w:div>
        <w:div w:id="1478763831">
          <w:marLeft w:val="0"/>
          <w:marRight w:val="0"/>
          <w:marTop w:val="0"/>
          <w:marBottom w:val="0"/>
          <w:divBdr>
            <w:top w:val="none" w:sz="0" w:space="0" w:color="auto"/>
            <w:left w:val="none" w:sz="0" w:space="0" w:color="auto"/>
            <w:bottom w:val="none" w:sz="0" w:space="0" w:color="auto"/>
            <w:right w:val="none" w:sz="0" w:space="0" w:color="auto"/>
          </w:divBdr>
        </w:div>
        <w:div w:id="1485657291">
          <w:marLeft w:val="0"/>
          <w:marRight w:val="0"/>
          <w:marTop w:val="0"/>
          <w:marBottom w:val="0"/>
          <w:divBdr>
            <w:top w:val="none" w:sz="0" w:space="0" w:color="auto"/>
            <w:left w:val="none" w:sz="0" w:space="0" w:color="auto"/>
            <w:bottom w:val="none" w:sz="0" w:space="0" w:color="auto"/>
            <w:right w:val="none" w:sz="0" w:space="0" w:color="auto"/>
          </w:divBdr>
        </w:div>
        <w:div w:id="1490630589">
          <w:marLeft w:val="0"/>
          <w:marRight w:val="0"/>
          <w:marTop w:val="0"/>
          <w:marBottom w:val="0"/>
          <w:divBdr>
            <w:top w:val="none" w:sz="0" w:space="0" w:color="auto"/>
            <w:left w:val="none" w:sz="0" w:space="0" w:color="auto"/>
            <w:bottom w:val="none" w:sz="0" w:space="0" w:color="auto"/>
            <w:right w:val="none" w:sz="0" w:space="0" w:color="auto"/>
          </w:divBdr>
        </w:div>
        <w:div w:id="1498840215">
          <w:marLeft w:val="0"/>
          <w:marRight w:val="0"/>
          <w:marTop w:val="0"/>
          <w:marBottom w:val="0"/>
          <w:divBdr>
            <w:top w:val="none" w:sz="0" w:space="0" w:color="auto"/>
            <w:left w:val="none" w:sz="0" w:space="0" w:color="auto"/>
            <w:bottom w:val="none" w:sz="0" w:space="0" w:color="auto"/>
            <w:right w:val="none" w:sz="0" w:space="0" w:color="auto"/>
          </w:divBdr>
        </w:div>
        <w:div w:id="1502357965">
          <w:marLeft w:val="0"/>
          <w:marRight w:val="0"/>
          <w:marTop w:val="0"/>
          <w:marBottom w:val="0"/>
          <w:divBdr>
            <w:top w:val="none" w:sz="0" w:space="0" w:color="auto"/>
            <w:left w:val="none" w:sz="0" w:space="0" w:color="auto"/>
            <w:bottom w:val="none" w:sz="0" w:space="0" w:color="auto"/>
            <w:right w:val="none" w:sz="0" w:space="0" w:color="auto"/>
          </w:divBdr>
        </w:div>
        <w:div w:id="1524898123">
          <w:marLeft w:val="0"/>
          <w:marRight w:val="0"/>
          <w:marTop w:val="0"/>
          <w:marBottom w:val="0"/>
          <w:divBdr>
            <w:top w:val="none" w:sz="0" w:space="0" w:color="auto"/>
            <w:left w:val="none" w:sz="0" w:space="0" w:color="auto"/>
            <w:bottom w:val="none" w:sz="0" w:space="0" w:color="auto"/>
            <w:right w:val="none" w:sz="0" w:space="0" w:color="auto"/>
          </w:divBdr>
        </w:div>
        <w:div w:id="1526751870">
          <w:marLeft w:val="0"/>
          <w:marRight w:val="0"/>
          <w:marTop w:val="0"/>
          <w:marBottom w:val="0"/>
          <w:divBdr>
            <w:top w:val="none" w:sz="0" w:space="0" w:color="auto"/>
            <w:left w:val="none" w:sz="0" w:space="0" w:color="auto"/>
            <w:bottom w:val="none" w:sz="0" w:space="0" w:color="auto"/>
            <w:right w:val="none" w:sz="0" w:space="0" w:color="auto"/>
          </w:divBdr>
        </w:div>
        <w:div w:id="1534423079">
          <w:marLeft w:val="0"/>
          <w:marRight w:val="0"/>
          <w:marTop w:val="0"/>
          <w:marBottom w:val="0"/>
          <w:divBdr>
            <w:top w:val="none" w:sz="0" w:space="0" w:color="auto"/>
            <w:left w:val="none" w:sz="0" w:space="0" w:color="auto"/>
            <w:bottom w:val="none" w:sz="0" w:space="0" w:color="auto"/>
            <w:right w:val="none" w:sz="0" w:space="0" w:color="auto"/>
          </w:divBdr>
        </w:div>
        <w:div w:id="1556039126">
          <w:marLeft w:val="0"/>
          <w:marRight w:val="0"/>
          <w:marTop w:val="0"/>
          <w:marBottom w:val="0"/>
          <w:divBdr>
            <w:top w:val="none" w:sz="0" w:space="0" w:color="auto"/>
            <w:left w:val="none" w:sz="0" w:space="0" w:color="auto"/>
            <w:bottom w:val="none" w:sz="0" w:space="0" w:color="auto"/>
            <w:right w:val="none" w:sz="0" w:space="0" w:color="auto"/>
          </w:divBdr>
        </w:div>
        <w:div w:id="1562710874">
          <w:marLeft w:val="0"/>
          <w:marRight w:val="0"/>
          <w:marTop w:val="0"/>
          <w:marBottom w:val="0"/>
          <w:divBdr>
            <w:top w:val="none" w:sz="0" w:space="0" w:color="auto"/>
            <w:left w:val="none" w:sz="0" w:space="0" w:color="auto"/>
            <w:bottom w:val="none" w:sz="0" w:space="0" w:color="auto"/>
            <w:right w:val="none" w:sz="0" w:space="0" w:color="auto"/>
          </w:divBdr>
        </w:div>
        <w:div w:id="1577548322">
          <w:marLeft w:val="0"/>
          <w:marRight w:val="0"/>
          <w:marTop w:val="0"/>
          <w:marBottom w:val="0"/>
          <w:divBdr>
            <w:top w:val="none" w:sz="0" w:space="0" w:color="auto"/>
            <w:left w:val="none" w:sz="0" w:space="0" w:color="auto"/>
            <w:bottom w:val="none" w:sz="0" w:space="0" w:color="auto"/>
            <w:right w:val="none" w:sz="0" w:space="0" w:color="auto"/>
          </w:divBdr>
        </w:div>
        <w:div w:id="1578132159">
          <w:marLeft w:val="0"/>
          <w:marRight w:val="0"/>
          <w:marTop w:val="0"/>
          <w:marBottom w:val="0"/>
          <w:divBdr>
            <w:top w:val="none" w:sz="0" w:space="0" w:color="auto"/>
            <w:left w:val="none" w:sz="0" w:space="0" w:color="auto"/>
            <w:bottom w:val="none" w:sz="0" w:space="0" w:color="auto"/>
            <w:right w:val="none" w:sz="0" w:space="0" w:color="auto"/>
          </w:divBdr>
        </w:div>
        <w:div w:id="1579555066">
          <w:marLeft w:val="0"/>
          <w:marRight w:val="0"/>
          <w:marTop w:val="0"/>
          <w:marBottom w:val="0"/>
          <w:divBdr>
            <w:top w:val="none" w:sz="0" w:space="0" w:color="auto"/>
            <w:left w:val="none" w:sz="0" w:space="0" w:color="auto"/>
            <w:bottom w:val="none" w:sz="0" w:space="0" w:color="auto"/>
            <w:right w:val="none" w:sz="0" w:space="0" w:color="auto"/>
          </w:divBdr>
        </w:div>
        <w:div w:id="1587879255">
          <w:marLeft w:val="0"/>
          <w:marRight w:val="0"/>
          <w:marTop w:val="0"/>
          <w:marBottom w:val="0"/>
          <w:divBdr>
            <w:top w:val="none" w:sz="0" w:space="0" w:color="auto"/>
            <w:left w:val="none" w:sz="0" w:space="0" w:color="auto"/>
            <w:bottom w:val="none" w:sz="0" w:space="0" w:color="auto"/>
            <w:right w:val="none" w:sz="0" w:space="0" w:color="auto"/>
          </w:divBdr>
        </w:div>
        <w:div w:id="1588995015">
          <w:marLeft w:val="0"/>
          <w:marRight w:val="0"/>
          <w:marTop w:val="0"/>
          <w:marBottom w:val="0"/>
          <w:divBdr>
            <w:top w:val="none" w:sz="0" w:space="0" w:color="auto"/>
            <w:left w:val="none" w:sz="0" w:space="0" w:color="auto"/>
            <w:bottom w:val="none" w:sz="0" w:space="0" w:color="auto"/>
            <w:right w:val="none" w:sz="0" w:space="0" w:color="auto"/>
          </w:divBdr>
        </w:div>
        <w:div w:id="1613438231">
          <w:marLeft w:val="0"/>
          <w:marRight w:val="0"/>
          <w:marTop w:val="0"/>
          <w:marBottom w:val="0"/>
          <w:divBdr>
            <w:top w:val="none" w:sz="0" w:space="0" w:color="auto"/>
            <w:left w:val="none" w:sz="0" w:space="0" w:color="auto"/>
            <w:bottom w:val="none" w:sz="0" w:space="0" w:color="auto"/>
            <w:right w:val="none" w:sz="0" w:space="0" w:color="auto"/>
          </w:divBdr>
        </w:div>
        <w:div w:id="1622570759">
          <w:marLeft w:val="0"/>
          <w:marRight w:val="0"/>
          <w:marTop w:val="0"/>
          <w:marBottom w:val="0"/>
          <w:divBdr>
            <w:top w:val="none" w:sz="0" w:space="0" w:color="auto"/>
            <w:left w:val="none" w:sz="0" w:space="0" w:color="auto"/>
            <w:bottom w:val="none" w:sz="0" w:space="0" w:color="auto"/>
            <w:right w:val="none" w:sz="0" w:space="0" w:color="auto"/>
          </w:divBdr>
        </w:div>
        <w:div w:id="1624187295">
          <w:marLeft w:val="0"/>
          <w:marRight w:val="0"/>
          <w:marTop w:val="0"/>
          <w:marBottom w:val="0"/>
          <w:divBdr>
            <w:top w:val="none" w:sz="0" w:space="0" w:color="auto"/>
            <w:left w:val="none" w:sz="0" w:space="0" w:color="auto"/>
            <w:bottom w:val="none" w:sz="0" w:space="0" w:color="auto"/>
            <w:right w:val="none" w:sz="0" w:space="0" w:color="auto"/>
          </w:divBdr>
        </w:div>
        <w:div w:id="1642416643">
          <w:marLeft w:val="0"/>
          <w:marRight w:val="0"/>
          <w:marTop w:val="0"/>
          <w:marBottom w:val="0"/>
          <w:divBdr>
            <w:top w:val="none" w:sz="0" w:space="0" w:color="auto"/>
            <w:left w:val="none" w:sz="0" w:space="0" w:color="auto"/>
            <w:bottom w:val="none" w:sz="0" w:space="0" w:color="auto"/>
            <w:right w:val="none" w:sz="0" w:space="0" w:color="auto"/>
          </w:divBdr>
        </w:div>
        <w:div w:id="1654026989">
          <w:marLeft w:val="0"/>
          <w:marRight w:val="0"/>
          <w:marTop w:val="0"/>
          <w:marBottom w:val="0"/>
          <w:divBdr>
            <w:top w:val="none" w:sz="0" w:space="0" w:color="auto"/>
            <w:left w:val="none" w:sz="0" w:space="0" w:color="auto"/>
            <w:bottom w:val="none" w:sz="0" w:space="0" w:color="auto"/>
            <w:right w:val="none" w:sz="0" w:space="0" w:color="auto"/>
          </w:divBdr>
        </w:div>
        <w:div w:id="1658341336">
          <w:marLeft w:val="0"/>
          <w:marRight w:val="0"/>
          <w:marTop w:val="0"/>
          <w:marBottom w:val="0"/>
          <w:divBdr>
            <w:top w:val="none" w:sz="0" w:space="0" w:color="auto"/>
            <w:left w:val="none" w:sz="0" w:space="0" w:color="auto"/>
            <w:bottom w:val="none" w:sz="0" w:space="0" w:color="auto"/>
            <w:right w:val="none" w:sz="0" w:space="0" w:color="auto"/>
          </w:divBdr>
        </w:div>
        <w:div w:id="1668291054">
          <w:marLeft w:val="0"/>
          <w:marRight w:val="0"/>
          <w:marTop w:val="0"/>
          <w:marBottom w:val="0"/>
          <w:divBdr>
            <w:top w:val="none" w:sz="0" w:space="0" w:color="auto"/>
            <w:left w:val="none" w:sz="0" w:space="0" w:color="auto"/>
            <w:bottom w:val="none" w:sz="0" w:space="0" w:color="auto"/>
            <w:right w:val="none" w:sz="0" w:space="0" w:color="auto"/>
          </w:divBdr>
        </w:div>
        <w:div w:id="1681738280">
          <w:marLeft w:val="0"/>
          <w:marRight w:val="0"/>
          <w:marTop w:val="0"/>
          <w:marBottom w:val="0"/>
          <w:divBdr>
            <w:top w:val="none" w:sz="0" w:space="0" w:color="auto"/>
            <w:left w:val="none" w:sz="0" w:space="0" w:color="auto"/>
            <w:bottom w:val="none" w:sz="0" w:space="0" w:color="auto"/>
            <w:right w:val="none" w:sz="0" w:space="0" w:color="auto"/>
          </w:divBdr>
        </w:div>
        <w:div w:id="1689914834">
          <w:marLeft w:val="0"/>
          <w:marRight w:val="0"/>
          <w:marTop w:val="0"/>
          <w:marBottom w:val="0"/>
          <w:divBdr>
            <w:top w:val="none" w:sz="0" w:space="0" w:color="auto"/>
            <w:left w:val="none" w:sz="0" w:space="0" w:color="auto"/>
            <w:bottom w:val="none" w:sz="0" w:space="0" w:color="auto"/>
            <w:right w:val="none" w:sz="0" w:space="0" w:color="auto"/>
          </w:divBdr>
        </w:div>
        <w:div w:id="1729840726">
          <w:marLeft w:val="0"/>
          <w:marRight w:val="0"/>
          <w:marTop w:val="0"/>
          <w:marBottom w:val="0"/>
          <w:divBdr>
            <w:top w:val="none" w:sz="0" w:space="0" w:color="auto"/>
            <w:left w:val="none" w:sz="0" w:space="0" w:color="auto"/>
            <w:bottom w:val="none" w:sz="0" w:space="0" w:color="auto"/>
            <w:right w:val="none" w:sz="0" w:space="0" w:color="auto"/>
          </w:divBdr>
        </w:div>
        <w:div w:id="1736850716">
          <w:marLeft w:val="0"/>
          <w:marRight w:val="0"/>
          <w:marTop w:val="0"/>
          <w:marBottom w:val="0"/>
          <w:divBdr>
            <w:top w:val="none" w:sz="0" w:space="0" w:color="auto"/>
            <w:left w:val="none" w:sz="0" w:space="0" w:color="auto"/>
            <w:bottom w:val="none" w:sz="0" w:space="0" w:color="auto"/>
            <w:right w:val="none" w:sz="0" w:space="0" w:color="auto"/>
          </w:divBdr>
        </w:div>
        <w:div w:id="1767076016">
          <w:marLeft w:val="0"/>
          <w:marRight w:val="0"/>
          <w:marTop w:val="0"/>
          <w:marBottom w:val="0"/>
          <w:divBdr>
            <w:top w:val="none" w:sz="0" w:space="0" w:color="auto"/>
            <w:left w:val="none" w:sz="0" w:space="0" w:color="auto"/>
            <w:bottom w:val="none" w:sz="0" w:space="0" w:color="auto"/>
            <w:right w:val="none" w:sz="0" w:space="0" w:color="auto"/>
          </w:divBdr>
        </w:div>
        <w:div w:id="1769277585">
          <w:marLeft w:val="0"/>
          <w:marRight w:val="0"/>
          <w:marTop w:val="0"/>
          <w:marBottom w:val="0"/>
          <w:divBdr>
            <w:top w:val="none" w:sz="0" w:space="0" w:color="auto"/>
            <w:left w:val="none" w:sz="0" w:space="0" w:color="auto"/>
            <w:bottom w:val="none" w:sz="0" w:space="0" w:color="auto"/>
            <w:right w:val="none" w:sz="0" w:space="0" w:color="auto"/>
          </w:divBdr>
        </w:div>
        <w:div w:id="1772974686">
          <w:marLeft w:val="0"/>
          <w:marRight w:val="0"/>
          <w:marTop w:val="0"/>
          <w:marBottom w:val="0"/>
          <w:divBdr>
            <w:top w:val="none" w:sz="0" w:space="0" w:color="auto"/>
            <w:left w:val="none" w:sz="0" w:space="0" w:color="auto"/>
            <w:bottom w:val="none" w:sz="0" w:space="0" w:color="auto"/>
            <w:right w:val="none" w:sz="0" w:space="0" w:color="auto"/>
          </w:divBdr>
        </w:div>
        <w:div w:id="1788545105">
          <w:marLeft w:val="0"/>
          <w:marRight w:val="0"/>
          <w:marTop w:val="0"/>
          <w:marBottom w:val="0"/>
          <w:divBdr>
            <w:top w:val="none" w:sz="0" w:space="0" w:color="auto"/>
            <w:left w:val="none" w:sz="0" w:space="0" w:color="auto"/>
            <w:bottom w:val="none" w:sz="0" w:space="0" w:color="auto"/>
            <w:right w:val="none" w:sz="0" w:space="0" w:color="auto"/>
          </w:divBdr>
        </w:div>
        <w:div w:id="1796828296">
          <w:marLeft w:val="0"/>
          <w:marRight w:val="0"/>
          <w:marTop w:val="0"/>
          <w:marBottom w:val="0"/>
          <w:divBdr>
            <w:top w:val="none" w:sz="0" w:space="0" w:color="auto"/>
            <w:left w:val="none" w:sz="0" w:space="0" w:color="auto"/>
            <w:bottom w:val="none" w:sz="0" w:space="0" w:color="auto"/>
            <w:right w:val="none" w:sz="0" w:space="0" w:color="auto"/>
          </w:divBdr>
        </w:div>
        <w:div w:id="1801410588">
          <w:marLeft w:val="0"/>
          <w:marRight w:val="0"/>
          <w:marTop w:val="0"/>
          <w:marBottom w:val="0"/>
          <w:divBdr>
            <w:top w:val="none" w:sz="0" w:space="0" w:color="auto"/>
            <w:left w:val="none" w:sz="0" w:space="0" w:color="auto"/>
            <w:bottom w:val="none" w:sz="0" w:space="0" w:color="auto"/>
            <w:right w:val="none" w:sz="0" w:space="0" w:color="auto"/>
          </w:divBdr>
        </w:div>
        <w:div w:id="1814525195">
          <w:marLeft w:val="0"/>
          <w:marRight w:val="0"/>
          <w:marTop w:val="0"/>
          <w:marBottom w:val="0"/>
          <w:divBdr>
            <w:top w:val="none" w:sz="0" w:space="0" w:color="auto"/>
            <w:left w:val="none" w:sz="0" w:space="0" w:color="auto"/>
            <w:bottom w:val="none" w:sz="0" w:space="0" w:color="auto"/>
            <w:right w:val="none" w:sz="0" w:space="0" w:color="auto"/>
          </w:divBdr>
        </w:div>
        <w:div w:id="1819612539">
          <w:marLeft w:val="0"/>
          <w:marRight w:val="0"/>
          <w:marTop w:val="0"/>
          <w:marBottom w:val="0"/>
          <w:divBdr>
            <w:top w:val="none" w:sz="0" w:space="0" w:color="auto"/>
            <w:left w:val="none" w:sz="0" w:space="0" w:color="auto"/>
            <w:bottom w:val="none" w:sz="0" w:space="0" w:color="auto"/>
            <w:right w:val="none" w:sz="0" w:space="0" w:color="auto"/>
          </w:divBdr>
        </w:div>
        <w:div w:id="1832259841">
          <w:marLeft w:val="0"/>
          <w:marRight w:val="0"/>
          <w:marTop w:val="0"/>
          <w:marBottom w:val="0"/>
          <w:divBdr>
            <w:top w:val="none" w:sz="0" w:space="0" w:color="auto"/>
            <w:left w:val="none" w:sz="0" w:space="0" w:color="auto"/>
            <w:bottom w:val="none" w:sz="0" w:space="0" w:color="auto"/>
            <w:right w:val="none" w:sz="0" w:space="0" w:color="auto"/>
          </w:divBdr>
        </w:div>
        <w:div w:id="1834569775">
          <w:marLeft w:val="0"/>
          <w:marRight w:val="0"/>
          <w:marTop w:val="0"/>
          <w:marBottom w:val="0"/>
          <w:divBdr>
            <w:top w:val="none" w:sz="0" w:space="0" w:color="auto"/>
            <w:left w:val="none" w:sz="0" w:space="0" w:color="auto"/>
            <w:bottom w:val="none" w:sz="0" w:space="0" w:color="auto"/>
            <w:right w:val="none" w:sz="0" w:space="0" w:color="auto"/>
          </w:divBdr>
        </w:div>
        <w:div w:id="1856724883">
          <w:marLeft w:val="0"/>
          <w:marRight w:val="0"/>
          <w:marTop w:val="0"/>
          <w:marBottom w:val="0"/>
          <w:divBdr>
            <w:top w:val="none" w:sz="0" w:space="0" w:color="auto"/>
            <w:left w:val="none" w:sz="0" w:space="0" w:color="auto"/>
            <w:bottom w:val="none" w:sz="0" w:space="0" w:color="auto"/>
            <w:right w:val="none" w:sz="0" w:space="0" w:color="auto"/>
          </w:divBdr>
        </w:div>
        <w:div w:id="1881824753">
          <w:marLeft w:val="0"/>
          <w:marRight w:val="0"/>
          <w:marTop w:val="0"/>
          <w:marBottom w:val="0"/>
          <w:divBdr>
            <w:top w:val="none" w:sz="0" w:space="0" w:color="auto"/>
            <w:left w:val="none" w:sz="0" w:space="0" w:color="auto"/>
            <w:bottom w:val="none" w:sz="0" w:space="0" w:color="auto"/>
            <w:right w:val="none" w:sz="0" w:space="0" w:color="auto"/>
          </w:divBdr>
        </w:div>
        <w:div w:id="1884900190">
          <w:marLeft w:val="0"/>
          <w:marRight w:val="0"/>
          <w:marTop w:val="0"/>
          <w:marBottom w:val="0"/>
          <w:divBdr>
            <w:top w:val="none" w:sz="0" w:space="0" w:color="auto"/>
            <w:left w:val="none" w:sz="0" w:space="0" w:color="auto"/>
            <w:bottom w:val="none" w:sz="0" w:space="0" w:color="auto"/>
            <w:right w:val="none" w:sz="0" w:space="0" w:color="auto"/>
          </w:divBdr>
        </w:div>
        <w:div w:id="1890069110">
          <w:marLeft w:val="0"/>
          <w:marRight w:val="0"/>
          <w:marTop w:val="0"/>
          <w:marBottom w:val="0"/>
          <w:divBdr>
            <w:top w:val="none" w:sz="0" w:space="0" w:color="auto"/>
            <w:left w:val="none" w:sz="0" w:space="0" w:color="auto"/>
            <w:bottom w:val="none" w:sz="0" w:space="0" w:color="auto"/>
            <w:right w:val="none" w:sz="0" w:space="0" w:color="auto"/>
          </w:divBdr>
        </w:div>
        <w:div w:id="1892957668">
          <w:marLeft w:val="0"/>
          <w:marRight w:val="0"/>
          <w:marTop w:val="0"/>
          <w:marBottom w:val="0"/>
          <w:divBdr>
            <w:top w:val="none" w:sz="0" w:space="0" w:color="auto"/>
            <w:left w:val="none" w:sz="0" w:space="0" w:color="auto"/>
            <w:bottom w:val="none" w:sz="0" w:space="0" w:color="auto"/>
            <w:right w:val="none" w:sz="0" w:space="0" w:color="auto"/>
          </w:divBdr>
        </w:div>
        <w:div w:id="1904411133">
          <w:marLeft w:val="0"/>
          <w:marRight w:val="0"/>
          <w:marTop w:val="0"/>
          <w:marBottom w:val="0"/>
          <w:divBdr>
            <w:top w:val="none" w:sz="0" w:space="0" w:color="auto"/>
            <w:left w:val="none" w:sz="0" w:space="0" w:color="auto"/>
            <w:bottom w:val="none" w:sz="0" w:space="0" w:color="auto"/>
            <w:right w:val="none" w:sz="0" w:space="0" w:color="auto"/>
          </w:divBdr>
        </w:div>
        <w:div w:id="1907642098">
          <w:marLeft w:val="0"/>
          <w:marRight w:val="0"/>
          <w:marTop w:val="0"/>
          <w:marBottom w:val="0"/>
          <w:divBdr>
            <w:top w:val="none" w:sz="0" w:space="0" w:color="auto"/>
            <w:left w:val="none" w:sz="0" w:space="0" w:color="auto"/>
            <w:bottom w:val="none" w:sz="0" w:space="0" w:color="auto"/>
            <w:right w:val="none" w:sz="0" w:space="0" w:color="auto"/>
          </w:divBdr>
        </w:div>
        <w:div w:id="1925069534">
          <w:marLeft w:val="0"/>
          <w:marRight w:val="0"/>
          <w:marTop w:val="0"/>
          <w:marBottom w:val="0"/>
          <w:divBdr>
            <w:top w:val="none" w:sz="0" w:space="0" w:color="auto"/>
            <w:left w:val="none" w:sz="0" w:space="0" w:color="auto"/>
            <w:bottom w:val="none" w:sz="0" w:space="0" w:color="auto"/>
            <w:right w:val="none" w:sz="0" w:space="0" w:color="auto"/>
          </w:divBdr>
        </w:div>
        <w:div w:id="1929458874">
          <w:marLeft w:val="0"/>
          <w:marRight w:val="0"/>
          <w:marTop w:val="0"/>
          <w:marBottom w:val="0"/>
          <w:divBdr>
            <w:top w:val="none" w:sz="0" w:space="0" w:color="auto"/>
            <w:left w:val="none" w:sz="0" w:space="0" w:color="auto"/>
            <w:bottom w:val="none" w:sz="0" w:space="0" w:color="auto"/>
            <w:right w:val="none" w:sz="0" w:space="0" w:color="auto"/>
          </w:divBdr>
        </w:div>
        <w:div w:id="1939217460">
          <w:marLeft w:val="0"/>
          <w:marRight w:val="0"/>
          <w:marTop w:val="0"/>
          <w:marBottom w:val="0"/>
          <w:divBdr>
            <w:top w:val="none" w:sz="0" w:space="0" w:color="auto"/>
            <w:left w:val="none" w:sz="0" w:space="0" w:color="auto"/>
            <w:bottom w:val="none" w:sz="0" w:space="0" w:color="auto"/>
            <w:right w:val="none" w:sz="0" w:space="0" w:color="auto"/>
          </w:divBdr>
        </w:div>
        <w:div w:id="1943145929">
          <w:marLeft w:val="0"/>
          <w:marRight w:val="0"/>
          <w:marTop w:val="0"/>
          <w:marBottom w:val="0"/>
          <w:divBdr>
            <w:top w:val="none" w:sz="0" w:space="0" w:color="auto"/>
            <w:left w:val="none" w:sz="0" w:space="0" w:color="auto"/>
            <w:bottom w:val="none" w:sz="0" w:space="0" w:color="auto"/>
            <w:right w:val="none" w:sz="0" w:space="0" w:color="auto"/>
          </w:divBdr>
        </w:div>
        <w:div w:id="1951817480">
          <w:marLeft w:val="0"/>
          <w:marRight w:val="0"/>
          <w:marTop w:val="0"/>
          <w:marBottom w:val="0"/>
          <w:divBdr>
            <w:top w:val="none" w:sz="0" w:space="0" w:color="auto"/>
            <w:left w:val="none" w:sz="0" w:space="0" w:color="auto"/>
            <w:bottom w:val="none" w:sz="0" w:space="0" w:color="auto"/>
            <w:right w:val="none" w:sz="0" w:space="0" w:color="auto"/>
          </w:divBdr>
        </w:div>
        <w:div w:id="1957104709">
          <w:marLeft w:val="0"/>
          <w:marRight w:val="0"/>
          <w:marTop w:val="0"/>
          <w:marBottom w:val="0"/>
          <w:divBdr>
            <w:top w:val="none" w:sz="0" w:space="0" w:color="auto"/>
            <w:left w:val="none" w:sz="0" w:space="0" w:color="auto"/>
            <w:bottom w:val="none" w:sz="0" w:space="0" w:color="auto"/>
            <w:right w:val="none" w:sz="0" w:space="0" w:color="auto"/>
          </w:divBdr>
        </w:div>
        <w:div w:id="1971665450">
          <w:marLeft w:val="0"/>
          <w:marRight w:val="0"/>
          <w:marTop w:val="0"/>
          <w:marBottom w:val="0"/>
          <w:divBdr>
            <w:top w:val="none" w:sz="0" w:space="0" w:color="auto"/>
            <w:left w:val="none" w:sz="0" w:space="0" w:color="auto"/>
            <w:bottom w:val="none" w:sz="0" w:space="0" w:color="auto"/>
            <w:right w:val="none" w:sz="0" w:space="0" w:color="auto"/>
          </w:divBdr>
        </w:div>
        <w:div w:id="1981569292">
          <w:marLeft w:val="0"/>
          <w:marRight w:val="0"/>
          <w:marTop w:val="0"/>
          <w:marBottom w:val="0"/>
          <w:divBdr>
            <w:top w:val="none" w:sz="0" w:space="0" w:color="auto"/>
            <w:left w:val="none" w:sz="0" w:space="0" w:color="auto"/>
            <w:bottom w:val="none" w:sz="0" w:space="0" w:color="auto"/>
            <w:right w:val="none" w:sz="0" w:space="0" w:color="auto"/>
          </w:divBdr>
        </w:div>
        <w:div w:id="1986273224">
          <w:marLeft w:val="0"/>
          <w:marRight w:val="0"/>
          <w:marTop w:val="0"/>
          <w:marBottom w:val="0"/>
          <w:divBdr>
            <w:top w:val="none" w:sz="0" w:space="0" w:color="auto"/>
            <w:left w:val="none" w:sz="0" w:space="0" w:color="auto"/>
            <w:bottom w:val="none" w:sz="0" w:space="0" w:color="auto"/>
            <w:right w:val="none" w:sz="0" w:space="0" w:color="auto"/>
          </w:divBdr>
        </w:div>
        <w:div w:id="1993168449">
          <w:marLeft w:val="0"/>
          <w:marRight w:val="0"/>
          <w:marTop w:val="0"/>
          <w:marBottom w:val="0"/>
          <w:divBdr>
            <w:top w:val="none" w:sz="0" w:space="0" w:color="auto"/>
            <w:left w:val="none" w:sz="0" w:space="0" w:color="auto"/>
            <w:bottom w:val="none" w:sz="0" w:space="0" w:color="auto"/>
            <w:right w:val="none" w:sz="0" w:space="0" w:color="auto"/>
          </w:divBdr>
        </w:div>
        <w:div w:id="2007514779">
          <w:marLeft w:val="0"/>
          <w:marRight w:val="0"/>
          <w:marTop w:val="0"/>
          <w:marBottom w:val="0"/>
          <w:divBdr>
            <w:top w:val="none" w:sz="0" w:space="0" w:color="auto"/>
            <w:left w:val="none" w:sz="0" w:space="0" w:color="auto"/>
            <w:bottom w:val="none" w:sz="0" w:space="0" w:color="auto"/>
            <w:right w:val="none" w:sz="0" w:space="0" w:color="auto"/>
          </w:divBdr>
        </w:div>
        <w:div w:id="2011250990">
          <w:marLeft w:val="0"/>
          <w:marRight w:val="0"/>
          <w:marTop w:val="0"/>
          <w:marBottom w:val="0"/>
          <w:divBdr>
            <w:top w:val="none" w:sz="0" w:space="0" w:color="auto"/>
            <w:left w:val="none" w:sz="0" w:space="0" w:color="auto"/>
            <w:bottom w:val="none" w:sz="0" w:space="0" w:color="auto"/>
            <w:right w:val="none" w:sz="0" w:space="0" w:color="auto"/>
          </w:divBdr>
        </w:div>
        <w:div w:id="2014454325">
          <w:marLeft w:val="0"/>
          <w:marRight w:val="0"/>
          <w:marTop w:val="0"/>
          <w:marBottom w:val="0"/>
          <w:divBdr>
            <w:top w:val="none" w:sz="0" w:space="0" w:color="auto"/>
            <w:left w:val="none" w:sz="0" w:space="0" w:color="auto"/>
            <w:bottom w:val="none" w:sz="0" w:space="0" w:color="auto"/>
            <w:right w:val="none" w:sz="0" w:space="0" w:color="auto"/>
          </w:divBdr>
        </w:div>
        <w:div w:id="2014988177">
          <w:marLeft w:val="0"/>
          <w:marRight w:val="0"/>
          <w:marTop w:val="0"/>
          <w:marBottom w:val="0"/>
          <w:divBdr>
            <w:top w:val="none" w:sz="0" w:space="0" w:color="auto"/>
            <w:left w:val="none" w:sz="0" w:space="0" w:color="auto"/>
            <w:bottom w:val="none" w:sz="0" w:space="0" w:color="auto"/>
            <w:right w:val="none" w:sz="0" w:space="0" w:color="auto"/>
          </w:divBdr>
        </w:div>
        <w:div w:id="2015447982">
          <w:marLeft w:val="0"/>
          <w:marRight w:val="0"/>
          <w:marTop w:val="0"/>
          <w:marBottom w:val="0"/>
          <w:divBdr>
            <w:top w:val="none" w:sz="0" w:space="0" w:color="auto"/>
            <w:left w:val="none" w:sz="0" w:space="0" w:color="auto"/>
            <w:bottom w:val="none" w:sz="0" w:space="0" w:color="auto"/>
            <w:right w:val="none" w:sz="0" w:space="0" w:color="auto"/>
          </w:divBdr>
        </w:div>
        <w:div w:id="2025087899">
          <w:marLeft w:val="0"/>
          <w:marRight w:val="0"/>
          <w:marTop w:val="0"/>
          <w:marBottom w:val="0"/>
          <w:divBdr>
            <w:top w:val="none" w:sz="0" w:space="0" w:color="auto"/>
            <w:left w:val="none" w:sz="0" w:space="0" w:color="auto"/>
            <w:bottom w:val="none" w:sz="0" w:space="0" w:color="auto"/>
            <w:right w:val="none" w:sz="0" w:space="0" w:color="auto"/>
          </w:divBdr>
        </w:div>
        <w:div w:id="2043243318">
          <w:marLeft w:val="0"/>
          <w:marRight w:val="0"/>
          <w:marTop w:val="0"/>
          <w:marBottom w:val="0"/>
          <w:divBdr>
            <w:top w:val="none" w:sz="0" w:space="0" w:color="auto"/>
            <w:left w:val="none" w:sz="0" w:space="0" w:color="auto"/>
            <w:bottom w:val="none" w:sz="0" w:space="0" w:color="auto"/>
            <w:right w:val="none" w:sz="0" w:space="0" w:color="auto"/>
          </w:divBdr>
        </w:div>
        <w:div w:id="2054690166">
          <w:marLeft w:val="0"/>
          <w:marRight w:val="0"/>
          <w:marTop w:val="0"/>
          <w:marBottom w:val="0"/>
          <w:divBdr>
            <w:top w:val="none" w:sz="0" w:space="0" w:color="auto"/>
            <w:left w:val="none" w:sz="0" w:space="0" w:color="auto"/>
            <w:bottom w:val="none" w:sz="0" w:space="0" w:color="auto"/>
            <w:right w:val="none" w:sz="0" w:space="0" w:color="auto"/>
          </w:divBdr>
        </w:div>
        <w:div w:id="2060201211">
          <w:marLeft w:val="0"/>
          <w:marRight w:val="0"/>
          <w:marTop w:val="0"/>
          <w:marBottom w:val="0"/>
          <w:divBdr>
            <w:top w:val="none" w:sz="0" w:space="0" w:color="auto"/>
            <w:left w:val="none" w:sz="0" w:space="0" w:color="auto"/>
            <w:bottom w:val="none" w:sz="0" w:space="0" w:color="auto"/>
            <w:right w:val="none" w:sz="0" w:space="0" w:color="auto"/>
          </w:divBdr>
        </w:div>
        <w:div w:id="2064523462">
          <w:marLeft w:val="0"/>
          <w:marRight w:val="0"/>
          <w:marTop w:val="0"/>
          <w:marBottom w:val="0"/>
          <w:divBdr>
            <w:top w:val="none" w:sz="0" w:space="0" w:color="auto"/>
            <w:left w:val="none" w:sz="0" w:space="0" w:color="auto"/>
            <w:bottom w:val="none" w:sz="0" w:space="0" w:color="auto"/>
            <w:right w:val="none" w:sz="0" w:space="0" w:color="auto"/>
          </w:divBdr>
        </w:div>
        <w:div w:id="2066366892">
          <w:marLeft w:val="0"/>
          <w:marRight w:val="0"/>
          <w:marTop w:val="0"/>
          <w:marBottom w:val="0"/>
          <w:divBdr>
            <w:top w:val="none" w:sz="0" w:space="0" w:color="auto"/>
            <w:left w:val="none" w:sz="0" w:space="0" w:color="auto"/>
            <w:bottom w:val="none" w:sz="0" w:space="0" w:color="auto"/>
            <w:right w:val="none" w:sz="0" w:space="0" w:color="auto"/>
          </w:divBdr>
        </w:div>
        <w:div w:id="2086682651">
          <w:marLeft w:val="0"/>
          <w:marRight w:val="0"/>
          <w:marTop w:val="0"/>
          <w:marBottom w:val="0"/>
          <w:divBdr>
            <w:top w:val="none" w:sz="0" w:space="0" w:color="auto"/>
            <w:left w:val="none" w:sz="0" w:space="0" w:color="auto"/>
            <w:bottom w:val="none" w:sz="0" w:space="0" w:color="auto"/>
            <w:right w:val="none" w:sz="0" w:space="0" w:color="auto"/>
          </w:divBdr>
        </w:div>
        <w:div w:id="2091851910">
          <w:marLeft w:val="0"/>
          <w:marRight w:val="0"/>
          <w:marTop w:val="0"/>
          <w:marBottom w:val="0"/>
          <w:divBdr>
            <w:top w:val="none" w:sz="0" w:space="0" w:color="auto"/>
            <w:left w:val="none" w:sz="0" w:space="0" w:color="auto"/>
            <w:bottom w:val="none" w:sz="0" w:space="0" w:color="auto"/>
            <w:right w:val="none" w:sz="0" w:space="0" w:color="auto"/>
          </w:divBdr>
        </w:div>
        <w:div w:id="2109500140">
          <w:marLeft w:val="0"/>
          <w:marRight w:val="0"/>
          <w:marTop w:val="0"/>
          <w:marBottom w:val="0"/>
          <w:divBdr>
            <w:top w:val="none" w:sz="0" w:space="0" w:color="auto"/>
            <w:left w:val="none" w:sz="0" w:space="0" w:color="auto"/>
            <w:bottom w:val="none" w:sz="0" w:space="0" w:color="auto"/>
            <w:right w:val="none" w:sz="0" w:space="0" w:color="auto"/>
          </w:divBdr>
        </w:div>
        <w:div w:id="2117360983">
          <w:marLeft w:val="0"/>
          <w:marRight w:val="0"/>
          <w:marTop w:val="0"/>
          <w:marBottom w:val="0"/>
          <w:divBdr>
            <w:top w:val="none" w:sz="0" w:space="0" w:color="auto"/>
            <w:left w:val="none" w:sz="0" w:space="0" w:color="auto"/>
            <w:bottom w:val="none" w:sz="0" w:space="0" w:color="auto"/>
            <w:right w:val="none" w:sz="0" w:space="0" w:color="auto"/>
          </w:divBdr>
        </w:div>
        <w:div w:id="2118866534">
          <w:marLeft w:val="0"/>
          <w:marRight w:val="0"/>
          <w:marTop w:val="0"/>
          <w:marBottom w:val="0"/>
          <w:divBdr>
            <w:top w:val="none" w:sz="0" w:space="0" w:color="auto"/>
            <w:left w:val="none" w:sz="0" w:space="0" w:color="auto"/>
            <w:bottom w:val="none" w:sz="0" w:space="0" w:color="auto"/>
            <w:right w:val="none" w:sz="0" w:space="0" w:color="auto"/>
          </w:divBdr>
        </w:div>
        <w:div w:id="2136436180">
          <w:marLeft w:val="0"/>
          <w:marRight w:val="0"/>
          <w:marTop w:val="0"/>
          <w:marBottom w:val="0"/>
          <w:divBdr>
            <w:top w:val="none" w:sz="0" w:space="0" w:color="auto"/>
            <w:left w:val="none" w:sz="0" w:space="0" w:color="auto"/>
            <w:bottom w:val="none" w:sz="0" w:space="0" w:color="auto"/>
            <w:right w:val="none" w:sz="0" w:space="0" w:color="auto"/>
          </w:divBdr>
        </w:div>
        <w:div w:id="2146123560">
          <w:marLeft w:val="0"/>
          <w:marRight w:val="0"/>
          <w:marTop w:val="0"/>
          <w:marBottom w:val="0"/>
          <w:divBdr>
            <w:top w:val="none" w:sz="0" w:space="0" w:color="auto"/>
            <w:left w:val="none" w:sz="0" w:space="0" w:color="auto"/>
            <w:bottom w:val="none" w:sz="0" w:space="0" w:color="auto"/>
            <w:right w:val="none" w:sz="0" w:space="0" w:color="auto"/>
          </w:divBdr>
        </w:div>
      </w:divsChild>
    </w:div>
    <w:div w:id="1794204100">
      <w:bodyDiv w:val="1"/>
      <w:marLeft w:val="360"/>
      <w:marRight w:val="360"/>
      <w:marTop w:val="360"/>
      <w:marBottom w:val="360"/>
      <w:divBdr>
        <w:top w:val="none" w:sz="0" w:space="0" w:color="auto"/>
        <w:left w:val="none" w:sz="0" w:space="0" w:color="auto"/>
        <w:bottom w:val="none" w:sz="0" w:space="0" w:color="auto"/>
        <w:right w:val="none" w:sz="0" w:space="0" w:color="auto"/>
      </w:divBdr>
    </w:div>
    <w:div w:id="1797411655">
      <w:bodyDiv w:val="1"/>
      <w:marLeft w:val="360"/>
      <w:marRight w:val="360"/>
      <w:marTop w:val="360"/>
      <w:marBottom w:val="360"/>
      <w:divBdr>
        <w:top w:val="none" w:sz="0" w:space="0" w:color="auto"/>
        <w:left w:val="none" w:sz="0" w:space="0" w:color="auto"/>
        <w:bottom w:val="none" w:sz="0" w:space="0" w:color="auto"/>
        <w:right w:val="none" w:sz="0" w:space="0" w:color="auto"/>
      </w:divBdr>
    </w:div>
    <w:div w:id="1812093901">
      <w:bodyDiv w:val="1"/>
      <w:marLeft w:val="0"/>
      <w:marRight w:val="0"/>
      <w:marTop w:val="0"/>
      <w:marBottom w:val="0"/>
      <w:divBdr>
        <w:top w:val="none" w:sz="0" w:space="0" w:color="auto"/>
        <w:left w:val="none" w:sz="0" w:space="0" w:color="auto"/>
        <w:bottom w:val="none" w:sz="0" w:space="0" w:color="auto"/>
        <w:right w:val="none" w:sz="0" w:space="0" w:color="auto"/>
      </w:divBdr>
    </w:div>
    <w:div w:id="1821843140">
      <w:bodyDiv w:val="1"/>
      <w:marLeft w:val="360"/>
      <w:marRight w:val="360"/>
      <w:marTop w:val="360"/>
      <w:marBottom w:val="360"/>
      <w:divBdr>
        <w:top w:val="none" w:sz="0" w:space="0" w:color="auto"/>
        <w:left w:val="none" w:sz="0" w:space="0" w:color="auto"/>
        <w:bottom w:val="none" w:sz="0" w:space="0" w:color="auto"/>
        <w:right w:val="none" w:sz="0" w:space="0" w:color="auto"/>
      </w:divBdr>
    </w:div>
    <w:div w:id="1850489309">
      <w:bodyDiv w:val="1"/>
      <w:marLeft w:val="360"/>
      <w:marRight w:val="360"/>
      <w:marTop w:val="360"/>
      <w:marBottom w:val="360"/>
      <w:divBdr>
        <w:top w:val="none" w:sz="0" w:space="0" w:color="auto"/>
        <w:left w:val="none" w:sz="0" w:space="0" w:color="auto"/>
        <w:bottom w:val="none" w:sz="0" w:space="0" w:color="auto"/>
        <w:right w:val="none" w:sz="0" w:space="0" w:color="auto"/>
      </w:divBdr>
    </w:div>
    <w:div w:id="1910074061">
      <w:bodyDiv w:val="1"/>
      <w:marLeft w:val="0"/>
      <w:marRight w:val="0"/>
      <w:marTop w:val="0"/>
      <w:marBottom w:val="0"/>
      <w:divBdr>
        <w:top w:val="none" w:sz="0" w:space="0" w:color="auto"/>
        <w:left w:val="none" w:sz="0" w:space="0" w:color="auto"/>
        <w:bottom w:val="none" w:sz="0" w:space="0" w:color="auto"/>
        <w:right w:val="none" w:sz="0" w:space="0" w:color="auto"/>
      </w:divBdr>
    </w:div>
    <w:div w:id="1915699724">
      <w:bodyDiv w:val="1"/>
      <w:marLeft w:val="360"/>
      <w:marRight w:val="360"/>
      <w:marTop w:val="360"/>
      <w:marBottom w:val="360"/>
      <w:divBdr>
        <w:top w:val="none" w:sz="0" w:space="0" w:color="auto"/>
        <w:left w:val="none" w:sz="0" w:space="0" w:color="auto"/>
        <w:bottom w:val="none" w:sz="0" w:space="0" w:color="auto"/>
        <w:right w:val="none" w:sz="0" w:space="0" w:color="auto"/>
      </w:divBdr>
    </w:div>
    <w:div w:id="1926189113">
      <w:bodyDiv w:val="1"/>
      <w:marLeft w:val="360"/>
      <w:marRight w:val="360"/>
      <w:marTop w:val="360"/>
      <w:marBottom w:val="360"/>
      <w:divBdr>
        <w:top w:val="none" w:sz="0" w:space="0" w:color="auto"/>
        <w:left w:val="none" w:sz="0" w:space="0" w:color="auto"/>
        <w:bottom w:val="none" w:sz="0" w:space="0" w:color="auto"/>
        <w:right w:val="none" w:sz="0" w:space="0" w:color="auto"/>
      </w:divBdr>
    </w:div>
    <w:div w:id="1945140273">
      <w:bodyDiv w:val="1"/>
      <w:marLeft w:val="360"/>
      <w:marRight w:val="360"/>
      <w:marTop w:val="360"/>
      <w:marBottom w:val="360"/>
      <w:divBdr>
        <w:top w:val="none" w:sz="0" w:space="0" w:color="auto"/>
        <w:left w:val="none" w:sz="0" w:space="0" w:color="auto"/>
        <w:bottom w:val="none" w:sz="0" w:space="0" w:color="auto"/>
        <w:right w:val="none" w:sz="0" w:space="0" w:color="auto"/>
      </w:divBdr>
    </w:div>
    <w:div w:id="1956935504">
      <w:bodyDiv w:val="1"/>
      <w:marLeft w:val="360"/>
      <w:marRight w:val="360"/>
      <w:marTop w:val="360"/>
      <w:marBottom w:val="360"/>
      <w:divBdr>
        <w:top w:val="none" w:sz="0" w:space="0" w:color="auto"/>
        <w:left w:val="none" w:sz="0" w:space="0" w:color="auto"/>
        <w:bottom w:val="none" w:sz="0" w:space="0" w:color="auto"/>
        <w:right w:val="none" w:sz="0" w:space="0" w:color="auto"/>
      </w:divBdr>
    </w:div>
    <w:div w:id="1983388759">
      <w:bodyDiv w:val="1"/>
      <w:marLeft w:val="360"/>
      <w:marRight w:val="360"/>
      <w:marTop w:val="360"/>
      <w:marBottom w:val="360"/>
      <w:divBdr>
        <w:top w:val="none" w:sz="0" w:space="0" w:color="auto"/>
        <w:left w:val="none" w:sz="0" w:space="0" w:color="auto"/>
        <w:bottom w:val="none" w:sz="0" w:space="0" w:color="auto"/>
        <w:right w:val="none" w:sz="0" w:space="0" w:color="auto"/>
      </w:divBdr>
    </w:div>
    <w:div w:id="2066563305">
      <w:bodyDiv w:val="1"/>
      <w:marLeft w:val="360"/>
      <w:marRight w:val="360"/>
      <w:marTop w:val="360"/>
      <w:marBottom w:val="360"/>
      <w:divBdr>
        <w:top w:val="none" w:sz="0" w:space="0" w:color="auto"/>
        <w:left w:val="none" w:sz="0" w:space="0" w:color="auto"/>
        <w:bottom w:val="none" w:sz="0" w:space="0" w:color="auto"/>
        <w:right w:val="none" w:sz="0" w:space="0" w:color="auto"/>
      </w:divBdr>
    </w:div>
    <w:div w:id="2068212946">
      <w:bodyDiv w:val="1"/>
      <w:marLeft w:val="360"/>
      <w:marRight w:val="360"/>
      <w:marTop w:val="360"/>
      <w:marBottom w:val="360"/>
      <w:divBdr>
        <w:top w:val="none" w:sz="0" w:space="0" w:color="auto"/>
        <w:left w:val="none" w:sz="0" w:space="0" w:color="auto"/>
        <w:bottom w:val="none" w:sz="0" w:space="0" w:color="auto"/>
        <w:right w:val="none" w:sz="0" w:space="0" w:color="auto"/>
      </w:divBdr>
    </w:div>
    <w:div w:id="2092313578">
      <w:bodyDiv w:val="1"/>
      <w:marLeft w:val="360"/>
      <w:marRight w:val="360"/>
      <w:marTop w:val="360"/>
      <w:marBottom w:val="360"/>
      <w:divBdr>
        <w:top w:val="none" w:sz="0" w:space="0" w:color="auto"/>
        <w:left w:val="none" w:sz="0" w:space="0" w:color="auto"/>
        <w:bottom w:val="none" w:sz="0" w:space="0" w:color="auto"/>
        <w:right w:val="none" w:sz="0" w:space="0" w:color="auto"/>
      </w:divBdr>
    </w:div>
    <w:div w:id="2093774576">
      <w:bodyDiv w:val="1"/>
      <w:marLeft w:val="360"/>
      <w:marRight w:val="360"/>
      <w:marTop w:val="360"/>
      <w:marBottom w:val="360"/>
      <w:divBdr>
        <w:top w:val="none" w:sz="0" w:space="0" w:color="auto"/>
        <w:left w:val="none" w:sz="0" w:space="0" w:color="auto"/>
        <w:bottom w:val="none" w:sz="0" w:space="0" w:color="auto"/>
        <w:right w:val="none" w:sz="0" w:space="0" w:color="auto"/>
      </w:divBdr>
    </w:div>
    <w:div w:id="212110434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mwang@zju.edu.cn" TargetMode="External"/><Relationship Id="rId13" Type="http://schemas.openxmlformats.org/officeDocument/2006/relationships/header" Target="header3.xml"/><Relationship Id="rId18" Type="http://schemas.openxmlformats.org/officeDocument/2006/relationships/hyperlink" Target="https://psycnet.apa.org/doi/10.1016/j.paid.2009.05.001" TargetMode="External"/><Relationship Id="rId26" Type="http://schemas.openxmlformats.org/officeDocument/2006/relationships/hyperlink" Target="https://doi.org/10.1177%2F1745691619898795" TargetMode="External"/><Relationship Id="rId3" Type="http://schemas.openxmlformats.org/officeDocument/2006/relationships/styles" Target="styles.xml"/><Relationship Id="rId21" Type="http://schemas.openxmlformats.org/officeDocument/2006/relationships/hyperlink" Target="https://doi.org/10.1016/j.brat.2004.03.005"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dx.doi.org/10.1123/jsep.23.3.200" TargetMode="External"/><Relationship Id="rId25" Type="http://schemas.openxmlformats.org/officeDocument/2006/relationships/hyperlink" Target="https://CRAN.R-project.org/package=afex" TargetMode="External"/><Relationship Id="rId2" Type="http://schemas.openxmlformats.org/officeDocument/2006/relationships/numbering" Target="numbering.xml"/><Relationship Id="rId16" Type="http://schemas.openxmlformats.org/officeDocument/2006/relationships/hyperlink" Target="https://doi.org/10.18637/jss.v067.i01" TargetMode="External"/><Relationship Id="rId20" Type="http://schemas.openxmlformats.org/officeDocument/2006/relationships/hyperlink" Target="https://doi.org/10.1016/j.eatbeh.2011.10.002"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177/174569161454397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x.doi.org/10.3758/s13428-018-01193-y" TargetMode="External"/><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hyperlink" Target="https://doi.org/10.1002/ejsp.649"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aus01.safelinks.protection.outlook.com/?url=https%3A%2F%2Frun.pavlovia.org%2Fvespr%2Fwegner-replication&amp;data=04%7C01%7Cadam.wang%40jcu.edu.au%7C62521cb33fd0469d90df08d9f5ac2cc3%7C30a8c4e81ecd4f148099f73482a7adc0%7C0%7C0%7C637810942880218348%7CUnknown%7CTWFpbGZsb3d8eyJWIjoiMC4wLjAwMDAiLCJQIjoiV2luMzIiLCJBTiI6Ik1haWwiLCJXVCI6Mn0%3D%7C3000&amp;sdata=zQ21BqrX9dlZfuEOcxwndLqn8hovnkKQqw%2B%2BlTTnIMY%3D&amp;reserved=0" TargetMode="External"/><Relationship Id="rId14" Type="http://schemas.openxmlformats.org/officeDocument/2006/relationships/header" Target="header4.xml"/><Relationship Id="rId22" Type="http://schemas.openxmlformats.org/officeDocument/2006/relationships/hyperlink" Target="https://doi.org/10.1177%2F2515245918785165" TargetMode="External"/><Relationship Id="rId27" Type="http://schemas.openxmlformats.org/officeDocument/2006/relationships/hyperlink" Target="https://doi.org/10.1111/j.1467-9280.1997.tb00399.x"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4A918-3087-4FDE-9696-1A1A7A778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34972</TotalTime>
  <Pages>51</Pages>
  <Words>13778</Words>
  <Characters>78537</Characters>
  <Application>Microsoft Office Word</Application>
  <DocSecurity>0</DocSecurity>
  <Lines>654</Lines>
  <Paragraphs>184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Grenoble Ecole de Management</Company>
  <LinksUpToDate>false</LinksUpToDate>
  <CharactersWithSpaces>92131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ZIANO Ignazio</dc:creator>
  <cp:keywords/>
  <dc:description/>
  <cp:lastModifiedBy>Hussey, Ian (PSY)</cp:lastModifiedBy>
  <cp:revision>75</cp:revision>
  <cp:lastPrinted>2019-05-17T15:36:00Z</cp:lastPrinted>
  <dcterms:created xsi:type="dcterms:W3CDTF">2025-03-28T01:59:00Z</dcterms:created>
  <dcterms:modified xsi:type="dcterms:W3CDTF">2025-09-05T14:38:00Z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277ed40a-1d73-346c-86e9-3b33812bd11f</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http://www.zotero.org/styles/international-journal-of-research-in-marketing</vt:lpwstr>
  </property>
  <property fmtid="{D5CDD505-2E9C-101B-9397-08002B2CF9AE}" pid="18" name="Mendeley Recent Style Name 6_1">
    <vt:lpwstr>International Journal of Research in Marketing</vt:lpwstr>
  </property>
  <property fmtid="{D5CDD505-2E9C-101B-9397-08002B2CF9AE}" pid="19" name="Mendeley Recent Style Id 7_1">
    <vt:lpwstr>http://csl.mendeley.com/styles/28558991/journal-of-consumer-research</vt:lpwstr>
  </property>
  <property fmtid="{D5CDD505-2E9C-101B-9397-08002B2CF9AE}" pid="20" name="Mendeley Recent Style Name 7_1">
    <vt:lpwstr>Journal of Consumer Research - Ignazio Ziano</vt:lpwstr>
  </property>
  <property fmtid="{D5CDD505-2E9C-101B-9397-08002B2CF9AE}" pid="21" name="Mendeley Recent Style Id 8_1">
    <vt:lpwstr>http://www.zotero.org/styles/journal-of-marketing-research</vt:lpwstr>
  </property>
  <property fmtid="{D5CDD505-2E9C-101B-9397-08002B2CF9AE}" pid="22" name="Mendeley Recent Style Name 8_1">
    <vt:lpwstr>Journal of Marketing Research</vt:lpwstr>
  </property>
  <property fmtid="{D5CDD505-2E9C-101B-9397-08002B2CF9AE}" pid="23" name="Mendeley Recent Style Id 9_1">
    <vt:lpwstr>http://www.zotero.org/styles/organizational-behavior-and-human-decision-processes</vt:lpwstr>
  </property>
  <property fmtid="{D5CDD505-2E9C-101B-9397-08002B2CF9AE}" pid="24" name="Mendeley Recent Style Name 9_1">
    <vt:lpwstr>Organizational Behavior and Human Decision Processes</vt:lpwstr>
  </property>
</Properties>
</file>