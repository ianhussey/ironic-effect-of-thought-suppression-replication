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6.xml"/>
  <Override ContentType="application/vnd.openxmlformats-officedocument.wordprocessingml.header+xml" PartName="/word/header5.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2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88"/>
        <w:tblGridChange w:id="0">
          <w:tblGrid>
            <w:gridCol w:w="9288"/>
          </w:tblGrid>
        </w:tblGridChange>
      </w:tblGrid>
      <w:tr>
        <w:trPr>
          <w:cantSplit w:val="0"/>
          <w:tblHeader w:val="0"/>
        </w:trPr>
        <w:tc>
          <w:tcPr>
            <w:shd w:fill="ffc000" w:val="clear"/>
          </w:tcPr>
          <w:p w:rsidR="00000000" w:rsidDel="00000000" w:rsidP="00000000" w:rsidRDefault="00000000" w:rsidRPr="00000000" w14:paraId="00000002">
            <w:pPr>
              <w:pStyle w:val="Heading1"/>
              <w:rPr/>
            </w:pPr>
            <w:r w:rsidDel="00000000" w:rsidR="00000000" w:rsidRPr="00000000">
              <w:rPr>
                <w:rtl w:val="0"/>
              </w:rPr>
              <w:t xml:space="preserve">Note to contributing authors who are reviewing this manuscript:</w:t>
            </w:r>
          </w:p>
          <w:p w:rsidR="00000000" w:rsidDel="00000000" w:rsidP="00000000" w:rsidRDefault="00000000" w:rsidRPr="00000000" w14:paraId="00000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1068"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Minimally, please check the names listed on this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page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 as well as the names and countries of your own lab in the tables and figures. If there is a mistake, please let us know in the Google Docs. </w:t>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1068"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you want to leave a comment(s), please use tracked changes or highlight the corresponding section of the paper and insert a comment bubble.</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1068"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there are comments that you feel you do not want to publicly mention in the Google Docs, you can email Adam.</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1068" w:right="0" w:hanging="360"/>
              <w:jc w:val="left"/>
              <w:rPr>
                <w:u w:val="none"/>
              </w:rPr>
            </w:pPr>
            <w:r w:rsidDel="00000000" w:rsidR="00000000" w:rsidRPr="00000000">
              <w:rPr>
                <w:rtl w:val="0"/>
              </w:rPr>
              <w:t xml:space="preserve">The alignment of text and arrows in the Tables is slightly off because the conversion from .docx to Google Docs format was imperfect. These will be fixed eventually.</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480" w:lineRule="auto"/>
              <w:ind w:left="1068"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draft is not to be circulated beyond all contributing authors.</w:t>
            </w:r>
          </w:p>
        </w:tc>
      </w:tr>
    </w:tbl>
    <w:p w:rsidR="00000000" w:rsidDel="00000000" w:rsidP="00000000" w:rsidRDefault="00000000" w:rsidRPr="00000000" w14:paraId="00000008">
      <w:pPr>
        <w:pStyle w:val="Heading1"/>
        <w:rPr>
          <w:b w:val="0"/>
        </w:rPr>
      </w:pPr>
      <w:r w:rsidDel="00000000" w:rsidR="00000000" w:rsidRPr="00000000">
        <w:rPr>
          <w:rtl w:val="0"/>
        </w:rPr>
      </w:r>
    </w:p>
    <w:p w:rsidR="00000000" w:rsidDel="00000000" w:rsidP="00000000" w:rsidRDefault="00000000" w:rsidRPr="00000000" w14:paraId="00000009">
      <w:pPr>
        <w:spacing w:line="259" w:lineRule="auto"/>
        <w:ind w:firstLine="0"/>
        <w:rPr/>
      </w:pPr>
      <w:r w:rsidDel="00000000" w:rsidR="00000000" w:rsidRPr="00000000">
        <w:br w:type="page"/>
      </w:r>
      <w:r w:rsidDel="00000000" w:rsidR="00000000" w:rsidRPr="00000000">
        <w:rPr>
          <w:rtl w:val="0"/>
        </w:rPr>
      </w:r>
    </w:p>
    <w:tbl>
      <w:tblPr>
        <w:tblStyle w:val="Table2"/>
        <w:tblW w:w="92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88"/>
        <w:tblGridChange w:id="0">
          <w:tblGrid>
            <w:gridCol w:w="9288"/>
          </w:tblGrid>
        </w:tblGridChange>
      </w:tblGrid>
      <w:tr>
        <w:trPr>
          <w:cantSplit w:val="0"/>
          <w:tblHeader w:val="0"/>
        </w:trPr>
        <w:tc>
          <w:tcPr>
            <w:shd w:fill="c5e0b3" w:val="clear"/>
          </w:tcPr>
          <w:p w:rsidR="00000000" w:rsidDel="00000000" w:rsidP="00000000" w:rsidRDefault="00000000" w:rsidRPr="00000000" w14:paraId="0000000A">
            <w:pPr>
              <w:pStyle w:val="Heading1"/>
              <w:ind w:left="708" w:firstLine="0"/>
              <w:rPr/>
            </w:pPr>
            <w:sdt>
              <w:sdtPr>
                <w:id w:val="-1189997434"/>
                <w:tag w:val="goog_rdk_0"/>
              </w:sdtPr>
              <w:sdtContent>
                <w:commentRangeStart w:id="0"/>
              </w:sdtContent>
            </w:sdt>
            <w:sdt>
              <w:sdtPr>
                <w:id w:val="948243032"/>
                <w:tag w:val="goog_rdk_1"/>
              </w:sdtPr>
              <w:sdtContent>
                <w:commentRangeStart w:id="1"/>
              </w:sdtContent>
            </w:sdt>
            <w:r w:rsidDel="00000000" w:rsidR="00000000" w:rsidRPr="00000000">
              <w:rPr>
                <w:rtl w:val="0"/>
              </w:rPr>
              <w:t xml:space="preserve">Note to contributing authors who are reviewing the R codes:</w:t>
            </w:r>
          </w:p>
          <w:p w:rsidR="00000000" w:rsidDel="00000000" w:rsidP="00000000" w:rsidRDefault="00000000" w:rsidRPr="00000000" w14:paraId="000000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480" w:lineRule="auto"/>
              <w:ind w:left="1068"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There are two main R files you can review: (a) The R file that programmes the loop and analyzes the data; (b) The R Markdown file. (The R Markdown file does not have the looping code.)</w:t>
            </w:r>
          </w:p>
          <w:p w:rsidR="00000000" w:rsidDel="00000000" w:rsidP="00000000" w:rsidRDefault="00000000" w:rsidRPr="00000000" w14:paraId="0000000C">
            <w:pPr>
              <w:ind w:firstLine="0"/>
              <w:jc w:val="center"/>
              <w:rPr>
                <w:u w:val="single"/>
              </w:rPr>
            </w:pPr>
            <w:r w:rsidDel="00000000" w:rsidR="00000000" w:rsidRPr="00000000">
              <w:rPr>
                <w:u w:val="single"/>
                <w:rtl w:val="0"/>
              </w:rPr>
              <w:t xml:space="preserve">For those accessing via OSF</w:t>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1068"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correct location for the raw datafiles are: OSF&gt; Data &amp; script (simulation) &gt; Round 3 data processing &gt; Study 1. Or you can choose Study 2. You only need to download the raw datafiles if you are interested to run the looping code, the code that generates the master dataframe, df1.</w:t>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1068"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R scripts are accessed via: OSF&gt; Data &amp; script (simulation)… then go “Study 1 – Data analysis” or “Study 2 – Data analysis”.</w:t>
            </w:r>
          </w:p>
          <w:p w:rsidR="00000000" w:rsidDel="00000000" w:rsidP="00000000" w:rsidRDefault="00000000" w:rsidRPr="00000000" w14:paraId="0000000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Study 1, the correct R codes are RRR_Study1.R (requires raw datafiles if running loops) and RRR_Study1_Markdown.Rmd (requires .rds files)</w:t>
            </w:r>
          </w:p>
          <w:p w:rsidR="00000000" w:rsidDel="00000000" w:rsidP="00000000" w:rsidRDefault="00000000" w:rsidRPr="00000000" w14:paraId="0000001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Study 2, the correct R code is RRR_Study2 v3.R (requires raw datafiles if running loops) and RRR_Study2_Markdown.Rmd (requires .rds files)</w:t>
            </w:r>
          </w:p>
          <w:p w:rsidR="00000000" w:rsidDel="00000000" w:rsidP="00000000" w:rsidRDefault="00000000" w:rsidRPr="00000000" w14:paraId="0000001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you are running R Markdown, make sure you get the correct .rds files.</w:t>
            </w:r>
          </w:p>
          <w:p w:rsidR="00000000" w:rsidDel="00000000" w:rsidP="00000000" w:rsidRDefault="00000000" w:rsidRPr="00000000" w14:paraId="0000001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60" w:before="0" w:line="48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Note that the .rds files for both studies have identical file names, so you cannot actually put your .rds file in the same directory as your markdown file (unless you want to change the markdown code). The simplest solution is to put your R Markdown codes in different folders first, then load the respective .rds in that same folder.</w:t>
            </w:r>
          </w:p>
          <w:p w:rsidR="00000000" w:rsidDel="00000000" w:rsidP="00000000" w:rsidRDefault="00000000" w:rsidRPr="00000000" w14:paraId="00000013">
            <w:pPr>
              <w:ind w:firstLine="0"/>
              <w:jc w:val="center"/>
              <w:rPr>
                <w:u w:val="single"/>
              </w:rPr>
            </w:pPr>
            <w:r w:rsidDel="00000000" w:rsidR="00000000" w:rsidRPr="00000000">
              <w:rPr>
                <w:u w:val="single"/>
                <w:rtl w:val="0"/>
              </w:rPr>
              <w:t xml:space="preserve">For those accessing via zipped file</w:t>
            </w:r>
          </w:p>
          <w:p w:rsidR="00000000" w:rsidDel="00000000" w:rsidP="00000000" w:rsidRDefault="00000000" w:rsidRPr="00000000" w14:paraId="0000001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Just open the zip file. All files are stored in the folders. When you extract them, make sure you extract the folder, not the individual files. Otherwise the problem mentioned in (d) will happen. </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480" w:lineRule="auto"/>
              <w:ind w:left="1068"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errors in R code, please write to Kai Qin (</w:t>
            </w:r>
            <w:hyperlink r:id="rId10">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kaiqin.chan@jcu.edu.au</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r>
    </w:tbl>
    <w:p w:rsidR="00000000" w:rsidDel="00000000" w:rsidP="00000000" w:rsidRDefault="00000000" w:rsidRPr="00000000" w14:paraId="00000016">
      <w:pPr>
        <w:pStyle w:val="Heading1"/>
        <w:rPr>
          <w:b w:val="0"/>
        </w:rPr>
      </w:pPr>
      <w:r w:rsidDel="00000000" w:rsidR="00000000" w:rsidRPr="00000000">
        <w:rPr>
          <w:rtl w:val="0"/>
        </w:rPr>
      </w:r>
    </w:p>
    <w:p w:rsidR="00000000" w:rsidDel="00000000" w:rsidP="00000000" w:rsidRDefault="00000000" w:rsidRPr="00000000" w14:paraId="00000017">
      <w:pPr>
        <w:spacing w:line="259" w:lineRule="auto"/>
        <w:ind w:firstLine="0"/>
        <w:rPr/>
      </w:pPr>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1"/>
        <w:rPr>
          <w:b w:val="0"/>
        </w:rPr>
      </w:pPr>
      <w:r w:rsidDel="00000000" w:rsidR="00000000" w:rsidRPr="00000000">
        <w:rPr>
          <w:b w:val="0"/>
          <w:rtl w:val="0"/>
        </w:rPr>
        <w:t xml:space="preserve">Registered Replication Report:</w:t>
      </w:r>
    </w:p>
    <w:p w:rsidR="00000000" w:rsidDel="00000000" w:rsidP="00000000" w:rsidRDefault="00000000" w:rsidRPr="00000000" w14:paraId="00000019">
      <w:pPr>
        <w:rPr/>
      </w:pPr>
      <w:r w:rsidDel="00000000" w:rsidR="00000000" w:rsidRPr="00000000">
        <w:rPr>
          <w:rtl w:val="0"/>
        </w:rPr>
        <w:t xml:space="preserve">Wegner, D. M., &amp; Erber, R. (1992). </w:t>
      </w:r>
    </w:p>
    <w:p w:rsidR="00000000" w:rsidDel="00000000" w:rsidP="00000000" w:rsidRDefault="00000000" w:rsidRPr="00000000" w14:paraId="0000001A">
      <w:pPr>
        <w:rPr/>
      </w:pPr>
      <w:r w:rsidDel="00000000" w:rsidR="00000000" w:rsidRPr="00000000">
        <w:rPr>
          <w:rtl w:val="0"/>
        </w:rPr>
        <w:t xml:space="preserve">Wegner, D. M., Schneider, D. J., Carter, S. R., &amp; White, T. (1987).</w:t>
      </w:r>
    </w:p>
    <w:p w:rsidR="00000000" w:rsidDel="00000000" w:rsidP="00000000" w:rsidRDefault="00000000" w:rsidRPr="00000000" w14:paraId="0000001B">
      <w:pPr>
        <w:ind w:firstLine="0"/>
        <w:rPr/>
      </w:pPr>
      <w:r w:rsidDel="00000000" w:rsidR="00000000" w:rsidRPr="00000000">
        <w:rPr>
          <w:b w:val="1"/>
          <w:rtl w:val="0"/>
        </w:rPr>
        <w:t xml:space="preserve">Multilab direct replication of: </w:t>
      </w:r>
      <w:r w:rsidDel="00000000" w:rsidR="00000000" w:rsidRPr="00000000">
        <w:rPr>
          <w:rtl w:val="0"/>
        </w:rPr>
        <w:t xml:space="preserve">A variant of</w:t>
      </w:r>
      <w:r w:rsidDel="00000000" w:rsidR="00000000" w:rsidRPr="00000000">
        <w:rPr>
          <w:b w:val="1"/>
          <w:rtl w:val="0"/>
        </w:rPr>
        <w:t xml:space="preserve"> </w:t>
      </w:r>
      <w:r w:rsidDel="00000000" w:rsidR="00000000" w:rsidRPr="00000000">
        <w:rPr>
          <w:rtl w:val="0"/>
        </w:rPr>
        <w:t xml:space="preserve">Experiment 1 from</w:t>
      </w:r>
      <w:r w:rsidDel="00000000" w:rsidR="00000000" w:rsidRPr="00000000">
        <w:rPr>
          <w:b w:val="1"/>
          <w:rtl w:val="0"/>
        </w:rPr>
        <w:t xml:space="preserve"> </w:t>
      </w:r>
      <w:r w:rsidDel="00000000" w:rsidR="00000000" w:rsidRPr="00000000">
        <w:rPr>
          <w:rtl w:val="0"/>
        </w:rPr>
        <w:t xml:space="preserve">Wegner, D. M., &amp; Erber, R. (1992). The hyperaccessibility of suppressed thoughts. </w:t>
      </w:r>
      <w:r w:rsidDel="00000000" w:rsidR="00000000" w:rsidRPr="00000000">
        <w:rPr>
          <w:i w:val="1"/>
          <w:rtl w:val="0"/>
        </w:rPr>
        <w:t xml:space="preserve">Journal of Personality and Social Psychology</w:t>
      </w:r>
      <w:r w:rsidDel="00000000" w:rsidR="00000000" w:rsidRPr="00000000">
        <w:rPr>
          <w:rtl w:val="0"/>
        </w:rPr>
        <w:t xml:space="preserve">, </w:t>
      </w:r>
      <w:r w:rsidDel="00000000" w:rsidR="00000000" w:rsidRPr="00000000">
        <w:rPr>
          <w:i w:val="1"/>
          <w:rtl w:val="0"/>
        </w:rPr>
        <w:t xml:space="preserve">63</w:t>
      </w:r>
      <w:r w:rsidDel="00000000" w:rsidR="00000000" w:rsidRPr="00000000">
        <w:rPr>
          <w:rtl w:val="0"/>
        </w:rPr>
        <w:t xml:space="preserve">, 903–912; and a variant of Experiment 1 from Wegner, D. M., Schneider, D. J., Carter, S. R., &amp; White, T. (1987). Paradoxical effects of thought suppression. </w:t>
      </w:r>
      <w:r w:rsidDel="00000000" w:rsidR="00000000" w:rsidRPr="00000000">
        <w:rPr>
          <w:i w:val="1"/>
          <w:rtl w:val="0"/>
        </w:rPr>
        <w:t xml:space="preserve">Journal of Personality and Social Psychology</w:t>
      </w:r>
      <w:r w:rsidDel="00000000" w:rsidR="00000000" w:rsidRPr="00000000">
        <w:rPr>
          <w:rtl w:val="0"/>
        </w:rPr>
        <w:t xml:space="preserve">, </w:t>
      </w:r>
      <w:r w:rsidDel="00000000" w:rsidR="00000000" w:rsidRPr="00000000">
        <w:rPr>
          <w:i w:val="1"/>
          <w:rtl w:val="0"/>
        </w:rPr>
        <w:t xml:space="preserve">53</w:t>
      </w:r>
      <w:r w:rsidDel="00000000" w:rsidR="00000000" w:rsidRPr="00000000">
        <w:rPr>
          <w:rtl w:val="0"/>
        </w:rPr>
        <w:t xml:space="preserve">, 5–13.</w:t>
      </w:r>
    </w:p>
    <w:p w:rsidR="00000000" w:rsidDel="00000000" w:rsidP="00000000" w:rsidRDefault="00000000" w:rsidRPr="00000000" w14:paraId="0000001C">
      <w:pPr>
        <w:pStyle w:val="Heading1"/>
        <w:jc w:val="left"/>
        <w:rPr>
          <w:b w:val="0"/>
        </w:rPr>
      </w:pPr>
      <w:r w:rsidDel="00000000" w:rsidR="00000000" w:rsidRPr="00000000">
        <w:rPr>
          <w:rtl w:val="0"/>
        </w:rPr>
        <w:t xml:space="preserve">Author order:</w:t>
      </w:r>
      <w:r w:rsidDel="00000000" w:rsidR="00000000" w:rsidRPr="00000000">
        <w:rPr>
          <w:b w:val="0"/>
          <w:rtl w:val="0"/>
        </w:rPr>
        <w:t xml:space="preserve"> Deming Wang, Kai Qin Chan, Wakefield </w:t>
      </w:r>
      <w:sdt>
        <w:sdtPr>
          <w:id w:val="-201780770"/>
          <w:tag w:val="goog_rdk_2"/>
        </w:sdtPr>
        <w:sdtContent>
          <w:ins w:author="Wakefield Morys-Carter" w:id="0" w:date="2025-09-30T09:29:18Z">
            <w:r w:rsidDel="00000000" w:rsidR="00000000" w:rsidRPr="00000000">
              <w:rPr>
                <w:b w:val="0"/>
                <w:rtl w:val="0"/>
              </w:rPr>
              <w:t xml:space="preserve">L. </w:t>
            </w:r>
          </w:ins>
        </w:sdtContent>
      </w:sdt>
      <w:r w:rsidDel="00000000" w:rsidR="00000000" w:rsidRPr="00000000">
        <w:rPr>
          <w:b w:val="0"/>
          <w:rtl w:val="0"/>
        </w:rPr>
        <w:t xml:space="preserve">Morys-Carter, and Martin Hagger.</w:t>
      </w:r>
    </w:p>
    <w:p w:rsidR="00000000" w:rsidDel="00000000" w:rsidP="00000000" w:rsidRDefault="00000000" w:rsidRPr="00000000" w14:paraId="0000001D">
      <w:pPr>
        <w:ind w:firstLine="0"/>
        <w:rPr/>
      </w:pPr>
      <w:r w:rsidDel="00000000" w:rsidR="00000000" w:rsidRPr="00000000">
        <w:rPr>
          <w:b w:val="1"/>
          <w:highlight w:val="yellow"/>
          <w:rtl w:val="0"/>
        </w:rPr>
        <w:t xml:space="preserve">Contributing Authors:</w:t>
      </w:r>
      <w:r w:rsidDel="00000000" w:rsidR="00000000" w:rsidRPr="00000000">
        <w:rPr>
          <w:highlight w:val="yellow"/>
          <w:rtl w:val="0"/>
        </w:rPr>
        <w:t xml:space="preserve"> Laelatus Syifa Sari Agustina, Hannah Lucia Valencia Anasco, Sandra Arbula, Mayson C. Astle, Cassandra L. Baldwin, Eliana C. Bloomfield, Shannon T. Brady, Inês Brito, Dustin P. Calvillo, Olivia Cava, Sara Caviola, Sarah Hian May Chan, Zizhuo Chen, Suin Choi, Victoria Corcoran, Kayla Cunningham, Siegfried Dewitte, Erika DiMariano, Shu Feng Diong, Karen Dobkins,</w:t>
      </w:r>
      <w:r w:rsidDel="00000000" w:rsidR="00000000" w:rsidRPr="00000000">
        <w:rPr>
          <w:color w:val="ff0000"/>
          <w:highlight w:val="yellow"/>
          <w:rtl w:val="0"/>
        </w:rPr>
        <w:t xml:space="preserve"> </w:t>
      </w:r>
      <w:r w:rsidDel="00000000" w:rsidR="00000000" w:rsidRPr="00000000">
        <w:rPr>
          <w:highlight w:val="yellow"/>
          <w:rtl w:val="0"/>
        </w:rPr>
        <w:t xml:space="preserve">Andrei Dumbravă, Josephine Ehmke, Malte Elson, Angela Fiedler, Sofia Frade</w:t>
      </w:r>
      <w:r w:rsidDel="00000000" w:rsidR="00000000" w:rsidRPr="00000000">
        <w:rPr>
          <w:rtl w:val="0"/>
        </w:rPr>
        <w:t xml:space="preserve">, </w:t>
      </w:r>
      <w:r w:rsidDel="00000000" w:rsidR="00000000" w:rsidRPr="00000000">
        <w:rPr>
          <w:highlight w:val="yellow"/>
          <w:rtl w:val="0"/>
        </w:rPr>
        <w:t xml:space="preserve">Mikayla Froehlich, Corinna Gemmecke, Nuno Gomes, </w:t>
      </w:r>
      <w:sdt>
        <w:sdtPr>
          <w:id w:val="-262277761"/>
          <w:tag w:val="goog_rdk_3"/>
        </w:sdtPr>
        <w:sdtContent>
          <w:ins w:author="Silvia Gregori Labarta" w:id="1" w:date="2025-09-29T20:54:00Z">
            <w:r w:rsidDel="00000000" w:rsidR="00000000" w:rsidRPr="00000000">
              <w:rPr>
                <w:highlight w:val="yellow"/>
                <w:rtl w:val="0"/>
              </w:rPr>
              <w:t xml:space="preserve">Silvia Gregori-Labarta, </w:t>
            </w:r>
          </w:ins>
        </w:sdtContent>
      </w:sdt>
      <w:r w:rsidDel="00000000" w:rsidR="00000000" w:rsidRPr="00000000">
        <w:rPr>
          <w:highlight w:val="yellow"/>
          <w:rtl w:val="0"/>
        </w:rPr>
        <w:t xml:space="preserve">Zoe Griffith, Zheng Guo, Andree Hartanto, Christopher E. Hawk, Samantha </w:t>
      </w:r>
      <w:sdt>
        <w:sdtPr>
          <w:id w:val="-1984479212"/>
          <w:tag w:val="goog_rdk_4"/>
        </w:sdtPr>
        <w:sdtContent>
          <w:ins w:author="Samantha Heiman" w:id="2" w:date="2025-09-18T00:03:58Z">
            <w:r w:rsidDel="00000000" w:rsidR="00000000" w:rsidRPr="00000000">
              <w:rPr>
                <w:highlight w:val="yellow"/>
                <w:rtl w:val="0"/>
              </w:rPr>
              <w:t xml:space="preserve">L. </w:t>
            </w:r>
          </w:ins>
        </w:sdtContent>
      </w:sdt>
      <w:r w:rsidDel="00000000" w:rsidR="00000000" w:rsidRPr="00000000">
        <w:rPr>
          <w:highlight w:val="yellow"/>
          <w:rtl w:val="0"/>
        </w:rPr>
        <w:t xml:space="preserve">Heiman, Ed Hirt, Meilan Hu, Chin Wei Ho, Jingxuan Huang, Joachim Hüffmeier, Ian Hussey, Chris Isloi, Ismaharif Ismail, Devyani Atul Jadhav, Lile Jia, Xiani Jia, Fanny Jiao, Dalya Kaya, Kyungmi Kim, Sindhoora Koneru, Valentina Kroker, Yixuan Ku, Asteria D. Kumalasari, Louise Kune,</w:t>
      </w:r>
      <w:sdt>
        <w:sdtPr>
          <w:id w:val="-1762395594"/>
          <w:tag w:val="goog_rdk_5"/>
        </w:sdtPr>
        <w:sdtContent>
          <w:del w:author="Silvia Gregori Labarta" w:id="3" w:date="2025-09-29T20:53:49Z">
            <w:r w:rsidDel="00000000" w:rsidR="00000000" w:rsidRPr="00000000">
              <w:rPr>
                <w:highlight w:val="yellow"/>
                <w:rtl w:val="0"/>
              </w:rPr>
              <w:delText xml:space="preserve"> Silvia Gregori-Labarta</w:delText>
            </w:r>
          </w:del>
        </w:sdtContent>
      </w:sdt>
      <w:r w:rsidDel="00000000" w:rsidR="00000000" w:rsidRPr="00000000">
        <w:rPr>
          <w:highlight w:val="yellow"/>
          <w:rtl w:val="0"/>
        </w:rPr>
        <w:t xml:space="preserve">, Florian Lange, Jean-Baptiste Légal, Alex León, Mya Lesieur, Benjamin J. Levy, Shuyao Liao, Andrian Liem, Rachele Lievore, Jon Lim, Zhicheng Lin, Madison Linden, Cheng-Yin Liu, Chenxin Liu, Lillianne Y. Liu, Yewei Liu, Richard Lopez, Jennifer Lozano, Sasa Lyu, Rabia Majeed, Christine Ma-Kellams, Irene C. Mammarella, Gordon Moskowitz, </w:t>
      </w:r>
      <w:sdt>
        <w:sdtPr>
          <w:id w:val="532530913"/>
          <w:tag w:val="goog_rdk_6"/>
        </w:sdtPr>
        <w:sdtContent>
          <w:del w:author="Asteria Kumalasari" w:id="4" w:date="2025-09-29T13:52:12Z">
            <w:r w:rsidDel="00000000" w:rsidR="00000000" w:rsidRPr="00000000">
              <w:rPr>
                <w:highlight w:val="yellow"/>
                <w:rtl w:val="0"/>
              </w:rPr>
              <w:delText xml:space="preserve">Shally </w:delText>
            </w:r>
          </w:del>
        </w:sdtContent>
      </w:sdt>
      <w:r w:rsidDel="00000000" w:rsidR="00000000" w:rsidRPr="00000000">
        <w:rPr>
          <w:highlight w:val="yellow"/>
          <w:rtl w:val="0"/>
        </w:rPr>
        <w:t xml:space="preserve">Viet-Hung J.P. Nguyen, </w:t>
      </w:r>
      <w:sdt>
        <w:sdtPr>
          <w:id w:val="1382741492"/>
          <w:tag w:val="goog_rdk_7"/>
        </w:sdtPr>
        <w:sdtContent>
          <w:ins w:author="Asteria Kumalasari" w:id="4" w:date="2025-09-29T13:52:12Z"/>
          <w:sdt>
            <w:sdtPr>
              <w:id w:val="1351397610"/>
              <w:tag w:val="goog_rdk_8"/>
            </w:sdtPr>
            <w:sdtContent>
              <w:ins w:author="Asteria Kumalasari" w:id="4" w:date="2025-09-29T13:52:12Z">
                <w:r w:rsidDel="00000000" w:rsidR="00000000" w:rsidRPr="00000000">
                  <w:rPr>
                    <w:highlight w:val="yellow"/>
                    <w:rtl w:val="0"/>
                    <w:rPrChange w:author="Asteria Kumalasari" w:id="5" w:date="2025-09-29T13:52:12Z">
                      <w:rPr>
                        <w:highlight w:val="yellow"/>
                      </w:rPr>
                    </w:rPrChange>
                  </w:rPr>
                  <w:t xml:space="preserve">Shally </w:t>
                </w:r>
              </w:ins>
            </w:sdtContent>
          </w:sdt>
          <w:ins w:author="Asteria Kumalasari" w:id="4" w:date="2025-09-29T13:52:12Z"/>
        </w:sdtContent>
      </w:sdt>
      <w:r w:rsidDel="00000000" w:rsidR="00000000" w:rsidRPr="00000000">
        <w:rPr>
          <w:highlight w:val="yellow"/>
          <w:rtl w:val="0"/>
        </w:rPr>
        <w:t xml:space="preserve">Novita, Ratri Nurwanti, Ayu Okvitawanli, Martina Pasti, Josiah Peck, Marília Prada, Ridwan Aji Budi Prasetyo, Titus Quek, Elizabeth Ray, Anca Roman, Raffaella I. Rumiati, Yin Thong Sam, Magda Saraiva, Brandon J. Schmeichel, Astrid Schütz, Amanda Seruti, Sophia Sethi, Louisa G. </w:t>
      </w:r>
      <w:sdt>
        <w:sdtPr>
          <w:id w:val="1889618313"/>
          <w:tag w:val="goog_rdk_9"/>
        </w:sdtPr>
        <w:sdtContent>
          <w:commentRangeStart w:id="2"/>
        </w:sdtContent>
      </w:sdt>
      <w:r w:rsidDel="00000000" w:rsidR="00000000" w:rsidRPr="00000000">
        <w:rPr>
          <w:highlight w:val="yellow"/>
          <w:rtl w:val="0"/>
        </w:rPr>
        <w:t xml:space="preserve">Smith</w:t>
      </w:r>
      <w:commentRangeEnd w:id="2"/>
      <w:r w:rsidDel="00000000" w:rsidR="00000000" w:rsidRPr="00000000">
        <w:commentReference w:id="2"/>
      </w:r>
      <w:r w:rsidDel="00000000" w:rsidR="00000000" w:rsidRPr="00000000">
        <w:rPr>
          <w:highlight w:val="yellow"/>
          <w:rtl w:val="0"/>
        </w:rPr>
        <w:t xml:space="preserve">, Sophia Smith, Daria Mihaela Solescu, Cristiane Souza, Wei Xing Toh, Ann-Kathrin Torka, Kenneth E. Vail III, Ariel J. Vantreese, Claudia </w:t>
      </w:r>
      <w:sdt>
        <w:sdtPr>
          <w:id w:val="-307037176"/>
          <w:tag w:val="goog_rdk_10"/>
        </w:sdtPr>
        <w:sdtContent>
          <w:ins w:author="Chris Isloi" w:id="6" w:date="2025-09-29T15:06:26Z">
            <w:r w:rsidDel="00000000" w:rsidR="00000000" w:rsidRPr="00000000">
              <w:rPr>
                <w:highlight w:val="yellow"/>
                <w:rtl w:val="0"/>
              </w:rPr>
              <w:t xml:space="preserve">Constantina </w:t>
            </w:r>
          </w:ins>
        </w:sdtContent>
      </w:sdt>
      <w:r w:rsidDel="00000000" w:rsidR="00000000" w:rsidRPr="00000000">
        <w:rPr>
          <w:highlight w:val="yellow"/>
          <w:rtl w:val="0"/>
        </w:rPr>
        <w:t xml:space="preserve">Vodă, Deyu Wang, Mingjing Wang, Xinyue Wang, Ya-Meng Wang, Zuo-Jun Wang, Yutong Wei, Ika Widyarini, Benjamin M. Wilkowski, Anna T. Wittmann, Hoo Keat Wong, Sihua Xu, Cleoputri Yusainy,</w:t>
      </w:r>
      <w:r w:rsidDel="00000000" w:rsidR="00000000" w:rsidRPr="00000000">
        <w:rPr>
          <w:b w:val="1"/>
          <w:highlight w:val="yellow"/>
          <w:rtl w:val="0"/>
        </w:rPr>
        <w:t xml:space="preserve"> </w:t>
      </w:r>
      <w:r w:rsidDel="00000000" w:rsidR="00000000" w:rsidRPr="00000000">
        <w:rPr>
          <w:highlight w:val="yellow"/>
          <w:rtl w:val="0"/>
        </w:rPr>
        <w:t xml:space="preserve">Oulmann Zerhouni, Xin Zhang, Yizhou Zhang</w:t>
      </w:r>
      <w:r w:rsidDel="00000000" w:rsidR="00000000" w:rsidRPr="00000000">
        <w:rPr>
          <w:rtl w:val="0"/>
        </w:rPr>
      </w:r>
    </w:p>
    <w:p w:rsidR="00000000" w:rsidDel="00000000" w:rsidP="00000000" w:rsidRDefault="00000000" w:rsidRPr="00000000" w14:paraId="0000001E">
      <w:pPr>
        <w:pStyle w:val="Heading1"/>
        <w:jc w:val="left"/>
        <w:rPr>
          <w:b w:val="0"/>
        </w:rPr>
      </w:pPr>
      <w:r w:rsidDel="00000000" w:rsidR="00000000" w:rsidRPr="00000000">
        <w:rPr>
          <w:rtl w:val="0"/>
        </w:rPr>
        <w:t xml:space="preserve">Proposing Researchers:</w:t>
      </w:r>
      <w:r w:rsidDel="00000000" w:rsidR="00000000" w:rsidRPr="00000000">
        <w:rPr>
          <w:b w:val="0"/>
          <w:rtl w:val="0"/>
        </w:rPr>
        <w:t xml:space="preserve"> Deming Wang &amp; Martin Hagger</w:t>
      </w:r>
    </w:p>
    <w:p w:rsidR="00000000" w:rsidDel="00000000" w:rsidP="00000000" w:rsidRDefault="00000000" w:rsidRPr="00000000" w14:paraId="0000001F">
      <w:pPr>
        <w:ind w:firstLine="0"/>
        <w:rPr/>
      </w:pPr>
      <w:r w:rsidDel="00000000" w:rsidR="00000000" w:rsidRPr="00000000">
        <w:rPr>
          <w:b w:val="1"/>
          <w:rtl w:val="0"/>
        </w:rPr>
        <w:t xml:space="preserve">Protocol and manuscript edited by:</w:t>
      </w:r>
      <w:r w:rsidDel="00000000" w:rsidR="00000000" w:rsidRPr="00000000">
        <w:rPr>
          <w:rtl w:val="0"/>
        </w:rPr>
        <w:t xml:space="preserve"> Katie Corker, Dave Sbarra, and Daniel J. Simons</w:t>
      </w:r>
    </w:p>
    <w:sdt>
      <w:sdtPr>
        <w:id w:val="1070534456"/>
        <w:tag w:val="goog_rdk_12"/>
      </w:sdtPr>
      <w:sdtContent>
        <w:p w:rsidR="00000000" w:rsidDel="00000000" w:rsidP="00000000" w:rsidRDefault="00000000" w:rsidRPr="00000000" w14:paraId="00000020">
          <w:pPr>
            <w:pStyle w:val="Heading1"/>
            <w:jc w:val="left"/>
            <w:rPr>
              <w:ins w:author="Kai Qin Chan" w:id="7" w:date="2025-09-19T06:37:00Z"/>
              <w:b w:val="0"/>
              <w:color w:val="0000ff"/>
              <w:u w:val="single"/>
            </w:rPr>
          </w:pPr>
          <w:r w:rsidDel="00000000" w:rsidR="00000000" w:rsidRPr="00000000">
            <w:rPr>
              <w:rtl w:val="0"/>
            </w:rPr>
            <w:t xml:space="preserve">Address correspondence to:</w:t>
          </w:r>
          <w:r w:rsidDel="00000000" w:rsidR="00000000" w:rsidRPr="00000000">
            <w:rPr>
              <w:b w:val="0"/>
              <w:rtl w:val="0"/>
            </w:rPr>
            <w:t xml:space="preserve"> Deming (Adam) Wang, Department of Psychology and Behavioral Sciences, Zhejiang University, 866 Yuhangtang Rd, Hangzhou, Zhejiang, China, 310058. Email: </w:t>
          </w:r>
          <w:hyperlink r:id="rId11">
            <w:r w:rsidDel="00000000" w:rsidR="00000000" w:rsidRPr="00000000">
              <w:rPr>
                <w:b w:val="0"/>
                <w:color w:val="0000ff"/>
                <w:u w:val="single"/>
                <w:rtl w:val="0"/>
              </w:rPr>
              <w:t xml:space="preserve">adamwang@zju.edu.cn</w:t>
            </w:r>
          </w:hyperlink>
          <w:sdt>
            <w:sdtPr>
              <w:id w:val="-1118954623"/>
              <w:tag w:val="goog_rdk_11"/>
            </w:sdtPr>
            <w:sdtContent>
              <w:ins w:author="Kai Qin Chan" w:id="7" w:date="2025-09-19T06:37:00Z">
                <w:r w:rsidDel="00000000" w:rsidR="00000000" w:rsidRPr="00000000">
                  <w:rPr>
                    <w:rtl w:val="0"/>
                  </w:rPr>
                </w:r>
              </w:ins>
            </w:sdtContent>
          </w:sdt>
        </w:p>
      </w:sdtContent>
    </w:sdt>
    <w:sdt>
      <w:sdtPr>
        <w:id w:val="620322150"/>
        <w:tag w:val="goog_rdk_14"/>
      </w:sdtPr>
      <w:sdtContent>
        <w:p w:rsidR="00000000" w:rsidDel="00000000" w:rsidP="00000000" w:rsidRDefault="00000000" w:rsidRPr="00000000" w14:paraId="00000021">
          <w:pPr>
            <w:rPr>
              <w:ins w:author="Kai Qin Chan" w:id="7" w:date="2025-09-19T06:37:00Z"/>
              <w:b w:val="0"/>
              <w:color w:val="0000ff"/>
              <w:u w:val="single"/>
            </w:rPr>
          </w:pPr>
          <w:sdt>
            <w:sdtPr>
              <w:id w:val="-1016186520"/>
              <w:tag w:val="goog_rdk_13"/>
            </w:sdtPr>
            <w:sdtContent>
              <w:ins w:author="Kai Qin Chan" w:id="7" w:date="2025-09-19T06:37:00Z">
                <w:r w:rsidDel="00000000" w:rsidR="00000000" w:rsidRPr="00000000">
                  <w:rPr>
                    <w:rtl w:val="0"/>
                  </w:rPr>
                </w:r>
              </w:ins>
            </w:sdtContent>
          </w:sdt>
        </w:p>
      </w:sdtContent>
    </w:sdt>
    <w:sdt>
      <w:sdtPr>
        <w:id w:val="-1801604347"/>
        <w:tag w:val="goog_rdk_16"/>
      </w:sdtPr>
      <w:sdtContent>
        <w:p w:rsidR="00000000" w:rsidDel="00000000" w:rsidP="00000000" w:rsidRDefault="00000000" w:rsidRPr="00000000" w14:paraId="00000022">
          <w:pPr>
            <w:ind w:left="0" w:firstLine="0"/>
            <w:rPr>
              <w:ins w:author="Kai Qin Chan" w:id="7" w:date="2025-09-19T06:37:00Z"/>
              <w:b w:val="0"/>
              <w:color w:val="0000ff"/>
              <w:u w:val="single"/>
            </w:rPr>
          </w:pPr>
          <w:sdt>
            <w:sdtPr>
              <w:id w:val="1343917910"/>
              <w:tag w:val="goog_rdk_15"/>
            </w:sdtPr>
            <w:sdtContent>
              <w:ins w:author="Kai Qin Chan" w:id="7" w:date="2025-09-19T06:37:00Z">
                <w:r w:rsidDel="00000000" w:rsidR="00000000" w:rsidRPr="00000000">
                  <w:rPr>
                    <w:b w:val="1"/>
                    <w:rtl w:val="0"/>
                  </w:rPr>
                  <w:t xml:space="preserve">Declaration of Generative AI usage</w:t>
                </w:r>
              </w:ins>
            </w:sdtContent>
          </w:sdt>
        </w:p>
      </w:sdtContent>
    </w:sdt>
    <w:sdt>
      <w:sdtPr>
        <w:id w:val="588669616"/>
        <w:tag w:val="goog_rdk_19"/>
      </w:sdtPr>
      <w:sdtContent>
        <w:p w:rsidR="00000000" w:rsidDel="00000000" w:rsidP="00000000" w:rsidRDefault="00000000" w:rsidRPr="00000000" w14:paraId="00000023">
          <w:pPr>
            <w:ind w:left="0" w:firstLine="0"/>
            <w:rPr>
              <w:rPrChange w:author="Kai Qin Chan" w:id="8" w:date="2025-09-19T06:37:00Z">
                <w:rPr>
                  <w:b w:val="0"/>
                  <w:color w:val="2f5496"/>
                </w:rPr>
              </w:rPrChange>
            </w:rPr>
            <w:pPrChange w:author="Kai Qin Chan" w:id="0" w:date="2025-09-19T06:37:00Z">
              <w:pPr>
                <w:pStyle w:val="Heading1"/>
                <w:jc w:val="left"/>
              </w:pPr>
            </w:pPrChange>
          </w:pPr>
          <w:sdt>
            <w:sdtPr>
              <w:id w:val="-1233362669"/>
              <w:tag w:val="goog_rdk_17"/>
            </w:sdtPr>
            <w:sdtContent>
              <w:ins w:author="Kai Qin Chan" w:id="7" w:date="2025-09-19T06:37:00Z">
                <w:r w:rsidDel="00000000" w:rsidR="00000000" w:rsidRPr="00000000">
                  <w:rPr>
                    <w:rtl w:val="0"/>
                  </w:rPr>
                  <w:t xml:space="preserve">Generative AI was used to generate and revise some of the R codes used in this manuscript.</w:t>
                </w:r>
              </w:ins>
            </w:sdtContent>
          </w:sdt>
          <w:sdt>
            <w:sdtPr>
              <w:id w:val="-1604031773"/>
              <w:tag w:val="goog_rdk_18"/>
            </w:sdtPr>
            <w:sdtContent>
              <w:r w:rsidDel="00000000" w:rsidR="00000000" w:rsidRPr="00000000">
                <w:rPr>
                  <w:rtl w:val="0"/>
                </w:rPr>
              </w:r>
            </w:sdtContent>
          </w:sdt>
        </w:p>
      </w:sdtContent>
    </w:sdt>
    <w:p w:rsidR="00000000" w:rsidDel="00000000" w:rsidP="00000000" w:rsidRDefault="00000000" w:rsidRPr="00000000" w14:paraId="00000024">
      <w:pPr>
        <w:pStyle w:val="Heading1"/>
        <w:rPr>
          <w:b w:val="0"/>
        </w:rPr>
      </w:pPr>
      <w:r w:rsidDel="00000000" w:rsidR="00000000" w:rsidRPr="00000000">
        <w:rPr>
          <w:rtl w:val="0"/>
        </w:rPr>
      </w:r>
    </w:p>
    <w:p w:rsidR="00000000" w:rsidDel="00000000" w:rsidP="00000000" w:rsidRDefault="00000000" w:rsidRPr="00000000" w14:paraId="00000025">
      <w:pPr>
        <w:pStyle w:val="Heading1"/>
        <w:rPr>
          <w:b w:val="0"/>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spacing w:line="259" w:lineRule="auto"/>
        <w:ind w:firstLine="0"/>
        <w:rPr/>
      </w:pPr>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1"/>
        <w:rPr>
          <w:b w:val="0"/>
        </w:rPr>
      </w:pPr>
      <w:r w:rsidDel="00000000" w:rsidR="00000000" w:rsidRPr="00000000">
        <w:rPr>
          <w:b w:val="0"/>
          <w:rtl w:val="0"/>
        </w:rPr>
        <w:t xml:space="preserve">Abstract</w:t>
      </w:r>
    </w:p>
    <w:p w:rsidR="00000000" w:rsidDel="00000000" w:rsidP="00000000" w:rsidRDefault="00000000" w:rsidRPr="00000000" w14:paraId="00000029">
      <w:pPr>
        <w:ind w:firstLine="0"/>
        <w:rPr/>
      </w:pPr>
      <w:r w:rsidDel="00000000" w:rsidR="00000000" w:rsidRPr="00000000">
        <w:rPr>
          <w:rtl w:val="0"/>
        </w:rPr>
        <w:t xml:space="preserve">In two seminal research articles, Wegner and colleagues (</w:t>
      </w:r>
      <w:hyperlink w:anchor="_heading=h.gzrd1h88mvmj">
        <w:r w:rsidDel="00000000" w:rsidR="00000000" w:rsidRPr="00000000">
          <w:rPr>
            <w:rtl w:val="0"/>
          </w:rPr>
          <w:t xml:space="preserve">Wegner &amp; Erber, 199</w:t>
        </w:r>
      </w:hyperlink>
      <w:r w:rsidDel="00000000" w:rsidR="00000000" w:rsidRPr="00000000">
        <w:rPr>
          <w:rtl w:val="0"/>
        </w:rPr>
        <w:t xml:space="preserve">2; Wegner et al., 1987) demonstrated that individuals suppressing a target thought ironically experience higher levels of preoccupation with that thought compared to those deliberately concentrating on the same thought. Two types of ‘ironic effects’ were observed: greater preoccupation of the target thought during and after active thought suppression, known as the immediate enhancement and rebound effects, respectively. </w:t>
      </w:r>
      <w:sdt>
        <w:sdtPr>
          <w:id w:val="2142559900"/>
          <w:tag w:val="goog_rdk_20"/>
        </w:sdtPr>
        <w:sdtContent>
          <w:commentRangeStart w:id="3"/>
        </w:sdtContent>
      </w:sdt>
      <w:r w:rsidDel="00000000" w:rsidR="00000000" w:rsidRPr="00000000">
        <w:rPr>
          <w:rtl w:val="0"/>
        </w:rPr>
        <w:t xml:space="preserve">A previous meta-analysis of thought suppression studies revealed significant sizes for the immediate enhancement (</w:t>
      </w:r>
      <w:r w:rsidDel="00000000" w:rsidR="00000000" w:rsidRPr="00000000">
        <w:rPr>
          <w:i w:val="1"/>
          <w:rtl w:val="0"/>
        </w:rPr>
        <w:t xml:space="preserve">d</w:t>
      </w:r>
      <w:r w:rsidDel="00000000" w:rsidR="00000000" w:rsidRPr="00000000">
        <w:rPr>
          <w:rtl w:val="0"/>
        </w:rPr>
        <w:t xml:space="preserve"> = 0.34) and rebound (</w:t>
      </w:r>
      <w:r w:rsidDel="00000000" w:rsidR="00000000" w:rsidRPr="00000000">
        <w:rPr>
          <w:i w:val="1"/>
          <w:rtl w:val="0"/>
        </w:rPr>
        <w:t xml:space="preserve">d</w:t>
      </w:r>
      <w:r w:rsidDel="00000000" w:rsidR="00000000" w:rsidRPr="00000000">
        <w:rPr>
          <w:rtl w:val="0"/>
        </w:rPr>
        <w:t xml:space="preserve"> = 0.19) effects, respectively (Wang et al., 2020). However, none of the identified studies directly replicated the immediate enhancement effect, and only three provided under-powered conceptual replications, thus yielding inconclusive results. In addition, all but two studies testing the rebound effect were under-powered, and the adequately-powered studies yielded effects opposite</w:t>
      </w:r>
      <w:r w:rsidDel="00000000" w:rsidR="00000000" w:rsidRPr="00000000">
        <w:rPr>
          <w:i w:val="1"/>
          <w:rtl w:val="0"/>
        </w:rPr>
        <w:t xml:space="preserve"> </w:t>
      </w:r>
      <w:r w:rsidDel="00000000" w:rsidR="00000000" w:rsidRPr="00000000">
        <w:rPr>
          <w:rtl w:val="0"/>
        </w:rPr>
        <w:t xml:space="preserve">to the hypothesized direction. There is also evidence that the meta-analytic estimate of the rebound effect may be an artifact of publication bias (Wang et al., 2020). These findings cast doubt on the size and variability of ironic effects identified by Wegner et al. </w:t>
      </w:r>
      <w:commentRangeEnd w:id="3"/>
      <w:r w:rsidDel="00000000" w:rsidR="00000000" w:rsidRPr="00000000">
        <w:commentReference w:id="3"/>
      </w:r>
      <w:r w:rsidDel="00000000" w:rsidR="00000000" w:rsidRPr="00000000">
        <w:rPr>
          <w:rtl w:val="0"/>
        </w:rPr>
        <w:t xml:space="preserve">This Registered Replication Report presents the results of 36 (Study 1, total </w:t>
      </w:r>
      <w:r w:rsidDel="00000000" w:rsidR="00000000" w:rsidRPr="00000000">
        <w:rPr>
          <w:i w:val="1"/>
          <w:rtl w:val="0"/>
        </w:rPr>
        <w:t xml:space="preserve">N</w:t>
      </w:r>
      <w:r w:rsidDel="00000000" w:rsidR="00000000" w:rsidRPr="00000000">
        <w:rPr>
          <w:rtl w:val="0"/>
        </w:rPr>
        <w:t xml:space="preserve"> = 3280) direct replications of the preregistered immediate enhancement effect protocol, and 36 (Study 2, total </w:t>
      </w:r>
      <w:r w:rsidDel="00000000" w:rsidR="00000000" w:rsidRPr="00000000">
        <w:rPr>
          <w:i w:val="1"/>
          <w:rtl w:val="0"/>
        </w:rPr>
        <w:t xml:space="preserve">N</w:t>
      </w:r>
      <w:r w:rsidDel="00000000" w:rsidR="00000000" w:rsidRPr="00000000">
        <w:rPr>
          <w:rtl w:val="0"/>
        </w:rPr>
        <w:t xml:space="preserve"> = 3053) direct replications of the preregistered rebound effect protocol. A meta-analysis of these experiments showed no evidence of the immediate enhancement effect </w:t>
      </w:r>
      <w:sdt>
        <w:sdtPr>
          <w:id w:val="-314974451"/>
          <w:tag w:val="goog_rdk_21"/>
        </w:sdtPr>
        <w:sdtContent>
          <w:commentRangeStart w:id="4"/>
        </w:sdtContent>
      </w:sdt>
      <w:r w:rsidDel="00000000" w:rsidR="00000000" w:rsidRPr="00000000">
        <w:rPr>
          <w:rtl w:val="0"/>
        </w:rPr>
        <w:t xml:space="preserve">(</w:t>
      </w:r>
      <w:r w:rsidDel="00000000" w:rsidR="00000000" w:rsidRPr="00000000">
        <w:rPr>
          <w:i w:val="1"/>
          <w:rtl w:val="0"/>
        </w:rPr>
        <w:t xml:space="preserve">d</w:t>
      </w:r>
      <w:r w:rsidDel="00000000" w:rsidR="00000000" w:rsidRPr="00000000">
        <w:rPr>
          <w:i w:val="1"/>
          <w:vertAlign w:val="subscript"/>
          <w:rtl w:val="0"/>
        </w:rPr>
        <w:t xml:space="preserve">high cognitive load</w:t>
      </w:r>
      <w:r w:rsidDel="00000000" w:rsidR="00000000" w:rsidRPr="00000000">
        <w:rPr>
          <w:i w:val="1"/>
          <w:rtl w:val="0"/>
        </w:rPr>
        <w:t xml:space="preserve"> </w:t>
      </w:r>
      <w:r w:rsidDel="00000000" w:rsidR="00000000" w:rsidRPr="00000000">
        <w:rPr>
          <w:rtl w:val="0"/>
        </w:rPr>
        <w:t xml:space="preserve">= -0.41; </w:t>
      </w:r>
      <w:r w:rsidDel="00000000" w:rsidR="00000000" w:rsidRPr="00000000">
        <w:rPr>
          <w:i w:val="1"/>
          <w:rtl w:val="0"/>
        </w:rPr>
        <w:t xml:space="preserve">d</w:t>
      </w:r>
      <w:r w:rsidDel="00000000" w:rsidR="00000000" w:rsidRPr="00000000">
        <w:rPr>
          <w:i w:val="1"/>
          <w:vertAlign w:val="subscript"/>
          <w:rtl w:val="0"/>
        </w:rPr>
        <w:t xml:space="preserve">low cognitive load</w:t>
      </w:r>
      <w:r w:rsidDel="00000000" w:rsidR="00000000" w:rsidRPr="00000000">
        <w:rPr>
          <w:i w:val="1"/>
          <w:rtl w:val="0"/>
        </w:rPr>
        <w:t xml:space="preserve"> </w:t>
      </w:r>
      <w:r w:rsidDel="00000000" w:rsidR="00000000" w:rsidRPr="00000000">
        <w:rPr>
          <w:rtl w:val="0"/>
        </w:rPr>
        <w:t xml:space="preserve">= -0.50)</w:t>
      </w:r>
      <w:commentRangeEnd w:id="4"/>
      <w:r w:rsidDel="00000000" w:rsidR="00000000" w:rsidRPr="00000000">
        <w:commentReference w:id="4"/>
      </w:r>
      <w:r w:rsidDel="00000000" w:rsidR="00000000" w:rsidRPr="00000000">
        <w:rPr>
          <w:rtl w:val="0"/>
        </w:rPr>
        <w:t xml:space="preserve">. </w:t>
      </w:r>
      <w:sdt>
        <w:sdtPr>
          <w:id w:val="1864375782"/>
          <w:tag w:val="goog_rdk_22"/>
        </w:sdtPr>
        <w:sdtContent>
          <w:commentRangeStart w:id="5"/>
        </w:sdtContent>
      </w:sdt>
      <w:r w:rsidDel="00000000" w:rsidR="00000000" w:rsidRPr="00000000">
        <w:rPr>
          <w:rtl w:val="0"/>
        </w:rPr>
        <w:t xml:space="preserve">In contrast, we found evidence for rebound effects overall (</w:t>
      </w:r>
      <w:r w:rsidDel="00000000" w:rsidR="00000000" w:rsidRPr="00000000">
        <w:rPr>
          <w:i w:val="1"/>
          <w:rtl w:val="0"/>
        </w:rPr>
        <w:t xml:space="preserve">d</w:t>
      </w:r>
      <w:r w:rsidDel="00000000" w:rsidR="00000000" w:rsidRPr="00000000">
        <w:rPr>
          <w:rtl w:val="0"/>
        </w:rPr>
        <w:t xml:space="preserve"> = 0.12), especially when suppressed thoughts were discrete—such as “gorilla” (</w:t>
      </w:r>
      <w:r w:rsidDel="00000000" w:rsidR="00000000" w:rsidRPr="00000000">
        <w:rPr>
          <w:i w:val="1"/>
          <w:rtl w:val="0"/>
        </w:rPr>
        <w:t xml:space="preserve">d </w:t>
      </w:r>
      <w:r w:rsidDel="00000000" w:rsidR="00000000" w:rsidRPr="00000000">
        <w:rPr>
          <w:rtl w:val="0"/>
        </w:rPr>
        <w:t xml:space="preserve">= 0.18) and “tiger” (</w:t>
      </w:r>
      <w:r w:rsidDel="00000000" w:rsidR="00000000" w:rsidRPr="00000000">
        <w:rPr>
          <w:i w:val="1"/>
          <w:rtl w:val="0"/>
        </w:rPr>
        <w:t xml:space="preserve">d</w:t>
      </w:r>
      <w:r w:rsidDel="00000000" w:rsidR="00000000" w:rsidRPr="00000000">
        <w:rPr>
          <w:rtl w:val="0"/>
        </w:rPr>
        <w:t xml:space="preserve"> = 0.16) — but not when the thoughts were non-discrete, like “diseases” (</w:t>
      </w:r>
      <w:r w:rsidDel="00000000" w:rsidR="00000000" w:rsidRPr="00000000">
        <w:rPr>
          <w:i w:val="1"/>
          <w:rtl w:val="0"/>
        </w:rPr>
        <w:t xml:space="preserve">d </w:t>
      </w:r>
      <w:r w:rsidDel="00000000" w:rsidR="00000000" w:rsidRPr="00000000">
        <w:rPr>
          <w:rtl w:val="0"/>
        </w:rPr>
        <w:t xml:space="preserve">= 0.02) or “food” (</w:t>
      </w:r>
      <w:r w:rsidDel="00000000" w:rsidR="00000000" w:rsidRPr="00000000">
        <w:rPr>
          <w:i w:val="1"/>
          <w:rtl w:val="0"/>
        </w:rPr>
        <w:t xml:space="preserve">d</w:t>
      </w:r>
      <w:r w:rsidDel="00000000" w:rsidR="00000000" w:rsidRPr="00000000">
        <w:rPr>
          <w:rtl w:val="0"/>
        </w:rPr>
        <w:t xml:space="preserve"> = 0.07). </w:t>
      </w:r>
      <w:commentRangeEnd w:id="5"/>
      <w:r w:rsidDel="00000000" w:rsidR="00000000" w:rsidRPr="00000000">
        <w:commentReference w:id="5"/>
      </w:r>
      <w:r w:rsidDel="00000000" w:rsidR="00000000" w:rsidRPr="00000000">
        <w:rPr>
          <w:rtl w:val="0"/>
        </w:rPr>
        <w:t xml:space="preserve">These results suggest that the ironic effects of active thought suppression may have been overstated, but that suppression does lead to post-suppression mental preoccupation </w:t>
      </w:r>
      <w:sdt>
        <w:sdtPr>
          <w:id w:val="-363077944"/>
          <w:tag w:val="goog_rdk_23"/>
        </w:sdtPr>
        <w:sdtContent>
          <w:ins w:author="Magda Saraiva" w:id="9" w:date="2025-09-16T09:10:14Z"/>
          <w:sdt>
            <w:sdtPr>
              <w:id w:val="668802781"/>
              <w:tag w:val="goog_rdk_24"/>
            </w:sdtPr>
            <w:sdtContent>
              <w:ins w:author="Magda Saraiva" w:id="9" w:date="2025-09-16T09:10:14Z">
                <w:r w:rsidDel="00000000" w:rsidR="00000000" w:rsidRPr="00000000">
                  <w:rPr>
                    <w:rtl w:val="0"/>
                    <w:rPrChange w:author="Magda Saraiva" w:id="10" w:date="2025-09-16T09:10:14Z">
                      <w:rPr/>
                    </w:rPrChange>
                  </w:rPr>
                  <w:t xml:space="preserve">with</w:t>
                </w:r>
              </w:ins>
            </w:sdtContent>
          </w:sdt>
          <w:ins w:author="Magda Saraiva" w:id="9" w:date="2025-09-16T09:10:14Z"/>
        </w:sdtContent>
      </w:sdt>
      <w:sdt>
        <w:sdtPr>
          <w:id w:val="955507789"/>
          <w:tag w:val="goog_rdk_25"/>
        </w:sdtPr>
        <w:sdtContent>
          <w:del w:author="Magda Saraiva" w:id="9" w:date="2025-09-16T09:10:14Z"/>
          <w:sdt>
            <w:sdtPr>
              <w:id w:val="2024066473"/>
              <w:tag w:val="goog_rdk_26"/>
            </w:sdtPr>
            <w:sdtContent>
              <w:del w:author="Magda Saraiva" w:id="9" w:date="2025-09-16T09:10:14Z">
                <w:r w:rsidDel="00000000" w:rsidR="00000000" w:rsidRPr="00000000">
                  <w:rPr>
                    <w:rtl w:val="0"/>
                    <w:rPrChange w:author="Magda Saraiva" w:id="10" w:date="2025-09-16T09:10:14Z">
                      <w:rPr/>
                    </w:rPrChange>
                  </w:rPr>
                  <w:delText xml:space="preserve">of</w:delText>
                </w:r>
              </w:del>
            </w:sdtContent>
          </w:sdt>
          <w:del w:author="Magda Saraiva" w:id="9" w:date="2025-09-16T09:10:14Z"/>
        </w:sdtContent>
      </w:sdt>
      <w:r w:rsidDel="00000000" w:rsidR="00000000" w:rsidRPr="00000000">
        <w:rPr>
          <w:rtl w:val="0"/>
        </w:rPr>
        <w:t xml:space="preserve"> the once suppressed thought.</w:t>
      </w:r>
    </w:p>
    <w:p w:rsidR="00000000" w:rsidDel="00000000" w:rsidP="00000000" w:rsidRDefault="00000000" w:rsidRPr="00000000" w14:paraId="0000002A">
      <w:pPr>
        <w:ind w:firstLine="0"/>
        <w:rPr>
          <w:b w:val="1"/>
        </w:rPr>
      </w:pPr>
      <w:r w:rsidDel="00000000" w:rsidR="00000000" w:rsidRPr="00000000">
        <w:rPr>
          <w:i w:val="1"/>
          <w:rtl w:val="0"/>
        </w:rPr>
        <w:t xml:space="preserve">Keywords:</w:t>
      </w:r>
      <w:r w:rsidDel="00000000" w:rsidR="00000000" w:rsidRPr="00000000">
        <w:rPr>
          <w:b w:val="1"/>
          <w:rtl w:val="0"/>
        </w:rPr>
        <w:t xml:space="preserve"> </w:t>
      </w:r>
      <w:r w:rsidDel="00000000" w:rsidR="00000000" w:rsidRPr="00000000">
        <w:rPr>
          <w:rtl w:val="0"/>
        </w:rPr>
        <w:t xml:space="preserve">ironic effects, thought suppression, immediate enhancement effect, rebound effect, replication, preregistration</w:t>
      </w:r>
      <w:r w:rsidDel="00000000" w:rsidR="00000000" w:rsidRPr="00000000">
        <w:rPr>
          <w:rtl w:val="0"/>
        </w:rPr>
      </w:r>
    </w:p>
    <w:p w:rsidR="00000000" w:rsidDel="00000000" w:rsidP="00000000" w:rsidRDefault="00000000" w:rsidRPr="00000000" w14:paraId="0000002B">
      <w:pPr>
        <w:rPr/>
      </w:pPr>
      <w:r w:rsidDel="00000000" w:rsidR="00000000" w:rsidRPr="00000000">
        <w:br w:type="page"/>
      </w: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Thought suppression is a ubiquitous phenomenon in people’s everyday lives. Dieters sometimes actively suppress thoughts of palatable foods such as chocolates, students trying to focus on their homework sometimes try to avoid distracting thoughts such as the temptation of videogames, athletes trying to focus on their current performance often try not to think about thoughts of failing, and people on holiday sometimes try to fend off mood-killing intrusive thoughts such as work-related worries. According to Wegner’s (1994) theory of ironic processes, however, individuals suppressing a particular thought are likely to ironically experience greater preoccupation with that thought compared to individuals deliberately concentrating on the same thought. This ironic effect is not only predicted to occur </w:t>
      </w:r>
      <w:r w:rsidDel="00000000" w:rsidR="00000000" w:rsidRPr="00000000">
        <w:rPr>
          <w:i w:val="1"/>
          <w:rtl w:val="0"/>
        </w:rPr>
        <w:t xml:space="preserve">during</w:t>
      </w:r>
      <w:r w:rsidDel="00000000" w:rsidR="00000000" w:rsidRPr="00000000">
        <w:rPr>
          <w:rtl w:val="0"/>
        </w:rPr>
        <w:t xml:space="preserve"> active thought suppression, known as an ‘immediate enhancement effect’, but also </w:t>
      </w:r>
      <w:r w:rsidDel="00000000" w:rsidR="00000000" w:rsidRPr="00000000">
        <w:rPr>
          <w:i w:val="1"/>
          <w:rtl w:val="0"/>
        </w:rPr>
        <w:t xml:space="preserve">after</w:t>
      </w:r>
      <w:r w:rsidDel="00000000" w:rsidR="00000000" w:rsidRPr="00000000">
        <w:rPr>
          <w:rtl w:val="0"/>
        </w:rPr>
        <w:t xml:space="preserve"> thought suppression efforts have terminated, known as a ‘rebound effect</w:t>
      </w:r>
      <w:r w:rsidDel="00000000" w:rsidR="00000000" w:rsidRPr="00000000">
        <w:rPr>
          <w:vertAlign w:val="superscript"/>
        </w:rPr>
        <w:footnoteReference w:customMarkFollows="0" w:id="0"/>
      </w:r>
      <w:r w:rsidDel="00000000" w:rsidR="00000000" w:rsidRPr="00000000">
        <w:rPr>
          <w:rtl w:val="0"/>
        </w:rPr>
        <w:t xml:space="preserve">’. Specifically, the rebound effect occurs when individuals who have previously suppressed a particular thought experience </w:t>
      </w:r>
      <w:sdt>
        <w:sdtPr>
          <w:id w:val="1926895602"/>
          <w:tag w:val="goog_rdk_27"/>
        </w:sdtPr>
        <w:sdtContent>
          <w:ins w:author="Magda Saraiva" w:id="11" w:date="2025-09-16T10:27:46Z"/>
          <w:sdt>
            <w:sdtPr>
              <w:id w:val="-1886977837"/>
              <w:tag w:val="goog_rdk_28"/>
            </w:sdtPr>
            <w:sdtContent>
              <w:ins w:author="Magda Saraiva" w:id="11" w:date="2025-09-16T10:27:46Z">
                <w:r w:rsidDel="00000000" w:rsidR="00000000" w:rsidRPr="00000000">
                  <w:rPr>
                    <w:rtl w:val="0"/>
                    <w:rPrChange w:author="Magda Saraiva" w:id="12" w:date="2025-09-16T10:27:46Z">
                      <w:rPr/>
                    </w:rPrChange>
                  </w:rPr>
                  <w:t xml:space="preserve">a </w:t>
                </w:r>
              </w:ins>
            </w:sdtContent>
          </w:sdt>
          <w:ins w:author="Magda Saraiva" w:id="11" w:date="2025-09-16T10:27:46Z"/>
        </w:sdtContent>
      </w:sdt>
      <w:r w:rsidDel="00000000" w:rsidR="00000000" w:rsidRPr="00000000">
        <w:rPr>
          <w:rtl w:val="0"/>
        </w:rPr>
        <w:t xml:space="preserve">greater resurgence of that thought compared to those who had not previously suppressed the same thought. As such, thought suppression may engender consequences that are ironically the opposite of what the individual undertaking thought suppression had intended, and can manifest itself in frequently-observed phenomena such as choking in sports performance when attempting to suppress failure-related thoughts (e.g., Beilock et al., 2001).</w:t>
      </w:r>
    </w:p>
    <w:p w:rsidR="00000000" w:rsidDel="00000000" w:rsidP="00000000" w:rsidRDefault="00000000" w:rsidRPr="00000000" w14:paraId="0000002D">
      <w:pPr>
        <w:rPr/>
      </w:pPr>
      <w:r w:rsidDel="00000000" w:rsidR="00000000" w:rsidRPr="00000000">
        <w:rPr>
          <w:rtl w:val="0"/>
        </w:rPr>
        <w:t xml:space="preserve">What mechanisms underlie these paradoxical manifestations? According to Wegner (2009), active thought suppression involves the synergistic activity of two mental processes – an intentional system and a monitoring system. The intentional system is responsible for generating thoughts that are consistent with the desired mental state, such as food-unrelated thoughts (e.g., mountain) when the individual is trying not to think about food, and food-related thoughts when the individual is trying to think about food (e.g., chocolate). The monitoring system, on the other hand, is responsible for detecting failures of the intentional system such that whenever a deviation from the desired mental state is detected (e.g., chocolate crossing the mind when trying to suppress food-related thoughts), the monitoring system alerts the intentional system. Consequently, the intentional system continues to generate thoughts consistent with the desired mental state. It is important to highlight the role that current cognitive load, that is, the availability of cognitive resources that an individual can commit to mental tasks, plays in the process leading to enhancement effects. Given the apparent effortful and resource-taxing nature of the intentional system and the relative effortless and automatic nature of the monitoring system, cognitive load affects the intentional system but has little impact on the monitoring system. The down-regulation of the intentional system in conjunction with the unimpeded monitoring system ultimately results in the to-be-suppressed thought becoming more salient in consciousness, and hence the immediate enhancement effect (Wegner &amp; Erber, 1992). As such, the effect is moderated by the extent of cognitive load experienced by the individual</w:t>
      </w:r>
      <w:sdt>
        <w:sdtPr>
          <w:id w:val="649067207"/>
          <w:tag w:val="goog_rdk_29"/>
        </w:sdtPr>
        <w:sdtContent>
          <w:ins w:author="Magda Saraiva" w:id="13" w:date="2025-09-16T10:44:17Z">
            <w:r w:rsidDel="00000000" w:rsidR="00000000" w:rsidRPr="00000000">
              <w:rPr>
                <w:rtl w:val="0"/>
              </w:rPr>
              <w:t xml:space="preserve">,</w:t>
            </w:r>
          </w:ins>
        </w:sdtContent>
      </w:sdt>
      <w:r w:rsidDel="00000000" w:rsidR="00000000" w:rsidRPr="00000000">
        <w:rPr>
          <w:rtl w:val="0"/>
        </w:rPr>
        <w:t xml:space="preserve"> suppressing the target thought. </w:t>
      </w:r>
    </w:p>
    <w:p w:rsidR="00000000" w:rsidDel="00000000" w:rsidP="00000000" w:rsidRDefault="00000000" w:rsidRPr="00000000" w14:paraId="0000002E">
      <w:pPr>
        <w:rPr/>
      </w:pPr>
      <w:r w:rsidDel="00000000" w:rsidR="00000000" w:rsidRPr="00000000">
        <w:rPr>
          <w:rtl w:val="0"/>
        </w:rPr>
        <w:t xml:space="preserve">A different mechanism is proposed to underlie the rebound effect (Wegner et al., 1987). Specifically, when suppressing a particular thought (e.g., a videogame), individuals naturally and frequently use objects in their surroundings as distractors on which to focus their attention as a way to avoid the to-be-suppressed thought. However, this process can come with a pitfall – surrounding objects, such as a cup, may be categorized or labelled as ‘not a videogame’. When active thought suppression is terminated, these distractors could ironically serve as reminders of the once suppressed thought (Wegner et al., 1991). For instance, something that is ‘not a videogame’ could </w:t>
      </w:r>
      <w:sdt>
        <w:sdtPr>
          <w:id w:val="-2007406586"/>
          <w:tag w:val="goog_rdk_30"/>
        </w:sdtPr>
        <w:sdtContent>
          <w:ins w:author="Wakefield Morys-Carter" w:id="14" w:date="2025-09-30T10:13:57Z">
            <w:r w:rsidDel="00000000" w:rsidR="00000000" w:rsidRPr="00000000">
              <w:rPr>
                <w:rtl w:val="0"/>
              </w:rPr>
              <w:t xml:space="preserve">itself </w:t>
            </w:r>
          </w:ins>
        </w:sdtContent>
      </w:sdt>
      <w:r w:rsidDel="00000000" w:rsidR="00000000" w:rsidRPr="00000000">
        <w:rPr>
          <w:rtl w:val="0"/>
        </w:rPr>
        <w:t xml:space="preserve">serve as a </w:t>
      </w:r>
      <w:sdt>
        <w:sdtPr>
          <w:id w:val="-265497213"/>
          <w:tag w:val="goog_rdk_31"/>
        </w:sdtPr>
        <w:sdtContent>
          <w:del w:author="Wakefield Morys-Carter" w:id="15" w:date="2025-09-30T10:14:04Z">
            <w:r w:rsidDel="00000000" w:rsidR="00000000" w:rsidRPr="00000000">
              <w:rPr>
                <w:rtl w:val="0"/>
              </w:rPr>
              <w:delText xml:space="preserve">very </w:delText>
            </w:r>
          </w:del>
        </w:sdtContent>
      </w:sdt>
      <w:r w:rsidDel="00000000" w:rsidR="00000000" w:rsidRPr="00000000">
        <w:rPr>
          <w:rtl w:val="0"/>
        </w:rPr>
        <w:t xml:space="preserve">reminder of the videogame. Such mental associations are not formed for those who had not previously suppressed a target thought. As such, individuals who had suppressed a target thought should experience </w:t>
      </w:r>
      <w:sdt>
        <w:sdtPr>
          <w:id w:val="1138673330"/>
          <w:tag w:val="goog_rdk_32"/>
        </w:sdtPr>
        <w:sdtContent>
          <w:ins w:author="Magda Saraiva" w:id="16" w:date="2025-09-16T10:44:35Z"/>
          <w:sdt>
            <w:sdtPr>
              <w:id w:val="-1895410522"/>
              <w:tag w:val="goog_rdk_33"/>
            </w:sdtPr>
            <w:sdtContent>
              <w:ins w:author="Magda Saraiva" w:id="16" w:date="2025-09-16T10:44:35Z">
                <w:r w:rsidDel="00000000" w:rsidR="00000000" w:rsidRPr="00000000">
                  <w:rPr>
                    <w:rtl w:val="0"/>
                    <w:rPrChange w:author="Magda Saraiva" w:id="17" w:date="2025-09-16T10:44:35Z">
                      <w:rPr/>
                    </w:rPrChange>
                  </w:rPr>
                  <w:t xml:space="preserve">a </w:t>
                </w:r>
              </w:ins>
            </w:sdtContent>
          </w:sdt>
          <w:ins w:author="Magda Saraiva" w:id="16" w:date="2025-09-16T10:44:35Z"/>
        </w:sdtContent>
      </w:sdt>
      <w:r w:rsidDel="00000000" w:rsidR="00000000" w:rsidRPr="00000000">
        <w:rPr>
          <w:rtl w:val="0"/>
        </w:rPr>
        <w:t xml:space="preserve">greater resurgence of that thought compared to those who had not suppressed the same thought. Moreover, since the rebound effect is driven by the aforementioned mental association mechanism rather than a cognitive load-related mechanism, the rebound effect should, in principle, be observed irrespective of cognitive load presence.</w:t>
      </w:r>
    </w:p>
    <w:p w:rsidR="00000000" w:rsidDel="00000000" w:rsidP="00000000" w:rsidRDefault="00000000" w:rsidRPr="00000000" w14:paraId="0000002F">
      <w:pPr>
        <w:rPr/>
      </w:pPr>
      <w:r w:rsidDel="00000000" w:rsidR="00000000" w:rsidRPr="00000000">
        <w:rPr>
          <w:rtl w:val="0"/>
        </w:rPr>
        <w:t xml:space="preserve">Empirical evidence for the two forms of ironic effects was first established by Wegner and colleagues (Wegner &amp; Erber, 1992; Wegner et al., 1987). The immediate enhancement effect was first tested by Wegner and Erber (1992; Experiment 1). In their study, participants were instructed to either think about (concentration condition) or not think about (suppression condition) a target word (e.g., mountain) while concurrently engaging in a word association task. Participants were presented with a list of words and asked to generate and verbalize an associate word for each (e.g., “climb” or “mountain” when presented with “hill”). Some words were </w:t>
      </w:r>
      <w:sdt>
        <w:sdtPr>
          <w:id w:val="2127958286"/>
          <w:tag w:val="goog_rdk_34"/>
        </w:sdtPr>
        <w:sdtContent>
          <w:ins w:author="Magda Saraiva" w:id="18" w:date="2025-09-16T10:44:47Z"/>
          <w:sdt>
            <w:sdtPr>
              <w:id w:val="-1161754167"/>
              <w:tag w:val="goog_rdk_35"/>
            </w:sdtPr>
            <w:sdtContent>
              <w:ins w:author="Magda Saraiva" w:id="18" w:date="2025-09-16T10:44:47Z">
                <w:r w:rsidDel="00000000" w:rsidR="00000000" w:rsidRPr="00000000">
                  <w:rPr>
                    <w:rtl w:val="0"/>
                    <w:rPrChange w:author="Magda Saraiva" w:id="19" w:date="2025-09-16T10:44:47Z">
                      <w:rPr/>
                    </w:rPrChange>
                  </w:rPr>
                  <w:t xml:space="preserve">associated</w:t>
                </w:r>
              </w:ins>
            </w:sdtContent>
          </w:sdt>
          <w:ins w:author="Magda Saraiva" w:id="18" w:date="2025-09-16T10:44:47Z"/>
        </w:sdtContent>
      </w:sdt>
      <w:sdt>
        <w:sdtPr>
          <w:id w:val="-1425654167"/>
          <w:tag w:val="goog_rdk_36"/>
        </w:sdtPr>
        <w:sdtContent>
          <w:del w:author="Magda Saraiva" w:id="18" w:date="2025-09-16T10:44:47Z"/>
          <w:sdt>
            <w:sdtPr>
              <w:id w:val="1580975274"/>
              <w:tag w:val="goog_rdk_37"/>
            </w:sdtPr>
            <w:sdtContent>
              <w:del w:author="Magda Saraiva" w:id="18" w:date="2025-09-16T10:44:47Z">
                <w:r w:rsidDel="00000000" w:rsidR="00000000" w:rsidRPr="00000000">
                  <w:rPr>
                    <w:rtl w:val="0"/>
                    <w:rPrChange w:author="Magda Saraiva" w:id="19" w:date="2025-09-16T10:44:47Z">
                      <w:rPr/>
                    </w:rPrChange>
                  </w:rPr>
                  <w:delText xml:space="preserve">associates</w:delText>
                </w:r>
              </w:del>
            </w:sdtContent>
          </w:sdt>
          <w:del w:author="Magda Saraiva" w:id="18" w:date="2025-09-16T10:44:47Z"/>
        </w:sdtContent>
      </w:sdt>
      <w:r w:rsidDel="00000000" w:rsidR="00000000" w:rsidRPr="00000000">
        <w:rPr>
          <w:rtl w:val="0"/>
        </w:rPr>
        <w:t xml:space="preserve"> </w:t>
      </w:r>
      <w:sdt>
        <w:sdtPr>
          <w:id w:val="1481958014"/>
          <w:tag w:val="goog_rdk_38"/>
        </w:sdtPr>
        <w:sdtContent>
          <w:ins w:author="Magda Saraiva" w:id="20" w:date="2025-09-16T10:44:50Z"/>
          <w:sdt>
            <w:sdtPr>
              <w:id w:val="-880544690"/>
              <w:tag w:val="goog_rdk_39"/>
            </w:sdtPr>
            <w:sdtContent>
              <w:ins w:author="Magda Saraiva" w:id="20" w:date="2025-09-16T10:44:50Z">
                <w:r w:rsidDel="00000000" w:rsidR="00000000" w:rsidRPr="00000000">
                  <w:rPr>
                    <w:rtl w:val="0"/>
                    <w:rPrChange w:author="Magda Saraiva" w:id="21" w:date="2025-09-16T10:44:50Z">
                      <w:rPr/>
                    </w:rPrChange>
                  </w:rPr>
                  <w:t xml:space="preserve">with</w:t>
                </w:r>
              </w:ins>
            </w:sdtContent>
          </w:sdt>
          <w:ins w:author="Magda Saraiva" w:id="20" w:date="2025-09-16T10:44:50Z"/>
        </w:sdtContent>
      </w:sdt>
      <w:sdt>
        <w:sdtPr>
          <w:id w:val="-2042435612"/>
          <w:tag w:val="goog_rdk_40"/>
        </w:sdtPr>
        <w:sdtContent>
          <w:del w:author="Magda Saraiva" w:id="20" w:date="2025-09-16T10:44:50Z"/>
          <w:sdt>
            <w:sdtPr>
              <w:id w:val="917539593"/>
              <w:tag w:val="goog_rdk_41"/>
            </w:sdtPr>
            <w:sdtContent>
              <w:del w:author="Magda Saraiva" w:id="20" w:date="2025-09-16T10:44:50Z">
                <w:r w:rsidDel="00000000" w:rsidR="00000000" w:rsidRPr="00000000">
                  <w:rPr>
                    <w:rtl w:val="0"/>
                    <w:rPrChange w:author="Magda Saraiva" w:id="21" w:date="2025-09-16T10:44:50Z">
                      <w:rPr/>
                    </w:rPrChange>
                  </w:rPr>
                  <w:delText xml:space="preserve">of</w:delText>
                </w:r>
              </w:del>
            </w:sdtContent>
          </w:sdt>
          <w:del w:author="Magda Saraiva" w:id="20" w:date="2025-09-16T10:44:50Z"/>
        </w:sdtContent>
      </w:sdt>
      <w:r w:rsidDel="00000000" w:rsidR="00000000" w:rsidRPr="00000000">
        <w:rPr>
          <w:rtl w:val="0"/>
        </w:rPr>
        <w:t xml:space="preserve"> the target word (e.g., hill) while other words were unrelated. For half of the trials, participants were given 10 seconds to respond (low time pressure), while for the remainder of </w:t>
      </w:r>
      <w:sdt>
        <w:sdtPr>
          <w:id w:val="269219956"/>
          <w:tag w:val="goog_rdk_42"/>
        </w:sdtPr>
        <w:sdtContent>
          <w:ins w:author="Magda Saraiva" w:id="22" w:date="2025-09-16T10:44:54Z"/>
          <w:sdt>
            <w:sdtPr>
              <w:id w:val="-261876730"/>
              <w:tag w:val="goog_rdk_43"/>
            </w:sdtPr>
            <w:sdtContent>
              <w:ins w:author="Magda Saraiva" w:id="22" w:date="2025-09-16T10:44:54Z">
                <w:r w:rsidDel="00000000" w:rsidR="00000000" w:rsidRPr="00000000">
                  <w:rPr>
                    <w:rtl w:val="0"/>
                    <w:rPrChange w:author="Magda Saraiva" w:id="23" w:date="2025-09-16T10:44:54Z">
                      <w:rPr/>
                    </w:rPrChange>
                  </w:rPr>
                  <w:t xml:space="preserve">the </w:t>
                </w:r>
              </w:ins>
            </w:sdtContent>
          </w:sdt>
          <w:ins w:author="Magda Saraiva" w:id="22" w:date="2025-09-16T10:44:54Z"/>
        </w:sdtContent>
      </w:sdt>
      <w:r w:rsidDel="00000000" w:rsidR="00000000" w:rsidRPr="00000000">
        <w:rPr>
          <w:rtl w:val="0"/>
        </w:rPr>
        <w:t xml:space="preserve">trials, participants were given three seconds to respond (high time pressure). Target thought preoccupation, the dependent variable, was reflected by the number of times the participant responded with the target word. As predicted, under low cognitive load (low time pressure), concentrators showed higher levels of target thought preoccupation than suppressors. However, under high cognitive load (high time pressure), suppressors were ironically more preoccupied with the word compared to concentrators. </w:t>
      </w:r>
    </w:p>
    <w:p w:rsidR="00000000" w:rsidDel="00000000" w:rsidP="00000000" w:rsidRDefault="00000000" w:rsidRPr="00000000" w14:paraId="00000030">
      <w:pPr>
        <w:rPr/>
      </w:pPr>
      <w:r w:rsidDel="00000000" w:rsidR="00000000" w:rsidRPr="00000000">
        <w:rPr>
          <w:rtl w:val="0"/>
        </w:rPr>
        <w:t xml:space="preserve">The rebound effect was tested in a well-known seminal “white bear study” by Wegner and colleagues (1987; Experiment 1). In this experiment, half of the participants were asked to suppress the thought of a white bear for five minutes, and then concentrate on the white bear for the next five minutes, all while verbalizing their stream of consciousness, and ringing a bell every time the thought of a white bear crossed their mind. The remaining participants were given the same instructions</w:t>
      </w:r>
      <w:sdt>
        <w:sdtPr>
          <w:id w:val="1952083020"/>
          <w:tag w:val="goog_rdk_44"/>
        </w:sdtPr>
        <w:sdtContent>
          <w:ins w:author="Magda Saraiva" w:id="24" w:date="2025-09-16T10:45:01Z">
            <w:r w:rsidDel="00000000" w:rsidR="00000000" w:rsidRPr="00000000">
              <w:rPr>
                <w:rtl w:val="0"/>
              </w:rPr>
              <w:t xml:space="preserve">,</w:t>
            </w:r>
          </w:ins>
        </w:sdtContent>
      </w:sdt>
      <w:r w:rsidDel="00000000" w:rsidR="00000000" w:rsidRPr="00000000">
        <w:rPr>
          <w:rtl w:val="0"/>
        </w:rPr>
        <w:t xml:space="preserve"> but with the order of the suppression and concentration tasks reversed. Target thought preoccupation, the dependent variable, was reflected by the number of times the participant verbalized the white bear or rang the bell during the concentration phase. As predicted, greater levels of preoccupation with the white bear were shown in participants who suppressed the thought first, compared to those who concentrated on the white bear first.</w:t>
      </w:r>
    </w:p>
    <w:p w:rsidR="00000000" w:rsidDel="00000000" w:rsidP="00000000" w:rsidRDefault="00000000" w:rsidRPr="00000000" w14:paraId="00000031">
      <w:pPr>
        <w:rPr/>
      </w:pPr>
      <w:r w:rsidDel="00000000" w:rsidR="00000000" w:rsidRPr="00000000">
        <w:rPr>
          <w:rtl w:val="0"/>
        </w:rPr>
        <w:t xml:space="preserve">Ironic effects have been influential in the field because they are the foundation for thought suppression and mental control processes in general (Wegner, 1994). The two seminal studies have inspired substantive research literature in various domains, most notably in social and clinical psychology. Some example phenomena in which ironic effects are implicated include trying to: relax under stress (Wegner, 1997), sleep under time pressure (Ansfield et al., 1996), ignore inadmissible evidence in a judicial setting (Wistrich et al., 2005), and suppress stereotypes (Follenfant &amp; Ric, 2010). Ironic effects are also fundamental to some well-known </w:t>
      </w:r>
      <w:sdt>
        <w:sdtPr>
          <w:id w:val="-177344724"/>
          <w:tag w:val="goog_rdk_45"/>
        </w:sdtPr>
        <w:sdtContent>
          <w:commentRangeStart w:id="6"/>
        </w:sdtContent>
      </w:sdt>
      <w:r w:rsidDel="00000000" w:rsidR="00000000" w:rsidRPr="00000000">
        <w:rPr>
          <w:rtl w:val="0"/>
        </w:rPr>
        <w:t xml:space="preserve">interventions in psychology</w:t>
      </w:r>
      <w:commentRangeEnd w:id="6"/>
      <w:r w:rsidDel="00000000" w:rsidR="00000000" w:rsidRPr="00000000">
        <w:commentReference w:id="6"/>
      </w:r>
      <w:r w:rsidDel="00000000" w:rsidR="00000000" w:rsidRPr="00000000">
        <w:rPr>
          <w:rtl w:val="0"/>
        </w:rPr>
        <w:t xml:space="preserve">, such as avoidance and acceptance-based interventions (Hooper et al., 2012; Marcks &amp; Woods, 2005). Given that ironic phenomena of thought suppression occupy prominent places in the world of psychology, these concepts are naturally also taught frequently in undergraduate psychology courses. Conducting a multilab replication of ironic effects would therefore benefit researchers, educators, and students, as it would supplement the existing findings by providing an updated, large-scale, cross-cultural, and more methodologically rigorous test of the same phenomena. </w:t>
      </w:r>
    </w:p>
    <w:p w:rsidR="00000000" w:rsidDel="00000000" w:rsidP="00000000" w:rsidRDefault="00000000" w:rsidRPr="00000000" w14:paraId="00000032">
      <w:pPr>
        <w:rPr/>
      </w:pPr>
      <w:r w:rsidDel="00000000" w:rsidR="00000000" w:rsidRPr="00000000">
        <w:rPr>
          <w:rtl w:val="0"/>
        </w:rPr>
        <w:t xml:space="preserve">To date, three meta-analytic reviews (Abramowitz et al., 2001; Magee et al., 2012; Wang et al., 2020) of thought suppression studies have been published, with the most recent analysis revealing small-to-medium (</w:t>
      </w:r>
      <w:r w:rsidDel="00000000" w:rsidR="00000000" w:rsidRPr="00000000">
        <w:rPr>
          <w:i w:val="1"/>
          <w:rtl w:val="0"/>
        </w:rPr>
        <w:t xml:space="preserve">d</w:t>
      </w:r>
      <w:r w:rsidDel="00000000" w:rsidR="00000000" w:rsidRPr="00000000">
        <w:rPr>
          <w:rtl w:val="0"/>
        </w:rPr>
        <w:t xml:space="preserve"> = 0.34) and small (</w:t>
      </w:r>
      <w:r w:rsidDel="00000000" w:rsidR="00000000" w:rsidRPr="00000000">
        <w:rPr>
          <w:i w:val="1"/>
          <w:rtl w:val="0"/>
        </w:rPr>
        <w:t xml:space="preserve">d</w:t>
      </w:r>
      <w:r w:rsidDel="00000000" w:rsidR="00000000" w:rsidRPr="00000000">
        <w:rPr>
          <w:rtl w:val="0"/>
        </w:rPr>
        <w:t xml:space="preserve"> = 0.19) effect sizes for the immediate enhancement and rebound effects, respectively (</w:t>
      </w:r>
      <w:hyperlink w:anchor="_heading=h.94lhpvmjqq4h">
        <w:r w:rsidDel="00000000" w:rsidR="00000000" w:rsidRPr="00000000">
          <w:rPr>
            <w:rtl w:val="0"/>
          </w:rPr>
          <w:t xml:space="preserve">Wang et al., 2020</w:t>
        </w:r>
      </w:hyperlink>
      <w:r w:rsidDel="00000000" w:rsidR="00000000" w:rsidRPr="00000000">
        <w:rPr>
          <w:rtl w:val="0"/>
        </w:rPr>
        <w:t xml:space="preserve">). Both of these effect sizes were found to be smaller than the effect sizes observed for immediate enhancement (</w:t>
      </w:r>
      <w:r w:rsidDel="00000000" w:rsidR="00000000" w:rsidRPr="00000000">
        <w:rPr>
          <w:i w:val="1"/>
          <w:rtl w:val="0"/>
        </w:rPr>
        <w:t xml:space="preserve">d</w:t>
      </w:r>
      <w:r w:rsidDel="00000000" w:rsidR="00000000" w:rsidRPr="00000000">
        <w:rPr>
          <w:rtl w:val="0"/>
        </w:rPr>
        <w:t xml:space="preserve"> = 0.54) and rebound (</w:t>
      </w:r>
      <w:r w:rsidDel="00000000" w:rsidR="00000000" w:rsidRPr="00000000">
        <w:rPr>
          <w:i w:val="1"/>
          <w:rtl w:val="0"/>
        </w:rPr>
        <w:t xml:space="preserve">d</w:t>
      </w:r>
      <w:r w:rsidDel="00000000" w:rsidR="00000000" w:rsidRPr="00000000">
        <w:rPr>
          <w:rtl w:val="0"/>
        </w:rPr>
        <w:t xml:space="preserve"> = 0.77) effects in Wegner et al.’s two original experiments. Importantly, no studies were found to have directly replicated Wegner and Erber’s (1992) original demonstration of the immediate enhancement effect, and only three under-powered studies can be categorized as conceptual replications of the effect. These three studies also deviated from the original study on key methodological parameters. For instance, the central dependent variable in Cioffi and Holloway’s (1993) study was skin conductance levels, rather than target thought mentions. Such measures tracked physiological changes, which </w:t>
      </w:r>
      <w:sdt>
        <w:sdtPr>
          <w:id w:val="1984615011"/>
          <w:tag w:val="goog_rdk_46"/>
        </w:sdtPr>
        <w:sdtContent>
          <w:ins w:author="Magda Saraiva" w:id="25" w:date="2025-09-16T10:48:21Z"/>
          <w:sdt>
            <w:sdtPr>
              <w:id w:val="873327247"/>
              <w:tag w:val="goog_rdk_47"/>
            </w:sdtPr>
            <w:sdtContent>
              <w:ins w:author="Magda Saraiva" w:id="25" w:date="2025-09-16T10:48:21Z">
                <w:r w:rsidDel="00000000" w:rsidR="00000000" w:rsidRPr="00000000">
                  <w:rPr>
                    <w:rtl w:val="0"/>
                    <w:rPrChange w:author="Magda Saraiva" w:id="26" w:date="2025-09-16T10:48:21Z">
                      <w:rPr/>
                    </w:rPrChange>
                  </w:rPr>
                  <w:t xml:space="preserve">were</w:t>
                </w:r>
              </w:ins>
            </w:sdtContent>
          </w:sdt>
          <w:ins w:author="Magda Saraiva" w:id="25" w:date="2025-09-16T10:48:21Z"/>
        </w:sdtContent>
      </w:sdt>
      <w:sdt>
        <w:sdtPr>
          <w:id w:val="-845716338"/>
          <w:tag w:val="goog_rdk_48"/>
        </w:sdtPr>
        <w:sdtContent>
          <w:del w:author="Magda Saraiva" w:id="25" w:date="2025-09-16T10:48:21Z"/>
          <w:sdt>
            <w:sdtPr>
              <w:id w:val="-1881364210"/>
              <w:tag w:val="goog_rdk_49"/>
            </w:sdtPr>
            <w:sdtContent>
              <w:del w:author="Magda Saraiva" w:id="25" w:date="2025-09-16T10:48:21Z">
                <w:r w:rsidDel="00000000" w:rsidR="00000000" w:rsidRPr="00000000">
                  <w:rPr>
                    <w:rtl w:val="0"/>
                    <w:rPrChange w:author="Magda Saraiva" w:id="26" w:date="2025-09-16T10:48:21Z">
                      <w:rPr/>
                    </w:rPrChange>
                  </w:rPr>
                  <w:delText xml:space="preserve">was</w:delText>
                </w:r>
              </w:del>
            </w:sdtContent>
          </w:sdt>
          <w:del w:author="Magda Saraiva" w:id="25" w:date="2025-09-16T10:48:21Z"/>
        </w:sdtContent>
      </w:sdt>
      <w:r w:rsidDel="00000000" w:rsidR="00000000" w:rsidRPr="00000000">
        <w:rPr>
          <w:rtl w:val="0"/>
        </w:rPr>
        <w:t xml:space="preserve"> considered as only an indirect measure of thought preoccupation. In Magee and Zinbarg’s (2007) research, the cognitive load imposed was not time pressure nor the concurrent memorisation of a nine-digit number as in the original study, but the memorisation of a five-digit number, which was likely insufficiently demanding. Slepian et al. (2014) utilized target words that were different in nature from those that were used in the original study. Specifically, they used words that were open to interpretation (e.g., their participants were asked to: “</w:t>
      </w:r>
      <w:r w:rsidDel="00000000" w:rsidR="00000000" w:rsidRPr="00000000">
        <w:rPr>
          <w:i w:val="1"/>
          <w:rtl w:val="0"/>
        </w:rPr>
        <w:t xml:space="preserve">avoid all thoughts of evaluation, whatever the word evaluation means to you</w:t>
      </w:r>
      <w:r w:rsidDel="00000000" w:rsidR="00000000" w:rsidRPr="00000000">
        <w:rPr>
          <w:rtl w:val="0"/>
        </w:rPr>
        <w:t xml:space="preserve">”) rather than simple nouns that were less prone to individual differences (e.g., car). Together, these three conceptual replications yielded inconclusive results on the size of the effect. Similarly, all but two studies testing the rebound effect were under-powered, and the two adequately-powered studies yielded results in the </w:t>
      </w:r>
      <w:r w:rsidDel="00000000" w:rsidR="00000000" w:rsidRPr="00000000">
        <w:rPr>
          <w:i w:val="1"/>
          <w:rtl w:val="0"/>
        </w:rPr>
        <w:t xml:space="preserve">opposite </w:t>
      </w:r>
      <w:r w:rsidDel="00000000" w:rsidR="00000000" w:rsidRPr="00000000">
        <w:rPr>
          <w:rtl w:val="0"/>
        </w:rPr>
        <w:t xml:space="preserve">direction</w:t>
      </w:r>
      <w:r w:rsidDel="00000000" w:rsidR="00000000" w:rsidRPr="00000000">
        <w:rPr>
          <w:i w:val="1"/>
          <w:rtl w:val="0"/>
        </w:rPr>
        <w:t xml:space="preserve"> </w:t>
      </w:r>
      <w:r w:rsidDel="00000000" w:rsidR="00000000" w:rsidRPr="00000000">
        <w:rPr>
          <w:rtl w:val="0"/>
        </w:rPr>
        <w:t xml:space="preserve">of the proposed rebound effect. In addition, there is evidence that the small </w:t>
      </w:r>
      <w:sdt>
        <w:sdtPr>
          <w:id w:val="812973975"/>
          <w:tag w:val="goog_rdk_50"/>
        </w:sdtPr>
        <w:sdtContent>
          <w:ins w:author="Magda Saraiva" w:id="27" w:date="2025-09-16T10:48:39Z"/>
          <w:sdt>
            <w:sdtPr>
              <w:id w:val="378441095"/>
              <w:tag w:val="goog_rdk_51"/>
            </w:sdtPr>
            <w:sdtContent>
              <w:ins w:author="Magda Saraiva" w:id="27" w:date="2025-09-16T10:48:39Z">
                <w:r w:rsidDel="00000000" w:rsidR="00000000" w:rsidRPr="00000000">
                  <w:rPr>
                    <w:rtl w:val="0"/>
                    <w:rPrChange w:author="Magda Saraiva" w:id="28" w:date="2025-09-16T10:48:39Z">
                      <w:rPr/>
                    </w:rPrChange>
                  </w:rPr>
                  <w:t xml:space="preserve">average</w:t>
                </w:r>
              </w:ins>
            </w:sdtContent>
          </w:sdt>
          <w:ins w:author="Magda Saraiva" w:id="27" w:date="2025-09-16T10:48:39Z"/>
        </w:sdtContent>
      </w:sdt>
      <w:sdt>
        <w:sdtPr>
          <w:id w:val="674262640"/>
          <w:tag w:val="goog_rdk_52"/>
        </w:sdtPr>
        <w:sdtContent>
          <w:del w:author="Magda Saraiva" w:id="27" w:date="2025-09-16T10:48:39Z"/>
          <w:sdt>
            <w:sdtPr>
              <w:id w:val="-655483590"/>
              <w:tag w:val="goog_rdk_53"/>
            </w:sdtPr>
            <w:sdtContent>
              <w:del w:author="Magda Saraiva" w:id="27" w:date="2025-09-16T10:48:39Z">
                <w:r w:rsidDel="00000000" w:rsidR="00000000" w:rsidRPr="00000000">
                  <w:rPr>
                    <w:rtl w:val="0"/>
                    <w:rPrChange w:author="Magda Saraiva" w:id="28" w:date="2025-09-16T10:48:39Z">
                      <w:rPr/>
                    </w:rPrChange>
                  </w:rPr>
                  <w:delText xml:space="preserve">averaged</w:delText>
                </w:r>
              </w:del>
            </w:sdtContent>
          </w:sdt>
          <w:del w:author="Magda Saraiva" w:id="27" w:date="2025-09-16T10:48:39Z"/>
        </w:sdtContent>
      </w:sdt>
      <w:r w:rsidDel="00000000" w:rsidR="00000000" w:rsidRPr="00000000">
        <w:rPr>
          <w:rtl w:val="0"/>
        </w:rPr>
        <w:t xml:space="preserve"> effect size for the rebound effect may be an artifact of publication bias, since confidence intervals about the effect size encompass zero when bias-correction methods were applied (Wang et al., 2020). Collectively, these findings cast doubt on the size of the ironic effects and whether they differ from the null. </w:t>
      </w:r>
    </w:p>
    <w:p w:rsidR="00000000" w:rsidDel="00000000" w:rsidP="00000000" w:rsidRDefault="00000000" w:rsidRPr="00000000" w14:paraId="00000033">
      <w:pPr>
        <w:rPr/>
      </w:pPr>
      <w:r w:rsidDel="00000000" w:rsidR="00000000" w:rsidRPr="00000000">
        <w:rPr>
          <w:rtl w:val="0"/>
        </w:rPr>
        <w:t xml:space="preserve">In light of these concerns, the present Registered Replication Report (RRR) aims to provide a large-scale direct replication of Wegner et al.’s (Wegner &amp; Erber, 1992, Experiment 1; Wegner et al., 1987, Experiment 1) original thought suppression studies to test the immediate enhancement and rebound effect in multiple laboratories, and provide robust estimates of the size and variability of the effects and whether they differ from zero. Specifically, our goal was to ensure that the protocol and procedures were maximally consistent with the original experiments, but also incorporated minor refinements to maximize the rigor of the methodology and generalisability of the effects. The replication makes an important contribution to the field</w:t>
      </w:r>
      <w:sdt>
        <w:sdtPr>
          <w:id w:val="590618341"/>
          <w:tag w:val="goog_rdk_54"/>
        </w:sdtPr>
        <w:sdtContent>
          <w:ins w:author="Magda Saraiva" w:id="29" w:date="2025-09-16T10:48:49Z">
            <w:r w:rsidDel="00000000" w:rsidR="00000000" w:rsidRPr="00000000">
              <w:rPr>
                <w:rtl w:val="0"/>
              </w:rPr>
              <w:t xml:space="preserve">,</w:t>
            </w:r>
          </w:ins>
        </w:sdtContent>
      </w:sdt>
      <w:r w:rsidDel="00000000" w:rsidR="00000000" w:rsidRPr="00000000">
        <w:rPr>
          <w:rtl w:val="0"/>
        </w:rPr>
        <w:t xml:space="preserve"> given the centrality of ironic effects to multiple fundamental psychological processes involving thought preoccupations. The replication strictly followed the guidelines specific to RRRs (Simons et al., 2014), and all experimental materials, scripts, data, code, participating lab information, and preregistration information are accessible via the Open Science Framework (OSF) page: https://osf.io/u3nza/.</w:t>
      </w:r>
    </w:p>
    <w:p w:rsidR="00000000" w:rsidDel="00000000" w:rsidP="00000000" w:rsidRDefault="00000000" w:rsidRPr="00000000" w14:paraId="00000034">
      <w:pPr>
        <w:pStyle w:val="Heading2"/>
        <w:rPr/>
      </w:pPr>
      <w:r w:rsidDel="00000000" w:rsidR="00000000" w:rsidRPr="00000000">
        <w:rPr>
          <w:rtl w:val="0"/>
        </w:rPr>
        <w:t xml:space="preserve">Method</w:t>
      </w:r>
    </w:p>
    <w:p w:rsidR="00000000" w:rsidDel="00000000" w:rsidP="00000000" w:rsidRDefault="00000000" w:rsidRPr="00000000" w14:paraId="00000035">
      <w:pPr>
        <w:ind w:firstLine="0"/>
        <w:rPr>
          <w:b w:val="1"/>
        </w:rPr>
      </w:pPr>
      <w:r w:rsidDel="00000000" w:rsidR="00000000" w:rsidRPr="00000000">
        <w:rPr>
          <w:b w:val="1"/>
          <w:rtl w:val="0"/>
        </w:rPr>
        <w:t xml:space="preserve">Protocol, Timeline, and Participating Labs</w:t>
      </w:r>
    </w:p>
    <w:p w:rsidR="00000000" w:rsidDel="00000000" w:rsidP="00000000" w:rsidRDefault="00000000" w:rsidRPr="00000000" w14:paraId="00000036">
      <w:pPr>
        <w:rPr/>
      </w:pPr>
      <w:r w:rsidDel="00000000" w:rsidR="00000000" w:rsidRPr="00000000">
        <w:rPr>
          <w:rtl w:val="0"/>
        </w:rPr>
        <w:t xml:space="preserve">The protocol for the present RRR was developed by Deming Wang and Martin Hagger. At the time of initial submission in early 2022, the lead authors had gathered a group of 27 labs (across 12 countries in 4 continents) willing to take part in the present RRR. The proposed protocol was finalized and accepted in-principle in October 2022, following which a public call for participation by </w:t>
      </w:r>
      <w:r w:rsidDel="00000000" w:rsidR="00000000" w:rsidRPr="00000000">
        <w:rPr>
          <w:i w:val="1"/>
          <w:rtl w:val="0"/>
        </w:rPr>
        <w:t xml:space="preserve">Advances in Methods and Practices in Psychological Science</w:t>
      </w:r>
      <w:r w:rsidDel="00000000" w:rsidR="00000000" w:rsidRPr="00000000">
        <w:rPr>
          <w:rtl w:val="0"/>
        </w:rPr>
        <w:t xml:space="preserve"> was made, and 53 labs responded</w:t>
      </w:r>
      <w:r w:rsidDel="00000000" w:rsidR="00000000" w:rsidRPr="00000000">
        <w:rPr>
          <w:vertAlign w:val="superscript"/>
        </w:rPr>
        <w:footnoteReference w:customMarkFollows="0" w:id="1"/>
      </w:r>
      <w:r w:rsidDel="00000000" w:rsidR="00000000" w:rsidRPr="00000000">
        <w:rPr>
          <w:rtl w:val="0"/>
        </w:rPr>
        <w:t xml:space="preserve">. Eventually, 37 labs from 12 countries (across three continents) took part in the present RRR. Ethics applications and data collection took place in 2023. However, some laboratories were given an additional semester (and on rare </w:t>
      </w:r>
      <w:sdt>
        <w:sdtPr>
          <w:id w:val="2143685364"/>
          <w:tag w:val="goog_rdk_55"/>
        </w:sdtPr>
        <w:sdtContent>
          <w:ins w:author="Magda Saraiva" w:id="30" w:date="2025-09-16T10:49:31Z"/>
          <w:sdt>
            <w:sdtPr>
              <w:id w:val="822842498"/>
              <w:tag w:val="goog_rdk_56"/>
            </w:sdtPr>
            <w:sdtContent>
              <w:ins w:author="Magda Saraiva" w:id="30" w:date="2025-09-16T10:49:31Z">
                <w:r w:rsidDel="00000000" w:rsidR="00000000" w:rsidRPr="00000000">
                  <w:rPr>
                    <w:rtl w:val="0"/>
                    <w:rPrChange w:author="Magda Saraiva" w:id="31" w:date="2025-09-16T10:49:31Z">
                      <w:rPr/>
                    </w:rPrChange>
                  </w:rPr>
                  <w:t xml:space="preserve">occasions</w:t>
                </w:r>
              </w:ins>
            </w:sdtContent>
          </w:sdt>
          <w:ins w:author="Magda Saraiva" w:id="30" w:date="2025-09-16T10:49:31Z"/>
        </w:sdtContent>
      </w:sdt>
      <w:sdt>
        <w:sdtPr>
          <w:id w:val="2067949089"/>
          <w:tag w:val="goog_rdk_57"/>
        </w:sdtPr>
        <w:sdtContent>
          <w:del w:author="Magda Saraiva" w:id="30" w:date="2025-09-16T10:49:31Z"/>
          <w:sdt>
            <w:sdtPr>
              <w:id w:val="2021338208"/>
              <w:tag w:val="goog_rdk_58"/>
            </w:sdtPr>
            <w:sdtContent>
              <w:del w:author="Magda Saraiva" w:id="30" w:date="2025-09-16T10:49:31Z">
                <w:r w:rsidDel="00000000" w:rsidR="00000000" w:rsidRPr="00000000">
                  <w:rPr>
                    <w:rtl w:val="0"/>
                    <w:rPrChange w:author="Magda Saraiva" w:id="31" w:date="2025-09-16T10:49:31Z">
                      <w:rPr/>
                    </w:rPrChange>
                  </w:rPr>
                  <w:delText xml:space="preserve">occasion</w:delText>
                </w:r>
              </w:del>
            </w:sdtContent>
          </w:sdt>
          <w:del w:author="Magda Saraiva" w:id="30" w:date="2025-09-16T10:49:31Z"/>
        </w:sdtContent>
      </w:sdt>
      <w:r w:rsidDel="00000000" w:rsidR="00000000" w:rsidRPr="00000000">
        <w:rPr>
          <w:rtl w:val="0"/>
        </w:rPr>
        <w:t xml:space="preserve">, two additional semesters) for data collection to account for unforeseen recruitment difficulties, such as the reduced on-campus student attendance in some parts of the world following the COVID-19 pandemic. Labs submitted their data between November 2023 and December 2024.</w:t>
      </w:r>
    </w:p>
    <w:p w:rsidR="00000000" w:rsidDel="00000000" w:rsidP="00000000" w:rsidRDefault="00000000" w:rsidRPr="00000000" w14:paraId="00000037">
      <w:pPr>
        <w:rPr/>
      </w:pPr>
      <w:sdt>
        <w:sdtPr>
          <w:id w:val="1243088031"/>
          <w:tag w:val="goog_rdk_60"/>
        </w:sdtPr>
        <w:sdtContent>
          <w:ins w:author="Sarah Chan" w:id="32" w:date="2025-09-28T10:33:47Z">
            <w:r w:rsidDel="00000000" w:rsidR="00000000" w:rsidRPr="00000000">
              <w:rPr>
                <w:rtl w:val="0"/>
              </w:rPr>
              <w:t xml:space="preserve">It should be n</w:t>
            </w:r>
          </w:ins>
        </w:sdtContent>
      </w:sdt>
      <w:sdt>
        <w:sdtPr>
          <w:id w:val="-585814031"/>
          <w:tag w:val="goog_rdk_61"/>
        </w:sdtPr>
        <w:sdtContent>
          <w:del w:author="Sarah Chan" w:id="32" w:date="2025-09-28T10:33:47Z">
            <w:r w:rsidDel="00000000" w:rsidR="00000000" w:rsidRPr="00000000">
              <w:rPr>
                <w:rtl w:val="0"/>
              </w:rPr>
              <w:delText xml:space="preserve">N</w:delText>
            </w:r>
          </w:del>
        </w:sdtContent>
      </w:sdt>
      <w:r w:rsidDel="00000000" w:rsidR="00000000" w:rsidRPr="00000000">
        <w:rPr>
          <w:rtl w:val="0"/>
        </w:rPr>
        <w:t xml:space="preserve">ote</w:t>
      </w:r>
      <w:sdt>
        <w:sdtPr>
          <w:id w:val="1278550020"/>
          <w:tag w:val="goog_rdk_62"/>
        </w:sdtPr>
        <w:sdtContent>
          <w:ins w:author="Sarah Chan" w:id="33" w:date="2025-09-28T10:33:54Z">
            <w:r w:rsidDel="00000000" w:rsidR="00000000" w:rsidRPr="00000000">
              <w:rPr>
                <w:rtl w:val="0"/>
              </w:rPr>
              <w:t xml:space="preserve">d</w:t>
            </w:r>
          </w:ins>
        </w:sdtContent>
      </w:sdt>
      <w:r w:rsidDel="00000000" w:rsidR="00000000" w:rsidRPr="00000000">
        <w:rPr>
          <w:rtl w:val="0"/>
        </w:rPr>
        <w:t xml:space="preserve"> that investigators from participating labs in non-English speaking countries were responsible for </w:t>
      </w:r>
      <w:sdt>
        <w:sdtPr>
          <w:id w:val="-857367788"/>
          <w:tag w:val="goog_rdk_63"/>
        </w:sdtPr>
        <w:sdtContent>
          <w:ins w:author="Magda Saraiva" w:id="34" w:date="2025-09-16T10:53:18Z"/>
          <w:sdt>
            <w:sdtPr>
              <w:id w:val="-1934093050"/>
              <w:tag w:val="goog_rdk_64"/>
            </w:sdtPr>
            <w:sdtContent>
              <w:ins w:author="Magda Saraiva" w:id="34" w:date="2025-09-16T10:53:18Z">
                <w:r w:rsidDel="00000000" w:rsidR="00000000" w:rsidRPr="00000000">
                  <w:rPr>
                    <w:rtl w:val="0"/>
                    <w:rPrChange w:author="Magda Saraiva" w:id="35" w:date="2025-09-16T10:53:18Z">
                      <w:rPr/>
                    </w:rPrChange>
                  </w:rPr>
                  <w:t xml:space="preserve">translating</w:t>
                </w:r>
              </w:ins>
            </w:sdtContent>
          </w:sdt>
          <w:ins w:author="Magda Saraiva" w:id="34" w:date="2025-09-16T10:53:18Z"/>
        </w:sdtContent>
      </w:sdt>
      <w:sdt>
        <w:sdtPr>
          <w:id w:val="-1308925586"/>
          <w:tag w:val="goog_rdk_65"/>
        </w:sdtPr>
        <w:sdtContent>
          <w:del w:author="Magda Saraiva" w:id="34" w:date="2025-09-16T10:53:18Z"/>
          <w:sdt>
            <w:sdtPr>
              <w:id w:val="-877077242"/>
              <w:tag w:val="goog_rdk_66"/>
            </w:sdtPr>
            <w:sdtContent>
              <w:del w:author="Magda Saraiva" w:id="34" w:date="2025-09-16T10:53:18Z">
                <w:r w:rsidDel="00000000" w:rsidR="00000000" w:rsidRPr="00000000">
                  <w:rPr>
                    <w:rtl w:val="0"/>
                    <w:rPrChange w:author="Magda Saraiva" w:id="35" w:date="2025-09-16T10:53:18Z">
                      <w:rPr/>
                    </w:rPrChange>
                  </w:rPr>
                  <w:delText xml:space="preserve">conducting a translation of</w:delText>
                </w:r>
              </w:del>
            </w:sdtContent>
          </w:sdt>
          <w:del w:author="Magda Saraiva" w:id="34" w:date="2025-09-16T10:53:18Z"/>
        </w:sdtContent>
      </w:sdt>
      <w:r w:rsidDel="00000000" w:rsidR="00000000" w:rsidRPr="00000000">
        <w:rPr>
          <w:rtl w:val="0"/>
        </w:rPr>
        <w:t xml:space="preserve"> the study materials, including instructions and stimuli, in conjunction with guidance from the proposing investigator team. Specifically, each lab identified two </w:t>
      </w:r>
      <w:sdt>
        <w:sdtPr>
          <w:id w:val="-786992319"/>
          <w:tag w:val="goog_rdk_67"/>
        </w:sdtPr>
        <w:sdtContent>
          <w:ins w:author="Magda Saraiva" w:id="36" w:date="2025-09-16T10:53:32Z"/>
          <w:sdt>
            <w:sdtPr>
              <w:id w:val="1677040808"/>
              <w:tag w:val="goog_rdk_68"/>
            </w:sdtPr>
            <w:sdtContent>
              <w:ins w:author="Magda Saraiva" w:id="36" w:date="2025-09-16T10:53:32Z">
                <w:r w:rsidDel="00000000" w:rsidR="00000000" w:rsidRPr="00000000">
                  <w:rPr>
                    <w:rtl w:val="0"/>
                    <w:rPrChange w:author="Magda Saraiva" w:id="37" w:date="2025-09-16T10:53:32Z">
                      <w:rPr/>
                    </w:rPrChange>
                  </w:rPr>
                  <w:t xml:space="preserve">bilingual</w:t>
                </w:r>
              </w:ins>
            </w:sdtContent>
          </w:sdt>
          <w:ins w:author="Magda Saraiva" w:id="36" w:date="2025-09-16T10:53:32Z"/>
        </w:sdtContent>
      </w:sdt>
      <w:sdt>
        <w:sdtPr>
          <w:id w:val="-1245997054"/>
          <w:tag w:val="goog_rdk_69"/>
        </w:sdtPr>
        <w:sdtContent>
          <w:del w:author="Magda Saraiva" w:id="36" w:date="2025-09-16T10:53:32Z"/>
          <w:sdt>
            <w:sdtPr>
              <w:id w:val="1029468001"/>
              <w:tag w:val="goog_rdk_70"/>
            </w:sdtPr>
            <w:sdtContent>
              <w:del w:author="Magda Saraiva" w:id="36" w:date="2025-09-16T10:53:32Z">
                <w:r w:rsidDel="00000000" w:rsidR="00000000" w:rsidRPr="00000000">
                  <w:rPr>
                    <w:rtl w:val="0"/>
                    <w:rPrChange w:author="Magda Saraiva" w:id="37" w:date="2025-09-16T10:53:32Z">
                      <w:rPr/>
                    </w:rPrChange>
                  </w:rPr>
                  <w:delText xml:space="preserve">bi-lingual</w:delText>
                </w:r>
              </w:del>
            </w:sdtContent>
          </w:sdt>
          <w:del w:author="Magda Saraiva" w:id="36" w:date="2025-09-16T10:53:32Z"/>
        </w:sdtContent>
      </w:sdt>
      <w:r w:rsidDel="00000000" w:rsidR="00000000" w:rsidRPr="00000000">
        <w:rPr>
          <w:rtl w:val="0"/>
        </w:rPr>
        <w:t xml:space="preserve"> researchers or collaborators who are both fluent in English (the language in which the materials were provided) and the target language, but also knowledgeable of the theory and concepts underlying psychological experimentation in general and replication methods, as well as have some specific knowledge of, or be appropriately briefed on, thought suppression theory and concepts. Each researcher conducted independent translations of the study materials, and then conducted a formal side-by-side comparison of the translations, identified any inconsistencies, and resolved them in a consultation meeting with the lead investigators. Whe</w:t>
      </w:r>
      <w:sdt>
        <w:sdtPr>
          <w:id w:val="-968416110"/>
          <w:tag w:val="goog_rdk_71"/>
        </w:sdtPr>
        <w:sdtContent>
          <w:ins w:author="Magda Saraiva" w:id="38" w:date="2025-09-16T10:53:59Z">
            <w:r w:rsidDel="00000000" w:rsidR="00000000" w:rsidRPr="00000000">
              <w:rPr>
                <w:rtl w:val="0"/>
              </w:rPr>
              <w:t xml:space="preserve">n</w:t>
            </w:r>
          </w:ins>
        </w:sdtContent>
      </w:sdt>
      <w:sdt>
        <w:sdtPr>
          <w:id w:val="-277178427"/>
          <w:tag w:val="goog_rdk_72"/>
        </w:sdtPr>
        <w:sdtContent>
          <w:del w:author="Magda Saraiva" w:id="38" w:date="2025-09-16T10:53:59Z">
            <w:r w:rsidDel="00000000" w:rsidR="00000000" w:rsidRPr="00000000">
              <w:rPr>
                <w:rtl w:val="0"/>
              </w:rPr>
              <w:delText xml:space="preserve">re</w:delText>
            </w:r>
          </w:del>
        </w:sdtContent>
      </w:sdt>
      <w:r w:rsidDel="00000000" w:rsidR="00000000" w:rsidRPr="00000000">
        <w:rPr>
          <w:rtl w:val="0"/>
        </w:rPr>
        <w:t xml:space="preserve"> multiple labs were to conduct the replication using the same target language (e.g., different labs from universities in Germany), we asked the labs to pool their resources and conduct the consultation meeting across the labs using video conferencing wherever possible. We also asked labs to flag potential issues relat</w:t>
      </w:r>
      <w:sdt>
        <w:sdtPr>
          <w:id w:val="1791717769"/>
          <w:tag w:val="goog_rdk_73"/>
        </w:sdtPr>
        <w:sdtContent>
          <w:ins w:author="Magda Saraiva" w:id="39" w:date="2025-09-16T10:54:36Z">
            <w:r w:rsidDel="00000000" w:rsidR="00000000" w:rsidRPr="00000000">
              <w:rPr>
                <w:rtl w:val="0"/>
              </w:rPr>
              <w:t xml:space="preserve">ed</w:t>
            </w:r>
          </w:ins>
        </w:sdtContent>
      </w:sdt>
      <w:sdt>
        <w:sdtPr>
          <w:id w:val="-155084192"/>
          <w:tag w:val="goog_rdk_74"/>
        </w:sdtPr>
        <w:sdtContent>
          <w:del w:author="Magda Saraiva" w:id="39" w:date="2025-09-16T10:54:36Z">
            <w:r w:rsidDel="00000000" w:rsidR="00000000" w:rsidRPr="00000000">
              <w:rPr>
                <w:rtl w:val="0"/>
              </w:rPr>
              <w:delText xml:space="preserve">ing</w:delText>
            </w:r>
          </w:del>
        </w:sdtContent>
      </w:sdt>
      <w:r w:rsidDel="00000000" w:rsidR="00000000" w:rsidRPr="00000000">
        <w:rPr>
          <w:rtl w:val="0"/>
        </w:rPr>
        <w:t xml:space="preserve"> to the meaning of specific terms or phrasing that </w:t>
      </w:r>
      <w:sdt>
        <w:sdtPr>
          <w:id w:val="-1056127557"/>
          <w:tag w:val="goog_rdk_75"/>
        </w:sdtPr>
        <w:sdtContent>
          <w:ins w:author="Magda Saraiva" w:id="40" w:date="2025-09-16T10:59:03Z">
            <w:r w:rsidDel="00000000" w:rsidR="00000000" w:rsidRPr="00000000">
              <w:rPr>
                <w:rtl w:val="0"/>
              </w:rPr>
              <w:t xml:space="preserve">arose during</w:t>
            </w:r>
          </w:ins>
        </w:sdtContent>
      </w:sdt>
      <w:sdt>
        <w:sdtPr>
          <w:id w:val="-980934406"/>
          <w:tag w:val="goog_rdk_76"/>
        </w:sdtPr>
        <w:sdtContent>
          <w:del w:author="Magda Saraiva" w:id="40" w:date="2025-09-16T10:59:03Z">
            <w:r w:rsidDel="00000000" w:rsidR="00000000" w:rsidRPr="00000000">
              <w:rPr>
                <w:rtl w:val="0"/>
              </w:rPr>
              <w:delText xml:space="preserve">came up</w:delText>
            </w:r>
          </w:del>
        </w:sdtContent>
      </w:sdt>
      <w:r w:rsidDel="00000000" w:rsidR="00000000" w:rsidRPr="00000000">
        <w:rPr>
          <w:rtl w:val="0"/>
        </w:rPr>
        <w:t xml:space="preserve"> </w:t>
      </w:r>
      <w:sdt>
        <w:sdtPr>
          <w:id w:val="-1103387023"/>
          <w:tag w:val="goog_rdk_77"/>
        </w:sdtPr>
        <w:sdtContent>
          <w:del w:author="Magda Saraiva" w:id="41" w:date="2025-09-16T10:59:11Z">
            <w:r w:rsidDel="00000000" w:rsidR="00000000" w:rsidRPr="00000000">
              <w:rPr>
                <w:rtl w:val="0"/>
              </w:rPr>
              <w:delText xml:space="preserve">at </w:delText>
            </w:r>
          </w:del>
        </w:sdtContent>
      </w:sdt>
      <w:r w:rsidDel="00000000" w:rsidR="00000000" w:rsidRPr="00000000">
        <w:rPr>
          <w:rtl w:val="0"/>
        </w:rPr>
        <w:t xml:space="preserve">these meetings in </w:t>
      </w:r>
      <w:sdt>
        <w:sdtPr>
          <w:id w:val="-1045055657"/>
          <w:tag w:val="goog_rdk_78"/>
        </w:sdtPr>
        <w:sdtContent>
          <w:del w:author="Magda Saraiva" w:id="42" w:date="2025-09-16T10:59:36Z">
            <w:r w:rsidDel="00000000" w:rsidR="00000000" w:rsidRPr="00000000">
              <w:rPr>
                <w:rtl w:val="0"/>
              </w:rPr>
              <w:delText xml:space="preserve">a </w:delText>
            </w:r>
          </w:del>
        </w:sdtContent>
      </w:sdt>
      <w:r w:rsidDel="00000000" w:rsidR="00000000" w:rsidRPr="00000000">
        <w:rPr>
          <w:rtl w:val="0"/>
        </w:rPr>
        <w:t xml:space="preserve">consultation </w:t>
      </w:r>
      <w:sdt>
        <w:sdtPr>
          <w:id w:val="-2025995339"/>
          <w:tag w:val="goog_rdk_79"/>
        </w:sdtPr>
        <w:sdtContent>
          <w:del w:author="Magda Saraiva" w:id="43" w:date="2025-09-16T10:59:27Z">
            <w:r w:rsidDel="00000000" w:rsidR="00000000" w:rsidRPr="00000000">
              <w:rPr>
                <w:rtl w:val="0"/>
              </w:rPr>
              <w:delText xml:space="preserve">meeting </w:delText>
            </w:r>
          </w:del>
        </w:sdtContent>
      </w:sdt>
      <w:r w:rsidDel="00000000" w:rsidR="00000000" w:rsidRPr="00000000">
        <w:rPr>
          <w:rtl w:val="0"/>
        </w:rPr>
        <w:t xml:space="preserve">with the lead investigator team post-translation to resolve inconsistencies and allay potential for misunderstanding. This approach eschews the standard back-translation procedures typically used in this kind of research, which tend to focus on direct translation and pay little attention to differences in cultural or contextual meaning, or differences in meaning with respect to particular experimental methodological or psychological terms. This approach </w:t>
      </w:r>
      <w:sdt>
        <w:sdtPr>
          <w:id w:val="2003154090"/>
          <w:tag w:val="goog_rdk_80"/>
        </w:sdtPr>
        <w:sdtContent>
          <w:del w:author="Magda Saraiva" w:id="44" w:date="2025-09-16T10:59:53Z">
            <w:r w:rsidDel="00000000" w:rsidR="00000000" w:rsidRPr="00000000">
              <w:rPr>
                <w:rtl w:val="0"/>
              </w:rPr>
              <w:delText xml:space="preserve">was </w:delText>
            </w:r>
          </w:del>
        </w:sdtContent>
      </w:sdt>
      <w:r w:rsidDel="00000000" w:rsidR="00000000" w:rsidRPr="00000000">
        <w:rPr>
          <w:rtl w:val="0"/>
        </w:rPr>
        <w:t xml:space="preserve">aimed </w:t>
      </w:r>
      <w:sdt>
        <w:sdtPr>
          <w:id w:val="572322863"/>
          <w:tag w:val="goog_rdk_81"/>
        </w:sdtPr>
        <w:sdtContent>
          <w:ins w:author="Magda Saraiva" w:id="45" w:date="2025-09-16T11:00:00Z"/>
          <w:sdt>
            <w:sdtPr>
              <w:id w:val="-1866537765"/>
              <w:tag w:val="goog_rdk_82"/>
            </w:sdtPr>
            <w:sdtContent>
              <w:ins w:author="Magda Saraiva" w:id="45" w:date="2025-09-16T11:00:00Z">
                <w:r w:rsidDel="00000000" w:rsidR="00000000" w:rsidRPr="00000000">
                  <w:rPr>
                    <w:color w:val="137333"/>
                    <w:rtl w:val="0"/>
                    <w:rPrChange w:author="Magda Saraiva" w:id="46" w:date="2025-09-16T11:00:00Z">
                      <w:rPr/>
                    </w:rPrChange>
                  </w:rPr>
                  <w:t xml:space="preserve">to </w:t>
                </w:r>
              </w:ins>
            </w:sdtContent>
          </w:sdt>
          <w:ins w:author="Magda Saraiva" w:id="45" w:date="2025-09-16T11:00:00Z">
            <w:sdt>
              <w:sdtPr>
                <w:id w:val="-1851395129"/>
                <w:tag w:val="goog_rdk_83"/>
              </w:sdtPr>
              <w:sdtContent>
                <w:r w:rsidDel="00000000" w:rsidR="00000000" w:rsidRPr="00000000">
                  <w:rPr>
                    <w:rtl w:val="0"/>
                    <w:rPrChange w:author="Magda Saraiva" w:id="46" w:date="2025-09-16T11:00:00Z">
                      <w:rPr/>
                    </w:rPrChange>
                  </w:rPr>
                  <w:t xml:space="preserve">reduce</w:t>
                </w:r>
              </w:sdtContent>
            </w:sdt>
          </w:ins>
        </w:sdtContent>
      </w:sdt>
      <w:sdt>
        <w:sdtPr>
          <w:id w:val="1896008137"/>
          <w:tag w:val="goog_rdk_84"/>
        </w:sdtPr>
        <w:sdtContent>
          <w:ins w:author="Magda Saraiva" w:id="47" w:date="2025-09-16T10:59:57Z">
            <w:sdt>
              <w:sdtPr>
                <w:id w:val="111663457"/>
                <w:tag w:val="goog_rdk_85"/>
              </w:sdtPr>
              <w:sdtContent>
                <w:del w:author="Magda Saraiva" w:id="45" w:date="2025-09-16T11:00:00Z"/>
              </w:sdtContent>
            </w:sdt>
          </w:ins>
          <w:sdt>
            <w:sdtPr>
              <w:id w:val="-1380940815"/>
              <w:tag w:val="goog_rdk_86"/>
            </w:sdtPr>
            <w:sdtContent>
              <w:ins w:author="Magda Saraiva" w:id="47" w:date="2025-09-16T10:59:57Z">
                <w:del w:author="Magda Saraiva" w:id="45" w:date="2025-09-16T11:00:00Z">
                  <w:r w:rsidDel="00000000" w:rsidR="00000000" w:rsidRPr="00000000">
                    <w:rPr>
                      <w:rtl w:val="0"/>
                      <w:rPrChange w:author="Magda Saraiva" w:id="46" w:date="2025-09-16T11:00:00Z">
                        <w:rPr/>
                      </w:rPrChange>
                    </w:rPr>
                    <w:delText xml:space="preserve">to</w:delText>
                  </w:r>
                </w:del>
              </w:ins>
            </w:sdtContent>
          </w:sdt>
          <w:ins w:author="Magda Saraiva" w:id="47" w:date="2025-09-16T10:59:57Z">
            <w:del w:author="Magda Saraiva" w:id="45" w:date="2025-09-16T11:00:00Z"/>
          </w:ins>
        </w:sdtContent>
      </w:sdt>
      <w:sdt>
        <w:sdtPr>
          <w:id w:val="1675655047"/>
          <w:tag w:val="goog_rdk_87"/>
        </w:sdtPr>
        <w:sdtContent>
          <w:del w:author="Magda Saraiva" w:id="45" w:date="2025-09-16T11:00:00Z"/>
          <w:sdt>
            <w:sdtPr>
              <w:id w:val="1774499823"/>
              <w:tag w:val="goog_rdk_88"/>
            </w:sdtPr>
            <w:sdtContent>
              <w:del w:author="Magda Saraiva" w:id="45" w:date="2025-09-16T11:00:00Z">
                <w:r w:rsidDel="00000000" w:rsidR="00000000" w:rsidRPr="00000000">
                  <w:rPr>
                    <w:rtl w:val="0"/>
                    <w:rPrChange w:author="Magda Saraiva" w:id="46" w:date="2025-09-16T11:00:00Z">
                      <w:rPr/>
                    </w:rPrChange>
                  </w:rPr>
                  <w:delText xml:space="preserve">at </w:delText>
                </w:r>
              </w:del>
            </w:sdtContent>
          </w:sdt>
          <w:del w:author="Magda Saraiva" w:id="45" w:date="2025-09-16T11:00:00Z">
            <w:sdt>
              <w:sdtPr>
                <w:id w:val="-1716445576"/>
                <w:tag w:val="goog_rdk_89"/>
              </w:sdtPr>
              <w:sdtContent>
                <w:r w:rsidDel="00000000" w:rsidR="00000000" w:rsidRPr="00000000">
                  <w:rPr>
                    <w:rtl w:val="0"/>
                    <w:rPrChange w:author="Magda Saraiva" w:id="46" w:date="2025-09-16T11:00:00Z">
                      <w:rPr/>
                    </w:rPrChange>
                  </w:rPr>
                  <w:delText xml:space="preserve">reduc</w:delText>
                </w:r>
              </w:sdtContent>
            </w:sdt>
          </w:del>
        </w:sdtContent>
      </w:sdt>
      <w:sdt>
        <w:sdtPr>
          <w:id w:val="-1109325969"/>
          <w:tag w:val="goog_rdk_90"/>
        </w:sdtPr>
        <w:sdtContent>
          <w:ins w:author="Magda Saraiva" w:id="45" w:date="2025-09-16T11:00:00Z">
            <w:sdt>
              <w:sdtPr>
                <w:id w:val="-797282988"/>
                <w:tag w:val="goog_rdk_91"/>
              </w:sdtPr>
              <w:sdtContent>
                <w:del w:author="Magda Saraiva" w:id="45" w:date="2025-09-16T11:00:00Z"/>
              </w:sdtContent>
            </w:sdt>
          </w:ins>
          <w:sdt>
            <w:sdtPr>
              <w:id w:val="-1581585230"/>
              <w:tag w:val="goog_rdk_92"/>
            </w:sdtPr>
            <w:sdtContent>
              <w:ins w:author="Magda Saraiva" w:id="45" w:date="2025-09-16T11:00:00Z">
                <w:del w:author="Magda Saraiva" w:id="45" w:date="2025-09-16T11:00:00Z">
                  <w:r w:rsidDel="00000000" w:rsidR="00000000" w:rsidRPr="00000000">
                    <w:rPr>
                      <w:rtl w:val="0"/>
                      <w:rPrChange w:author="Magda Saraiva" w:id="46" w:date="2025-09-16T11:00:00Z">
                        <w:rPr/>
                      </w:rPrChange>
                    </w:rPr>
                    <w:delText xml:space="preserve">e</w:delText>
                  </w:r>
                </w:del>
              </w:ins>
            </w:sdtContent>
          </w:sdt>
          <w:ins w:author="Magda Saraiva" w:id="45" w:date="2025-09-16T11:00:00Z">
            <w:del w:author="Magda Saraiva" w:id="45" w:date="2025-09-16T11:00:00Z"/>
          </w:ins>
        </w:sdtContent>
      </w:sdt>
      <w:sdt>
        <w:sdtPr>
          <w:id w:val="1530212465"/>
          <w:tag w:val="goog_rdk_93"/>
        </w:sdtPr>
        <w:sdtContent>
          <w:del w:author="Magda Saraiva" w:id="45" w:date="2025-09-16T11:00:00Z">
            <w:r w:rsidDel="00000000" w:rsidR="00000000" w:rsidRPr="00000000">
              <w:rPr>
                <w:rtl w:val="0"/>
              </w:rPr>
              <w:delText xml:space="preserve">ing</w:delText>
            </w:r>
          </w:del>
        </w:sdtContent>
      </w:sdt>
      <w:r w:rsidDel="00000000" w:rsidR="00000000" w:rsidRPr="00000000">
        <w:rPr>
          <w:rtl w:val="0"/>
        </w:rPr>
        <w:t xml:space="preserve"> the potential for misunderstandings in the experimental stimuli and instructions from translation procedures that tend to focus on verbatim equivalence</w:t>
      </w:r>
      <w:sdt>
        <w:sdtPr>
          <w:id w:val="282792491"/>
          <w:tag w:val="goog_rdk_94"/>
        </w:sdtPr>
        <w:sdtContent>
          <w:ins w:author="Magda Saraiva" w:id="48" w:date="2025-09-16T11:00:26Z">
            <w:r w:rsidDel="00000000" w:rsidR="00000000" w:rsidRPr="00000000">
              <w:rPr>
                <w:rtl w:val="0"/>
              </w:rPr>
              <w:t xml:space="preserve">, neglecting</w:t>
            </w:r>
          </w:ins>
        </w:sdtContent>
      </w:sdt>
      <w:sdt>
        <w:sdtPr>
          <w:id w:val="-1698073604"/>
          <w:tag w:val="goog_rdk_95"/>
        </w:sdtPr>
        <w:sdtContent>
          <w:del w:author="Magda Saraiva" w:id="48" w:date="2025-09-16T11:00:26Z">
            <w:r w:rsidDel="00000000" w:rsidR="00000000" w:rsidRPr="00000000">
              <w:rPr>
                <w:rtl w:val="0"/>
              </w:rPr>
              <w:delText xml:space="preserve"> and neglect</w:delText>
            </w:r>
          </w:del>
        </w:sdtContent>
      </w:sdt>
      <w:r w:rsidDel="00000000" w:rsidR="00000000" w:rsidRPr="00000000">
        <w:rPr>
          <w:rtl w:val="0"/>
        </w:rPr>
        <w:t xml:space="preserve"> differences in meaning or specific terms. Moreover, each lab conducted the study with strict adherence to the preregistration, which was pre-approved by the Editor to ensure fidelity to the key requirements of the study. Irrespective of the outcome from each lab, </w:t>
      </w:r>
      <w:sdt>
        <w:sdtPr>
          <w:id w:val="-1816955989"/>
          <w:tag w:val="goog_rdk_96"/>
        </w:sdtPr>
        <w:sdtContent>
          <w:ins w:author="Magda Saraiva" w:id="49" w:date="2025-09-16T11:00:47Z"/>
          <w:sdt>
            <w:sdtPr>
              <w:id w:val="1694780477"/>
              <w:tag w:val="goog_rdk_97"/>
            </w:sdtPr>
            <w:sdtContent>
              <w:ins w:author="Magda Saraiva" w:id="49" w:date="2025-09-16T11:00:47Z">
                <w:r w:rsidDel="00000000" w:rsidR="00000000" w:rsidRPr="00000000">
                  <w:rPr>
                    <w:rtl w:val="0"/>
                    <w:rPrChange w:author="Magda Saraiva" w:id="50" w:date="2025-09-16T11:00:47Z">
                      <w:rPr/>
                    </w:rPrChange>
                  </w:rPr>
                  <w:t xml:space="preserve">the </w:t>
                </w:r>
              </w:ins>
            </w:sdtContent>
          </w:sdt>
          <w:ins w:author="Magda Saraiva" w:id="49" w:date="2025-09-16T11:00:47Z"/>
        </w:sdtContent>
      </w:sdt>
      <w:r w:rsidDel="00000000" w:rsidR="00000000" w:rsidRPr="00000000">
        <w:rPr>
          <w:rtl w:val="0"/>
        </w:rPr>
        <w:t xml:space="preserve">results of all completed replications are reported in the present RRR. Given that the immediate enhancement and rebound effects were tested across two different experiments, we present below the method and results of Study 1</w:t>
      </w:r>
      <w:sdt>
        <w:sdtPr>
          <w:id w:val="-1348213398"/>
          <w:tag w:val="goog_rdk_98"/>
        </w:sdtPr>
        <w:sdtContent>
          <w:ins w:author="Magda Saraiva" w:id="51" w:date="2025-09-16T11:00:52Z">
            <w:r w:rsidDel="00000000" w:rsidR="00000000" w:rsidRPr="00000000">
              <w:rPr>
                <w:rtl w:val="0"/>
              </w:rPr>
              <w:t xml:space="preserve">,</w:t>
            </w:r>
          </w:ins>
        </w:sdtContent>
      </w:sdt>
      <w:r w:rsidDel="00000000" w:rsidR="00000000" w:rsidRPr="00000000">
        <w:rPr>
          <w:rtl w:val="0"/>
        </w:rPr>
        <w:t xml:space="preserve"> followed by </w:t>
      </w:r>
      <w:sdt>
        <w:sdtPr>
          <w:id w:val="-350225227"/>
          <w:tag w:val="goog_rdk_99"/>
        </w:sdtPr>
        <w:sdtContent>
          <w:ins w:author="Magda Saraiva" w:id="52" w:date="2025-09-16T11:00:57Z"/>
          <w:sdt>
            <w:sdtPr>
              <w:id w:val="-1712731136"/>
              <w:tag w:val="goog_rdk_100"/>
            </w:sdtPr>
            <w:sdtContent>
              <w:ins w:author="Magda Saraiva" w:id="52" w:date="2025-09-16T11:00:57Z">
                <w:r w:rsidDel="00000000" w:rsidR="00000000" w:rsidRPr="00000000">
                  <w:rPr>
                    <w:rtl w:val="0"/>
                    <w:rPrChange w:author="Magda Saraiva" w:id="53" w:date="2025-09-16T11:00:57Z">
                      <w:rPr/>
                    </w:rPrChange>
                  </w:rPr>
                  <w:t xml:space="preserve">those</w:t>
                </w:r>
              </w:ins>
            </w:sdtContent>
          </w:sdt>
          <w:ins w:author="Magda Saraiva" w:id="52" w:date="2025-09-16T11:00:57Z"/>
        </w:sdtContent>
      </w:sdt>
      <w:sdt>
        <w:sdtPr>
          <w:id w:val="987330745"/>
          <w:tag w:val="goog_rdk_101"/>
        </w:sdtPr>
        <w:sdtContent>
          <w:del w:author="Magda Saraiva" w:id="52" w:date="2025-09-16T11:00:57Z"/>
          <w:sdt>
            <w:sdtPr>
              <w:id w:val="-1947131880"/>
              <w:tag w:val="goog_rdk_102"/>
            </w:sdtPr>
            <w:sdtContent>
              <w:del w:author="Magda Saraiva" w:id="52" w:date="2025-09-16T11:00:57Z">
                <w:r w:rsidDel="00000000" w:rsidR="00000000" w:rsidRPr="00000000">
                  <w:rPr>
                    <w:rtl w:val="0"/>
                    <w:rPrChange w:author="Magda Saraiva" w:id="53" w:date="2025-09-16T11:00:57Z">
                      <w:rPr/>
                    </w:rPrChange>
                  </w:rPr>
                  <w:delText xml:space="preserve">that</w:delText>
                </w:r>
              </w:del>
            </w:sdtContent>
          </w:sdt>
          <w:del w:author="Magda Saraiva" w:id="52" w:date="2025-09-16T11:00:57Z"/>
        </w:sdtContent>
      </w:sdt>
      <w:r w:rsidDel="00000000" w:rsidR="00000000" w:rsidRPr="00000000">
        <w:rPr>
          <w:rtl w:val="0"/>
        </w:rPr>
        <w:t xml:space="preserve"> of Study 2.</w:t>
      </w:r>
    </w:p>
    <w:p w:rsidR="00000000" w:rsidDel="00000000" w:rsidP="00000000" w:rsidRDefault="00000000" w:rsidRPr="00000000" w14:paraId="00000038">
      <w:pPr>
        <w:ind w:firstLine="0"/>
        <w:jc w:val="center"/>
        <w:rPr>
          <w:b w:val="1"/>
        </w:rPr>
      </w:pPr>
      <w:r w:rsidDel="00000000" w:rsidR="00000000" w:rsidRPr="00000000">
        <w:rPr>
          <w:b w:val="1"/>
          <w:rtl w:val="0"/>
        </w:rPr>
        <w:t xml:space="preserve">Study 1 – Replicating the Immediate Enhancement Effect</w:t>
      </w:r>
    </w:p>
    <w:p w:rsidR="00000000" w:rsidDel="00000000" w:rsidP="00000000" w:rsidRDefault="00000000" w:rsidRPr="00000000" w14:paraId="00000039">
      <w:pPr>
        <w:ind w:firstLine="0"/>
        <w:rPr>
          <w:b w:val="1"/>
        </w:rPr>
      </w:pPr>
      <w:r w:rsidDel="00000000" w:rsidR="00000000" w:rsidRPr="00000000">
        <w:rPr>
          <w:b w:val="1"/>
          <w:rtl w:val="0"/>
        </w:rPr>
        <w:t xml:space="preserve">Participants and Design</w:t>
      </w:r>
    </w:p>
    <w:p w:rsidR="00000000" w:rsidDel="00000000" w:rsidP="00000000" w:rsidRDefault="00000000" w:rsidRPr="00000000" w14:paraId="0000003A">
      <w:pPr>
        <w:rPr/>
      </w:pPr>
      <w:bookmarkStart w:colFirst="0" w:colLast="0" w:name="_heading=h.pzzlsup8ason" w:id="0"/>
      <w:bookmarkEnd w:id="0"/>
      <w:r w:rsidDel="00000000" w:rsidR="00000000" w:rsidRPr="00000000">
        <w:rPr>
          <w:rtl w:val="0"/>
        </w:rPr>
        <w:t xml:space="preserve">To replicate the immediate enhancement effect, each lab aimed to recruit a minimum post-exclusion sample of 80 participants to a study adopting a 2 (suppression manipulation: suppress vs. concentrate) × 4 (target word: mountain vs. car vs. child vs. house) between-participants experimental design, with target word included as a random factor only for generalizability purposes, rather than as a central independent variable. In line with the original study, undergraduate students from each university’s research participant pool or equivalent participated in the study for course credit. Our predetermined exclusion criteria specified that we would exclude participants who failed the suspicion probe or failed to comply with experimental instructions, and also labs that failed to recruit at least 80 participants per study post-exclusion. During the process of data cleaning, some data were unusable because of technical issues (e.g., inaudible audio). These data were excluded (not preregistered). However, it is important to note that a small number of labs failed to recruit this minimum sample size. Given that these were </w:t>
      </w:r>
      <w:sdt>
        <w:sdtPr>
          <w:id w:val="894004844"/>
          <w:tag w:val="goog_rdk_103"/>
        </w:sdtPr>
        <w:sdtContent>
          <w:ins w:author="Magda Saraiva" w:id="54" w:date="2025-09-16T11:01:51Z"/>
          <w:sdt>
            <w:sdtPr>
              <w:id w:val="1078595342"/>
              <w:tag w:val="goog_rdk_104"/>
            </w:sdtPr>
            <w:sdtContent>
              <w:ins w:author="Magda Saraiva" w:id="54" w:date="2025-09-16T11:01:51Z">
                <w:r w:rsidDel="00000000" w:rsidR="00000000" w:rsidRPr="00000000">
                  <w:rPr>
                    <w:rtl w:val="0"/>
                    <w:rPrChange w:author="Magda Saraiva" w:id="55" w:date="2025-09-16T11:01:51Z">
                      <w:rPr/>
                    </w:rPrChange>
                  </w:rPr>
                  <w:t xml:space="preserve">good-faith</w:t>
                </w:r>
              </w:ins>
            </w:sdtContent>
          </w:sdt>
          <w:ins w:author="Magda Saraiva" w:id="54" w:date="2025-09-16T11:01:51Z"/>
        </w:sdtContent>
      </w:sdt>
      <w:sdt>
        <w:sdtPr>
          <w:id w:val="-1754902244"/>
          <w:tag w:val="goog_rdk_105"/>
        </w:sdtPr>
        <w:sdtContent>
          <w:del w:author="Magda Saraiva" w:id="54" w:date="2025-09-16T11:01:51Z"/>
          <w:sdt>
            <w:sdtPr>
              <w:id w:val="-1586138"/>
              <w:tag w:val="goog_rdk_106"/>
            </w:sdtPr>
            <w:sdtContent>
              <w:del w:author="Magda Saraiva" w:id="54" w:date="2025-09-16T11:01:51Z">
                <w:r w:rsidDel="00000000" w:rsidR="00000000" w:rsidRPr="00000000">
                  <w:rPr>
                    <w:rtl w:val="0"/>
                    <w:rPrChange w:author="Magda Saraiva" w:id="55" w:date="2025-09-16T11:01:51Z">
                      <w:rPr/>
                    </w:rPrChange>
                  </w:rPr>
                  <w:delText xml:space="preserve">good faith</w:delText>
                </w:r>
              </w:del>
            </w:sdtContent>
          </w:sdt>
          <w:del w:author="Magda Saraiva" w:id="54" w:date="2025-09-16T11:01:51Z"/>
        </w:sdtContent>
      </w:sdt>
      <w:r w:rsidDel="00000000" w:rsidR="00000000" w:rsidRPr="00000000">
        <w:rPr>
          <w:rtl w:val="0"/>
        </w:rPr>
        <w:t xml:space="preserve"> attempts with genuinely unforeseen recruitment challenges that should have no systematic influence on the pattern of results, the authorship and editorial teams decided to deviate from the initial pre-registered exclusion criteria and leave these incomplete samples in the analyses.</w:t>
      </w:r>
    </w:p>
    <w:p w:rsidR="00000000" w:rsidDel="00000000" w:rsidP="00000000" w:rsidRDefault="00000000" w:rsidRPr="00000000" w14:paraId="0000003B">
      <w:pPr>
        <w:ind w:firstLine="0"/>
        <w:rPr>
          <w:b w:val="1"/>
        </w:rPr>
      </w:pPr>
      <w:r w:rsidDel="00000000" w:rsidR="00000000" w:rsidRPr="00000000">
        <w:rPr>
          <w:b w:val="1"/>
          <w:rtl w:val="0"/>
        </w:rPr>
        <w:t xml:space="preserve">Procedure and Stimuli</w:t>
      </w:r>
    </w:p>
    <w:p w:rsidR="00000000" w:rsidDel="00000000" w:rsidP="00000000" w:rsidRDefault="00000000" w:rsidRPr="00000000" w14:paraId="0000003C">
      <w:pPr>
        <w:rPr/>
      </w:pPr>
      <w:r w:rsidDel="00000000" w:rsidR="00000000" w:rsidRPr="00000000">
        <w:rPr>
          <w:rtl w:val="0"/>
        </w:rPr>
        <w:t xml:space="preserve">Participants participated individually in a computerized lab booth or cubicle equipped with a video recording device (e.g., video camera or mobile phone) that captured the computer screen and a side view of the participant. In line with the original experiment, the experimenter (blind to the purpose of the study) first told the participant the cover story that the present study’s aim was to test “how various mental tasks affect the way people form associations between words”, and that the present study entailed completing several tasks. The experimenter then delivered the instructions of the first task – participants in the suppression condition were asked not to think about a target for the next five minutes. One of the following target thoughts was randomly provided to each participant: </w:t>
      </w:r>
      <w:r w:rsidDel="00000000" w:rsidR="00000000" w:rsidRPr="00000000">
        <w:rPr>
          <w:i w:val="1"/>
          <w:rtl w:val="0"/>
        </w:rPr>
        <w:t xml:space="preserve">mountain, car, child, </w:t>
      </w:r>
      <w:r w:rsidDel="00000000" w:rsidR="00000000" w:rsidRPr="00000000">
        <w:rPr>
          <w:rtl w:val="0"/>
        </w:rPr>
        <w:t xml:space="preserve">or</w:t>
      </w:r>
      <w:r w:rsidDel="00000000" w:rsidR="00000000" w:rsidRPr="00000000">
        <w:rPr>
          <w:i w:val="1"/>
          <w:rtl w:val="0"/>
        </w:rPr>
        <w:t xml:space="preserve"> house</w:t>
      </w:r>
      <w:r w:rsidDel="00000000" w:rsidR="00000000" w:rsidRPr="00000000">
        <w:rPr>
          <w:rtl w:val="0"/>
        </w:rPr>
        <w:t xml:space="preserve">. Participants in the concentration condition were asked to think about one of these targets for the next five minutes. The experimenter then left the room for five minutes, and upon returning, instructed the participants to engage in a concurrent task while continuing the suppression/concentration task. The experimenter </w:t>
      </w:r>
      <w:sdt>
        <w:sdtPr>
          <w:id w:val="-2072504451"/>
          <w:tag w:val="goog_rdk_107"/>
        </w:sdtPr>
        <w:sdtContent>
          <w:ins w:author="Magda Saraiva" w:id="56" w:date="2025-09-16T11:02:14Z">
            <w:r w:rsidDel="00000000" w:rsidR="00000000" w:rsidRPr="00000000">
              <w:rPr>
                <w:rtl w:val="0"/>
              </w:rPr>
              <w:t xml:space="preserve">informed </w:t>
            </w:r>
          </w:ins>
        </w:sdtContent>
      </w:sdt>
      <w:sdt>
        <w:sdtPr>
          <w:id w:val="-1534957717"/>
          <w:tag w:val="goog_rdk_108"/>
        </w:sdtPr>
        <w:sdtContent>
          <w:del w:author="Magda Saraiva" w:id="56" w:date="2025-09-16T11:02:14Z">
            <w:r w:rsidDel="00000000" w:rsidR="00000000" w:rsidRPr="00000000">
              <w:rPr>
                <w:rtl w:val="0"/>
              </w:rPr>
              <w:delText xml:space="preserve">told </w:delText>
            </w:r>
          </w:del>
        </w:sdtContent>
      </w:sdt>
      <w:r w:rsidDel="00000000" w:rsidR="00000000" w:rsidRPr="00000000">
        <w:rPr>
          <w:rtl w:val="0"/>
        </w:rPr>
        <w:t xml:space="preserve">the participant that this new task required them to generate and verbalize clearly an associate word in response to each word presented on the computer screen. Participants were also told that they should try and provide a response within the time limit, which was three seconds (high time pressure) for the first eight trials, and 10 seconds (low time pressure) for the last eight trials, or in the opposite order. Moreover, the time limit for each trial would be presented beneath the word stimulus on the same screen, and would count down as time passes. Participants then completed four practice trials in the presence of the experimenter, following which the experimenter started video recording and left the room for the participant to complete the actual trials. Upon task completion, participants saw a screen that instructed them to knock on the door to signal the experimenter, who then returned and asked participants to complete a handout with a probe of their awareness of the aims of the present study</w:t>
      </w:r>
      <w:sdt>
        <w:sdtPr>
          <w:id w:val="-232939632"/>
          <w:tag w:val="goog_rdk_109"/>
        </w:sdtPr>
        <w:sdtContent>
          <w:ins w:author="Magda Saraiva" w:id="57" w:date="2025-09-16T11:02:37Z">
            <w:r w:rsidDel="00000000" w:rsidR="00000000" w:rsidRPr="00000000">
              <w:rPr>
                <w:rtl w:val="0"/>
              </w:rPr>
              <w:t xml:space="preserve">,</w:t>
            </w:r>
          </w:ins>
        </w:sdtContent>
      </w:sdt>
      <w:r w:rsidDel="00000000" w:rsidR="00000000" w:rsidRPr="00000000">
        <w:rPr>
          <w:rtl w:val="0"/>
        </w:rPr>
        <w:t xml:space="preserve"> followed by another handout with the manipulation check and demographic questions. Finally, participants were debriefed and thanked.</w:t>
      </w:r>
    </w:p>
    <w:p w:rsidR="00000000" w:rsidDel="00000000" w:rsidP="00000000" w:rsidRDefault="00000000" w:rsidRPr="00000000" w14:paraId="0000003D">
      <w:pPr>
        <w:rPr/>
      </w:pPr>
      <w:r w:rsidDel="00000000" w:rsidR="00000000" w:rsidRPr="00000000">
        <w:rPr>
          <w:rtl w:val="0"/>
        </w:rPr>
        <w:t xml:space="preserve">A total of 16 words from three categories (also called “replicates” in Wegner et al. [1987]) were presented in random order (programmed using PsychoPy; Peirce et al., 2019) via the Pavlovia online platform (</w:t>
      </w:r>
      <w:hyperlink r:id="rId12">
        <w:r w:rsidDel="00000000" w:rsidR="00000000" w:rsidRPr="00000000">
          <w:rPr>
            <w:color w:val="000000"/>
            <w:u w:val="none"/>
            <w:shd w:fill="fbfbfb" w:val="clear"/>
            <w:rtl w:val="0"/>
          </w:rPr>
          <w:t xml:space="preserve">https://run.pavlovia.org/vespr/wegner-replication</w:t>
        </w:r>
      </w:hyperlink>
      <w:r w:rsidDel="00000000" w:rsidR="00000000" w:rsidRPr="00000000">
        <w:rPr>
          <w:rtl w:val="0"/>
        </w:rPr>
        <w:t xml:space="preserve">). Four of the 16 words were semantic associates of the target word (e.g., </w:t>
      </w:r>
      <w:r w:rsidDel="00000000" w:rsidR="00000000" w:rsidRPr="00000000">
        <w:rPr>
          <w:i w:val="1"/>
          <w:rtl w:val="0"/>
        </w:rPr>
        <w:t xml:space="preserve">mother, little</w:t>
      </w:r>
      <w:r w:rsidDel="00000000" w:rsidR="00000000" w:rsidRPr="00000000">
        <w:rPr>
          <w:rtl w:val="0"/>
        </w:rPr>
        <w:t xml:space="preserve">, </w:t>
      </w:r>
      <w:r w:rsidDel="00000000" w:rsidR="00000000" w:rsidRPr="00000000">
        <w:rPr>
          <w:i w:val="1"/>
          <w:rtl w:val="0"/>
        </w:rPr>
        <w:t xml:space="preserve">adult,</w:t>
      </w:r>
      <w:r w:rsidDel="00000000" w:rsidR="00000000" w:rsidRPr="00000000">
        <w:rPr>
          <w:rtl w:val="0"/>
        </w:rPr>
        <w:t xml:space="preserve"> and</w:t>
      </w:r>
      <w:r w:rsidDel="00000000" w:rsidR="00000000" w:rsidRPr="00000000">
        <w:rPr>
          <w:i w:val="1"/>
          <w:rtl w:val="0"/>
        </w:rPr>
        <w:t xml:space="preserve"> young</w:t>
      </w:r>
      <w:r w:rsidDel="00000000" w:rsidR="00000000" w:rsidRPr="00000000">
        <w:rPr>
          <w:rtl w:val="0"/>
        </w:rPr>
        <w:t xml:space="preserve"> for the target word </w:t>
      </w:r>
      <w:r w:rsidDel="00000000" w:rsidR="00000000" w:rsidRPr="00000000">
        <w:rPr>
          <w:i w:val="1"/>
          <w:rtl w:val="0"/>
        </w:rPr>
        <w:t xml:space="preserve">child</w:t>
      </w:r>
      <w:r w:rsidDel="00000000" w:rsidR="00000000" w:rsidRPr="00000000">
        <w:rPr>
          <w:rtl w:val="0"/>
        </w:rPr>
        <w:t xml:space="preserve">). Another four words were nontarget words, which consisted of the four semantic associates of a different target word (e.g., </w:t>
      </w:r>
      <w:r w:rsidDel="00000000" w:rsidR="00000000" w:rsidRPr="00000000">
        <w:rPr>
          <w:i w:val="1"/>
          <w:rtl w:val="0"/>
        </w:rPr>
        <w:t xml:space="preserve">home, door, brick, </w:t>
      </w:r>
      <w:r w:rsidDel="00000000" w:rsidR="00000000" w:rsidRPr="00000000">
        <w:rPr>
          <w:rtl w:val="0"/>
        </w:rPr>
        <w:t xml:space="preserve">and </w:t>
      </w:r>
      <w:r w:rsidDel="00000000" w:rsidR="00000000" w:rsidRPr="00000000">
        <w:rPr>
          <w:i w:val="1"/>
          <w:rtl w:val="0"/>
        </w:rPr>
        <w:t xml:space="preserve">roof</w:t>
      </w:r>
      <w:r w:rsidDel="00000000" w:rsidR="00000000" w:rsidRPr="00000000">
        <w:rPr>
          <w:rtl w:val="0"/>
        </w:rPr>
        <w:t xml:space="preserve"> if the target word was </w:t>
      </w:r>
      <w:r w:rsidDel="00000000" w:rsidR="00000000" w:rsidRPr="00000000">
        <w:rPr>
          <w:i w:val="1"/>
          <w:rtl w:val="0"/>
        </w:rPr>
        <w:t xml:space="preserve">child</w:t>
      </w:r>
      <w:r w:rsidDel="00000000" w:rsidR="00000000" w:rsidRPr="00000000">
        <w:rPr>
          <w:rtl w:val="0"/>
        </w:rPr>
        <w:t xml:space="preserve">). The remaining eight words were fillers unrelated to any of the four target words (</w:t>
      </w:r>
      <w:r w:rsidDel="00000000" w:rsidR="00000000" w:rsidRPr="00000000">
        <w:rPr>
          <w:i w:val="1"/>
          <w:rtl w:val="0"/>
        </w:rPr>
        <w:t xml:space="preserve">shallow, shave, gesture, idea, quarter, anger, voice, </w:t>
      </w:r>
      <w:r w:rsidDel="00000000" w:rsidR="00000000" w:rsidRPr="00000000">
        <w:rPr>
          <w:rtl w:val="0"/>
        </w:rPr>
        <w:t xml:space="preserve">and </w:t>
      </w:r>
      <w:r w:rsidDel="00000000" w:rsidR="00000000" w:rsidRPr="00000000">
        <w:rPr>
          <w:i w:val="1"/>
          <w:rtl w:val="0"/>
        </w:rPr>
        <w:t xml:space="preserve">option</w:t>
      </w:r>
      <w:r w:rsidDel="00000000" w:rsidR="00000000" w:rsidRPr="00000000">
        <w:rPr>
          <w:rtl w:val="0"/>
        </w:rPr>
        <w:t xml:space="preserve">)</w:t>
      </w:r>
      <w:r w:rsidDel="00000000" w:rsidR="00000000" w:rsidRPr="00000000">
        <w:rPr>
          <w:vertAlign w:val="superscript"/>
        </w:rPr>
        <w:footnoteReference w:customMarkFollows="0" w:id="2"/>
      </w:r>
      <w:r w:rsidDel="00000000" w:rsidR="00000000" w:rsidRPr="00000000">
        <w:rPr>
          <w:rtl w:val="0"/>
        </w:rPr>
        <w:t xml:space="preserve">. Within each category, half of the words were assigned a three second time limit while the other half were assigned a 10 second time limit, and this was randomly counterbalanced. For each trial, the time limit was displayed beneath the word and counted down second by second immediately after presentation.</w:t>
      </w:r>
    </w:p>
    <w:p w:rsidR="00000000" w:rsidDel="00000000" w:rsidP="00000000" w:rsidRDefault="00000000" w:rsidRPr="00000000" w14:paraId="0000003E">
      <w:pPr>
        <w:rPr/>
      </w:pPr>
      <w:r w:rsidDel="00000000" w:rsidR="00000000" w:rsidRPr="00000000">
        <w:rPr>
          <w:rtl w:val="0"/>
        </w:rPr>
        <w:t xml:space="preserve">In line with the original study, two versions of the computer task were programmed, each with a different pair of target words. Specifically, for participants </w:t>
      </w:r>
      <w:sdt>
        <w:sdtPr>
          <w:id w:val="-2009154079"/>
          <w:tag w:val="goog_rdk_110"/>
        </w:sdtPr>
        <w:sdtContent>
          <w:del w:author="Magda Saraiva" w:id="58" w:date="2025-09-16T11:02:52Z">
            <w:r w:rsidDel="00000000" w:rsidR="00000000" w:rsidRPr="00000000">
              <w:rPr>
                <w:rtl w:val="0"/>
              </w:rPr>
              <w:delText xml:space="preserve">who were </w:delText>
            </w:r>
          </w:del>
        </w:sdtContent>
      </w:sdt>
      <w:r w:rsidDel="00000000" w:rsidR="00000000" w:rsidRPr="00000000">
        <w:rPr>
          <w:rtl w:val="0"/>
        </w:rPr>
        <w:t xml:space="preserve">allocated the target word of either </w:t>
      </w:r>
      <w:r w:rsidDel="00000000" w:rsidR="00000000" w:rsidRPr="00000000">
        <w:rPr>
          <w:i w:val="1"/>
          <w:rtl w:val="0"/>
        </w:rPr>
        <w:t xml:space="preserve">mountain </w:t>
      </w:r>
      <w:r w:rsidDel="00000000" w:rsidR="00000000" w:rsidRPr="00000000">
        <w:rPr>
          <w:rtl w:val="0"/>
        </w:rPr>
        <w:t xml:space="preserve">or</w:t>
      </w:r>
      <w:r w:rsidDel="00000000" w:rsidR="00000000" w:rsidRPr="00000000">
        <w:rPr>
          <w:i w:val="1"/>
          <w:rtl w:val="0"/>
        </w:rPr>
        <w:t xml:space="preserve"> car</w:t>
      </w:r>
      <w:r w:rsidDel="00000000" w:rsidR="00000000" w:rsidRPr="00000000">
        <w:rPr>
          <w:rtl w:val="0"/>
        </w:rPr>
        <w:t xml:space="preserve">, the first version of the online program was used. This way, the associates of </w:t>
      </w:r>
      <w:r w:rsidDel="00000000" w:rsidR="00000000" w:rsidRPr="00000000">
        <w:rPr>
          <w:i w:val="1"/>
          <w:rtl w:val="0"/>
        </w:rPr>
        <w:t xml:space="preserve">mountain</w:t>
      </w:r>
      <w:r w:rsidDel="00000000" w:rsidR="00000000" w:rsidRPr="00000000">
        <w:rPr>
          <w:rtl w:val="0"/>
        </w:rPr>
        <w:t xml:space="preserve"> (</w:t>
      </w:r>
      <w:r w:rsidDel="00000000" w:rsidR="00000000" w:rsidRPr="00000000">
        <w:rPr>
          <w:i w:val="1"/>
          <w:rtl w:val="0"/>
        </w:rPr>
        <w:t xml:space="preserve">climb, high, hill</w:t>
      </w:r>
      <w:r w:rsidDel="00000000" w:rsidR="00000000" w:rsidRPr="00000000">
        <w:rPr>
          <w:rtl w:val="0"/>
        </w:rPr>
        <w:t xml:space="preserve">, and</w:t>
      </w:r>
      <w:r w:rsidDel="00000000" w:rsidR="00000000" w:rsidRPr="00000000">
        <w:rPr>
          <w:i w:val="1"/>
          <w:rtl w:val="0"/>
        </w:rPr>
        <w:t xml:space="preserve"> top</w:t>
      </w:r>
      <w:r w:rsidDel="00000000" w:rsidR="00000000" w:rsidRPr="00000000">
        <w:rPr>
          <w:rtl w:val="0"/>
        </w:rPr>
        <w:t xml:space="preserve">) were the nontarget words for </w:t>
      </w:r>
      <w:r w:rsidDel="00000000" w:rsidR="00000000" w:rsidRPr="00000000">
        <w:rPr>
          <w:i w:val="1"/>
          <w:rtl w:val="0"/>
        </w:rPr>
        <w:t xml:space="preserve">car,</w:t>
      </w:r>
      <w:r w:rsidDel="00000000" w:rsidR="00000000" w:rsidRPr="00000000">
        <w:rPr>
          <w:rtl w:val="0"/>
        </w:rPr>
        <w:t xml:space="preserve"> while the associates of </w:t>
      </w:r>
      <w:r w:rsidDel="00000000" w:rsidR="00000000" w:rsidRPr="00000000">
        <w:rPr>
          <w:i w:val="1"/>
          <w:rtl w:val="0"/>
        </w:rPr>
        <w:t xml:space="preserve">car</w:t>
      </w:r>
      <w:r w:rsidDel="00000000" w:rsidR="00000000" w:rsidRPr="00000000">
        <w:rPr>
          <w:rtl w:val="0"/>
        </w:rPr>
        <w:t xml:space="preserve"> (</w:t>
      </w:r>
      <w:r w:rsidDel="00000000" w:rsidR="00000000" w:rsidRPr="00000000">
        <w:rPr>
          <w:i w:val="1"/>
          <w:rtl w:val="0"/>
        </w:rPr>
        <w:t xml:space="preserve">bus, drive, truck, </w:t>
      </w:r>
      <w:r w:rsidDel="00000000" w:rsidR="00000000" w:rsidRPr="00000000">
        <w:rPr>
          <w:rtl w:val="0"/>
        </w:rPr>
        <w:t xml:space="preserve">and </w:t>
      </w:r>
      <w:r w:rsidDel="00000000" w:rsidR="00000000" w:rsidRPr="00000000">
        <w:rPr>
          <w:i w:val="1"/>
          <w:rtl w:val="0"/>
        </w:rPr>
        <w:t xml:space="preserve">wheel</w:t>
      </w:r>
      <w:r w:rsidDel="00000000" w:rsidR="00000000" w:rsidRPr="00000000">
        <w:rPr>
          <w:rtl w:val="0"/>
        </w:rPr>
        <w:t xml:space="preserve">) were the nontarget words for </w:t>
      </w:r>
      <w:r w:rsidDel="00000000" w:rsidR="00000000" w:rsidRPr="00000000">
        <w:rPr>
          <w:i w:val="1"/>
          <w:rtl w:val="0"/>
        </w:rPr>
        <w:t xml:space="preserve">mountain</w:t>
      </w:r>
      <w:r w:rsidDel="00000000" w:rsidR="00000000" w:rsidRPr="00000000">
        <w:rPr>
          <w:rtl w:val="0"/>
        </w:rPr>
        <w:t xml:space="preserve">. For participants </w:t>
      </w:r>
      <w:sdt>
        <w:sdtPr>
          <w:id w:val="-1693519767"/>
          <w:tag w:val="goog_rdk_111"/>
        </w:sdtPr>
        <w:sdtContent>
          <w:del w:author="Magda Saraiva" w:id="59" w:date="2025-09-16T11:02:57Z">
            <w:r w:rsidDel="00000000" w:rsidR="00000000" w:rsidRPr="00000000">
              <w:rPr>
                <w:rtl w:val="0"/>
              </w:rPr>
              <w:delText xml:space="preserve">who were </w:delText>
            </w:r>
          </w:del>
        </w:sdtContent>
      </w:sdt>
      <w:r w:rsidDel="00000000" w:rsidR="00000000" w:rsidRPr="00000000">
        <w:rPr>
          <w:rtl w:val="0"/>
        </w:rPr>
        <w:t xml:space="preserve">allocated the target word of either </w:t>
      </w:r>
      <w:r w:rsidDel="00000000" w:rsidR="00000000" w:rsidRPr="00000000">
        <w:rPr>
          <w:i w:val="1"/>
          <w:rtl w:val="0"/>
        </w:rPr>
        <w:t xml:space="preserve">child </w:t>
      </w:r>
      <w:r w:rsidDel="00000000" w:rsidR="00000000" w:rsidRPr="00000000">
        <w:rPr>
          <w:rtl w:val="0"/>
        </w:rPr>
        <w:t xml:space="preserve">or </w:t>
      </w:r>
      <w:r w:rsidDel="00000000" w:rsidR="00000000" w:rsidRPr="00000000">
        <w:rPr>
          <w:i w:val="1"/>
          <w:rtl w:val="0"/>
        </w:rPr>
        <w:t xml:space="preserve">house</w:t>
      </w:r>
      <w:r w:rsidDel="00000000" w:rsidR="00000000" w:rsidRPr="00000000">
        <w:rPr>
          <w:rtl w:val="0"/>
        </w:rPr>
        <w:t xml:space="preserve">, the second version of the online program was used. This way, the associates of </w:t>
      </w:r>
      <w:r w:rsidDel="00000000" w:rsidR="00000000" w:rsidRPr="00000000">
        <w:rPr>
          <w:i w:val="1"/>
          <w:rtl w:val="0"/>
        </w:rPr>
        <w:t xml:space="preserve">child</w:t>
      </w:r>
      <w:r w:rsidDel="00000000" w:rsidR="00000000" w:rsidRPr="00000000">
        <w:rPr>
          <w:rtl w:val="0"/>
        </w:rPr>
        <w:t xml:space="preserve"> (</w:t>
      </w:r>
      <w:r w:rsidDel="00000000" w:rsidR="00000000" w:rsidRPr="00000000">
        <w:rPr>
          <w:i w:val="1"/>
          <w:rtl w:val="0"/>
        </w:rPr>
        <w:t xml:space="preserve">mother, little</w:t>
      </w:r>
      <w:r w:rsidDel="00000000" w:rsidR="00000000" w:rsidRPr="00000000">
        <w:rPr>
          <w:rtl w:val="0"/>
        </w:rPr>
        <w:t xml:space="preserve">, </w:t>
      </w:r>
      <w:r w:rsidDel="00000000" w:rsidR="00000000" w:rsidRPr="00000000">
        <w:rPr>
          <w:i w:val="1"/>
          <w:rtl w:val="0"/>
        </w:rPr>
        <w:t xml:space="preserve">adult,</w:t>
      </w:r>
      <w:r w:rsidDel="00000000" w:rsidR="00000000" w:rsidRPr="00000000">
        <w:rPr>
          <w:rtl w:val="0"/>
        </w:rPr>
        <w:t xml:space="preserve"> and</w:t>
      </w:r>
      <w:r w:rsidDel="00000000" w:rsidR="00000000" w:rsidRPr="00000000">
        <w:rPr>
          <w:i w:val="1"/>
          <w:rtl w:val="0"/>
        </w:rPr>
        <w:t xml:space="preserve"> young</w:t>
      </w:r>
      <w:r w:rsidDel="00000000" w:rsidR="00000000" w:rsidRPr="00000000">
        <w:rPr>
          <w:rtl w:val="0"/>
        </w:rPr>
        <w:t xml:space="preserve">) were the nontarget words for </w:t>
      </w:r>
      <w:r w:rsidDel="00000000" w:rsidR="00000000" w:rsidRPr="00000000">
        <w:rPr>
          <w:i w:val="1"/>
          <w:rtl w:val="0"/>
        </w:rPr>
        <w:t xml:space="preserve">house,</w:t>
      </w:r>
      <w:r w:rsidDel="00000000" w:rsidR="00000000" w:rsidRPr="00000000">
        <w:rPr>
          <w:rtl w:val="0"/>
        </w:rPr>
        <w:t xml:space="preserve"> while the associates of </w:t>
      </w:r>
      <w:r w:rsidDel="00000000" w:rsidR="00000000" w:rsidRPr="00000000">
        <w:rPr>
          <w:i w:val="1"/>
          <w:rtl w:val="0"/>
        </w:rPr>
        <w:t xml:space="preserve">house</w:t>
      </w:r>
      <w:r w:rsidDel="00000000" w:rsidR="00000000" w:rsidRPr="00000000">
        <w:rPr>
          <w:rtl w:val="0"/>
        </w:rPr>
        <w:t xml:space="preserve"> (</w:t>
      </w:r>
      <w:r w:rsidDel="00000000" w:rsidR="00000000" w:rsidRPr="00000000">
        <w:rPr>
          <w:i w:val="1"/>
          <w:rtl w:val="0"/>
        </w:rPr>
        <w:t xml:space="preserve">home, door, brick, </w:t>
      </w:r>
      <w:r w:rsidDel="00000000" w:rsidR="00000000" w:rsidRPr="00000000">
        <w:rPr>
          <w:rtl w:val="0"/>
        </w:rPr>
        <w:t xml:space="preserve">and </w:t>
      </w:r>
      <w:r w:rsidDel="00000000" w:rsidR="00000000" w:rsidRPr="00000000">
        <w:rPr>
          <w:i w:val="1"/>
          <w:rtl w:val="0"/>
        </w:rPr>
        <w:t xml:space="preserve">roof</w:t>
      </w:r>
      <w:r w:rsidDel="00000000" w:rsidR="00000000" w:rsidRPr="00000000">
        <w:rPr>
          <w:rtl w:val="0"/>
        </w:rPr>
        <w:t xml:space="preserve">) were the nontarget words for </w:t>
      </w:r>
      <w:r w:rsidDel="00000000" w:rsidR="00000000" w:rsidRPr="00000000">
        <w:rPr>
          <w:i w:val="1"/>
          <w:rtl w:val="0"/>
        </w:rPr>
        <w:t xml:space="preserve">child</w:t>
      </w:r>
      <w:r w:rsidDel="00000000" w:rsidR="00000000" w:rsidRPr="00000000">
        <w:rPr>
          <w:rtl w:val="0"/>
        </w:rPr>
        <w:t xml:space="preserve">.</w:t>
      </w:r>
    </w:p>
    <w:p w:rsidR="00000000" w:rsidDel="00000000" w:rsidP="00000000" w:rsidRDefault="00000000" w:rsidRPr="00000000" w14:paraId="0000003F">
      <w:pPr>
        <w:ind w:firstLine="0"/>
        <w:rPr>
          <w:b w:val="1"/>
        </w:rPr>
      </w:pPr>
      <w:r w:rsidDel="00000000" w:rsidR="00000000" w:rsidRPr="00000000">
        <w:rPr>
          <w:b w:val="1"/>
          <w:rtl w:val="0"/>
        </w:rPr>
        <w:t xml:space="preserve">A Priori Statistical Power Considerations</w:t>
      </w:r>
    </w:p>
    <w:p w:rsidR="00000000" w:rsidDel="00000000" w:rsidP="00000000" w:rsidRDefault="00000000" w:rsidRPr="00000000" w14:paraId="00000040">
      <w:pPr>
        <w:ind w:firstLine="0"/>
        <w:rPr/>
      </w:pPr>
      <w:bookmarkStart w:colFirst="0" w:colLast="0" w:name="_heading=h.ygqsv24nxpw4" w:id="1"/>
      <w:bookmarkEnd w:id="1"/>
      <w:r w:rsidDel="00000000" w:rsidR="00000000" w:rsidRPr="00000000">
        <w:rPr>
          <w:rtl w:val="0"/>
        </w:rPr>
        <w:tab/>
        <w:t xml:space="preserve">At the time of protocol submission, because 27 labs had expressed interest in joining the present RRR and that further, more systematic calls for expressions of interest were expected, we predicted a minimum eventual total of 10 additional labs, and hence 37 total participating labs. Taking into consideration previous multilab replication studies (e.g., IJzerman et al., 2020), participant recruitment difficulties due to the COVID pandemic, as well as the fact that two semesters were granted for the data collection of this RRR, we decided that 160 participants per lab was a reasonable minimum sample size to request that balances statistical power and feasibility. Given that the present RRR entails two studies, we expected 80 participants per lab for Study 1. Consistent with previous multilab studies (e.g., Mathur et al., 2020), our goal was not to ensure that each lab recruits a sample large enough to detect the immediate enhancement effect, but that the total sample size across all labs was large enough to reliably capture the effect. To this end, we conducted an a priori sensitivity power analysis using conservative parameters. </w:t>
      </w:r>
    </w:p>
    <w:p w:rsidR="00000000" w:rsidDel="00000000" w:rsidP="00000000" w:rsidRDefault="00000000" w:rsidRPr="00000000" w14:paraId="00000041">
      <w:pPr>
        <w:rPr/>
      </w:pPr>
      <w:bookmarkStart w:colFirst="0" w:colLast="0" w:name="_heading=h.82x241bwh3et" w:id="2"/>
      <w:bookmarkEnd w:id="2"/>
      <w:r w:rsidDel="00000000" w:rsidR="00000000" w:rsidRPr="00000000">
        <w:rPr>
          <w:rtl w:val="0"/>
        </w:rPr>
        <w:t xml:space="preserve">The immediate enhancement effect found in Wegner and Erber’s (1992) original study was the result of suppressors displaying greater levels of mental accessibility to the target thought compared to concentrators when cognitive load was high, and the opposite pattern of results when cognitive load was low. This set of results was represented by the simple interaction effect of instructions and cognitive load, which Wegner and Erber’s (1992) original study found to be large in size (</w:t>
      </w:r>
      <w:r w:rsidDel="00000000" w:rsidR="00000000" w:rsidRPr="00000000">
        <w:rPr>
          <w:i w:val="1"/>
          <w:rtl w:val="0"/>
        </w:rPr>
        <w:t xml:space="preserve">f</w:t>
      </w:r>
      <w:r w:rsidDel="00000000" w:rsidR="00000000" w:rsidRPr="00000000">
        <w:rPr>
          <w:rtl w:val="0"/>
        </w:rPr>
        <w:t xml:space="preserve"> = 0.55). We conducted our power analyses assuming that we would also want to analyze the data as a mixed effects model (with participant and replicates as random intercepts), instead of solely a fixed effects model as in the original study. Assuming that we only managed to obtain the minimum sample (80) from each of the smallest plausible number of labs (37), this would total 2960 participants for Study 1. When setting α at .05 and the to-be-detected effect size as “small” (</w:t>
      </w:r>
      <w:r w:rsidDel="00000000" w:rsidR="00000000" w:rsidRPr="00000000">
        <w:rPr>
          <w:i w:val="1"/>
          <w:rtl w:val="0"/>
        </w:rPr>
        <w:t xml:space="preserve">f</w:t>
      </w:r>
      <w:r w:rsidDel="00000000" w:rsidR="00000000" w:rsidRPr="00000000">
        <w:rPr>
          <w:rtl w:val="0"/>
        </w:rPr>
        <w:t xml:space="preserve"> = 0.10), we obtained a power of 99.9% based on our power analysis using the package </w:t>
      </w:r>
      <w:r w:rsidDel="00000000" w:rsidR="00000000" w:rsidRPr="00000000">
        <w:rPr>
          <w:rFonts w:ascii="Consolas" w:cs="Consolas" w:eastAsia="Consolas" w:hAnsi="Consolas"/>
          <w:rtl w:val="0"/>
        </w:rPr>
        <w:t xml:space="preserve">simr</w:t>
      </w:r>
      <w:r w:rsidDel="00000000" w:rsidR="00000000" w:rsidRPr="00000000">
        <w:rPr>
          <w:rtl w:val="0"/>
        </w:rPr>
        <w:t xml:space="preserve"> (5000 simulations; </w:t>
      </w:r>
      <w:r w:rsidDel="00000000" w:rsidR="00000000" w:rsidRPr="00000000">
        <w:rPr>
          <w:i w:val="1"/>
          <w:rtl w:val="0"/>
        </w:rPr>
        <w:t xml:space="preserve">N</w:t>
      </w:r>
      <w:r w:rsidDel="00000000" w:rsidR="00000000" w:rsidRPr="00000000">
        <w:rPr>
          <w:rtl w:val="0"/>
        </w:rPr>
        <w:t xml:space="preserve"> = 2968). Further details of our power analysis are available on OSF (https://osf.io/u3nza/). </w:t>
      </w:r>
    </w:p>
    <w:p w:rsidR="00000000" w:rsidDel="00000000" w:rsidP="00000000" w:rsidRDefault="00000000" w:rsidRPr="00000000" w14:paraId="00000042">
      <w:pPr>
        <w:ind w:firstLine="0"/>
        <w:rPr>
          <w:b w:val="1"/>
        </w:rPr>
      </w:pPr>
      <w:r w:rsidDel="00000000" w:rsidR="00000000" w:rsidRPr="00000000">
        <w:rPr>
          <w:b w:val="1"/>
          <w:rtl w:val="0"/>
        </w:rPr>
        <w:t xml:space="preserve">Protocol Variations</w:t>
      </w:r>
    </w:p>
    <w:p w:rsidR="00000000" w:rsidDel="00000000" w:rsidP="00000000" w:rsidRDefault="00000000" w:rsidRPr="00000000" w14:paraId="00000043">
      <w:pPr>
        <w:ind w:firstLine="0"/>
        <w:rPr/>
      </w:pPr>
      <w:r w:rsidDel="00000000" w:rsidR="00000000" w:rsidRPr="00000000">
        <w:rPr>
          <w:rtl w:val="0"/>
        </w:rPr>
        <w:tab/>
        <w:t xml:space="preserve">In Wegner and Erber’s (1992) original study, stimuli were presented via audio. In the present RRR, to assuage the potential effects of accents on </w:t>
      </w:r>
      <w:sdt>
        <w:sdtPr>
          <w:id w:val="1365038740"/>
          <w:tag w:val="goog_rdk_112"/>
        </w:sdtPr>
        <w:sdtContent>
          <w:ins w:author="Magda Saraiva" w:id="60" w:date="2025-09-16T11:03:29Z"/>
          <w:sdt>
            <w:sdtPr>
              <w:id w:val="1757857785"/>
              <w:tag w:val="goog_rdk_113"/>
            </w:sdtPr>
            <w:sdtContent>
              <w:ins w:author="Magda Saraiva" w:id="60" w:date="2025-09-16T11:03:29Z">
                <w:r w:rsidDel="00000000" w:rsidR="00000000" w:rsidRPr="00000000">
                  <w:rPr>
                    <w:rtl w:val="0"/>
                    <w:rPrChange w:author="Magda Saraiva" w:id="61" w:date="2025-09-16T11:03:29Z">
                      <w:rPr/>
                    </w:rPrChange>
                  </w:rPr>
                  <w:t xml:space="preserve">stimulus</w:t>
                </w:r>
              </w:ins>
            </w:sdtContent>
          </w:sdt>
          <w:ins w:author="Magda Saraiva" w:id="60" w:date="2025-09-16T11:03:29Z"/>
        </w:sdtContent>
      </w:sdt>
      <w:sdt>
        <w:sdtPr>
          <w:id w:val="1138639309"/>
          <w:tag w:val="goog_rdk_114"/>
        </w:sdtPr>
        <w:sdtContent>
          <w:del w:author="Magda Saraiva" w:id="60" w:date="2025-09-16T11:03:29Z"/>
          <w:sdt>
            <w:sdtPr>
              <w:id w:val="-135188840"/>
              <w:tag w:val="goog_rdk_115"/>
            </w:sdtPr>
            <w:sdtContent>
              <w:del w:author="Magda Saraiva" w:id="60" w:date="2025-09-16T11:03:29Z">
                <w:r w:rsidDel="00000000" w:rsidR="00000000" w:rsidRPr="00000000">
                  <w:rPr>
                    <w:rtl w:val="0"/>
                    <w:rPrChange w:author="Magda Saraiva" w:id="61" w:date="2025-09-16T11:03:29Z">
                      <w:rPr/>
                    </w:rPrChange>
                  </w:rPr>
                  <w:delText xml:space="preserve">stimuli</w:delText>
                </w:r>
              </w:del>
            </w:sdtContent>
          </w:sdt>
          <w:del w:author="Magda Saraiva" w:id="60" w:date="2025-09-16T11:03:29Z"/>
        </w:sdtContent>
      </w:sdt>
      <w:r w:rsidDel="00000000" w:rsidR="00000000" w:rsidRPr="00000000">
        <w:rPr>
          <w:rtl w:val="0"/>
        </w:rPr>
        <w:t xml:space="preserve"> comprehension, the word stimuli and time limits were both presented visually on a computer screen and video-recorded. An additional element of variation included to improve the rigor of the present study pertained to the addition of a suspicion probe. At the end of the study and before the demographic questions, participants were instructed to complete a suspicion probe question: “</w:t>
      </w:r>
      <w:r w:rsidDel="00000000" w:rsidR="00000000" w:rsidRPr="00000000">
        <w:rPr>
          <w:i w:val="1"/>
          <w:highlight w:val="white"/>
          <w:rtl w:val="0"/>
        </w:rPr>
        <w:t xml:space="preserve">Before we move on, if you think you know the study’s aim already (e.g., if you have participated in a similar study before), please write below what you think the aim is. If you are unaware or unsure, please simply write X</w:t>
      </w:r>
      <w:r w:rsidDel="00000000" w:rsidR="00000000" w:rsidRPr="00000000">
        <w:rPr>
          <w:highlight w:val="white"/>
          <w:rtl w:val="0"/>
        </w:rPr>
        <w:t xml:space="preserve">”. Participants were only excluded from the analyses if they provided the specific aim of the present study. That is, results of participants providing generic responses such as “</w:t>
      </w:r>
      <w:r w:rsidDel="00000000" w:rsidR="00000000" w:rsidRPr="00000000">
        <w:rPr>
          <w:i w:val="1"/>
          <w:highlight w:val="white"/>
          <w:rtl w:val="0"/>
        </w:rPr>
        <w:t xml:space="preserve">to see what happens when people try not to think of something</w:t>
      </w:r>
      <w:r w:rsidDel="00000000" w:rsidR="00000000" w:rsidRPr="00000000">
        <w:rPr>
          <w:highlight w:val="white"/>
          <w:rtl w:val="0"/>
        </w:rPr>
        <w:t xml:space="preserve">” were retained.</w:t>
      </w:r>
      <w:r w:rsidDel="00000000" w:rsidR="00000000" w:rsidRPr="00000000">
        <w:rPr>
          <w:rtl w:val="0"/>
        </w:rPr>
        <w:t xml:space="preserve"> Discrepancies were discussed until consensus was reached. </w:t>
      </w:r>
      <w:r w:rsidDel="00000000" w:rsidR="00000000" w:rsidRPr="00000000">
        <w:rPr>
          <w:highlight w:val="white"/>
          <w:rtl w:val="0"/>
        </w:rPr>
        <w:t xml:space="preserve">The suspicion probe was followed by a final addition to the original study – a manipulation check, to ensure that participants received and attended to the correct experimental instructions. Specifically, participants were asked to complete a final handout, on which the demographics questions were preceded by the manipulation check item: “</w:t>
      </w:r>
      <w:r w:rsidDel="00000000" w:rsidR="00000000" w:rsidRPr="00000000">
        <w:rPr>
          <w:i w:val="1"/>
          <w:highlight w:val="white"/>
          <w:rtl w:val="0"/>
        </w:rPr>
        <w:t xml:space="preserve">I was asked to _____ about the word that I was given</w:t>
      </w:r>
      <w:r w:rsidDel="00000000" w:rsidR="00000000" w:rsidRPr="00000000">
        <w:rPr>
          <w:highlight w:val="white"/>
          <w:rtl w:val="0"/>
        </w:rPr>
        <w:t xml:space="preserve">”, with two response options:</w:t>
      </w:r>
      <w:r w:rsidDel="00000000" w:rsidR="00000000" w:rsidRPr="00000000">
        <w:rPr>
          <w:i w:val="1"/>
          <w:highlight w:val="white"/>
          <w:rtl w:val="0"/>
        </w:rPr>
        <w:t xml:space="preserve"> “think” </w:t>
      </w:r>
      <w:r w:rsidDel="00000000" w:rsidR="00000000" w:rsidRPr="00000000">
        <w:rPr>
          <w:highlight w:val="white"/>
          <w:rtl w:val="0"/>
        </w:rPr>
        <w:t xml:space="preserve">and</w:t>
      </w:r>
      <w:r w:rsidDel="00000000" w:rsidR="00000000" w:rsidRPr="00000000">
        <w:rPr>
          <w:i w:val="1"/>
          <w:highlight w:val="white"/>
          <w:rtl w:val="0"/>
        </w:rPr>
        <w:t xml:space="preserve"> “not think”</w:t>
      </w:r>
      <w:r w:rsidDel="00000000" w:rsidR="00000000" w:rsidRPr="00000000">
        <w:rPr>
          <w:highlight w:val="white"/>
          <w:rtl w:val="0"/>
        </w:rPr>
        <w:t xml:space="preserve">.</w:t>
      </w:r>
      <w:r w:rsidDel="00000000" w:rsidR="00000000" w:rsidRPr="00000000">
        <w:rPr>
          <w:rtl w:val="0"/>
        </w:rPr>
      </w:r>
    </w:p>
    <w:p w:rsidR="00000000" w:rsidDel="00000000" w:rsidP="00000000" w:rsidRDefault="00000000" w:rsidRPr="00000000" w14:paraId="00000044">
      <w:pPr>
        <w:pStyle w:val="Heading2"/>
        <w:rPr/>
      </w:pPr>
      <w:r w:rsidDel="00000000" w:rsidR="00000000" w:rsidRPr="00000000">
        <w:rPr>
          <w:rtl w:val="0"/>
        </w:rPr>
        <w:t xml:space="preserve">Results</w:t>
      </w:r>
    </w:p>
    <w:p w:rsidR="00000000" w:rsidDel="00000000" w:rsidP="00000000" w:rsidRDefault="00000000" w:rsidRPr="00000000" w14:paraId="00000045">
      <w:pPr>
        <w:rPr>
          <w:i w:val="1"/>
        </w:rPr>
        <w:sectPr>
          <w:headerReference r:id="rId13" w:type="default"/>
          <w:headerReference r:id="rId14" w:type="first"/>
          <w:pgSz w:h="16838" w:w="11906" w:orient="portrait"/>
          <w:pgMar w:bottom="1417" w:top="1417" w:left="1417" w:right="1417" w:header="708" w:footer="708"/>
          <w:pgNumType w:start="1"/>
        </w:sectPr>
      </w:pPr>
      <w:r w:rsidDel="00000000" w:rsidR="00000000" w:rsidRPr="00000000">
        <w:rPr>
          <w:rtl w:val="0"/>
        </w:rPr>
        <w:t xml:space="preserve">Thirty-six labs (initial </w:t>
      </w:r>
      <w:r w:rsidDel="00000000" w:rsidR="00000000" w:rsidRPr="00000000">
        <w:rPr>
          <w:i w:val="1"/>
          <w:rtl w:val="0"/>
        </w:rPr>
        <w:t xml:space="preserve">N</w:t>
      </w:r>
      <w:r w:rsidDel="00000000" w:rsidR="00000000" w:rsidRPr="00000000">
        <w:rPr>
          <w:rtl w:val="0"/>
        </w:rPr>
        <w:t xml:space="preserve"> = 3473; final </w:t>
      </w:r>
      <w:r w:rsidDel="00000000" w:rsidR="00000000" w:rsidRPr="00000000">
        <w:rPr>
          <w:i w:val="1"/>
          <w:rtl w:val="0"/>
        </w:rPr>
        <w:t xml:space="preserve">N</w:t>
      </w:r>
      <w:r w:rsidDel="00000000" w:rsidR="00000000" w:rsidRPr="00000000">
        <w:rPr>
          <w:rtl w:val="0"/>
        </w:rPr>
        <w:t xml:space="preserve"> = 3280; </w:t>
      </w:r>
      <w:r w:rsidDel="00000000" w:rsidR="00000000" w:rsidRPr="00000000">
        <w:rPr>
          <w:i w:val="1"/>
          <w:rtl w:val="0"/>
        </w:rPr>
        <w:t xml:space="preserve">M</w:t>
      </w:r>
      <w:r w:rsidDel="00000000" w:rsidR="00000000" w:rsidRPr="00000000">
        <w:rPr>
          <w:vertAlign w:val="subscript"/>
          <w:rtl w:val="0"/>
        </w:rPr>
        <w:t xml:space="preserve">age</w:t>
      </w:r>
      <w:r w:rsidDel="00000000" w:rsidR="00000000" w:rsidRPr="00000000">
        <w:rPr>
          <w:rtl w:val="0"/>
        </w:rPr>
        <w:t xml:space="preserve"> = 20.58, </w:t>
      </w:r>
      <w:r w:rsidDel="00000000" w:rsidR="00000000" w:rsidRPr="00000000">
        <w:rPr>
          <w:i w:val="1"/>
          <w:rtl w:val="0"/>
        </w:rPr>
        <w:t xml:space="preserve">SD</w:t>
      </w:r>
      <w:r w:rsidDel="00000000" w:rsidR="00000000" w:rsidRPr="00000000">
        <w:rPr>
          <w:vertAlign w:val="subscript"/>
          <w:rtl w:val="0"/>
        </w:rPr>
        <w:t xml:space="preserve">age</w:t>
      </w:r>
      <w:r w:rsidDel="00000000" w:rsidR="00000000" w:rsidRPr="00000000">
        <w:rPr>
          <w:rtl w:val="0"/>
        </w:rPr>
        <w:t xml:space="preserve"> = 4.01) participated in Study 1. The analysis code for all analyses is available on https://osf.io/u3nza/. The packages </w:t>
      </w:r>
      <w:r w:rsidDel="00000000" w:rsidR="00000000" w:rsidRPr="00000000">
        <w:rPr>
          <w:rFonts w:ascii="Consolas" w:cs="Consolas" w:eastAsia="Consolas" w:hAnsi="Consolas"/>
          <w:rtl w:val="0"/>
        </w:rPr>
        <w:t xml:space="preserve">afex</w:t>
      </w:r>
      <w:r w:rsidDel="00000000" w:rsidR="00000000" w:rsidRPr="00000000">
        <w:rPr>
          <w:rtl w:val="0"/>
        </w:rPr>
        <w:t xml:space="preserve"> (Singmann et al., 2019), </w:t>
      </w:r>
      <w:r w:rsidDel="00000000" w:rsidR="00000000" w:rsidRPr="00000000">
        <w:rPr>
          <w:rFonts w:ascii="Consolas" w:cs="Consolas" w:eastAsia="Consolas" w:hAnsi="Consolas"/>
          <w:rtl w:val="0"/>
        </w:rPr>
        <w:t xml:space="preserve">lme4</w:t>
      </w:r>
      <w:r w:rsidDel="00000000" w:rsidR="00000000" w:rsidRPr="00000000">
        <w:rPr>
          <w:rtl w:val="0"/>
        </w:rPr>
        <w:t xml:space="preserve"> (Bates et al., 2015), and </w:t>
      </w:r>
      <w:r w:rsidDel="00000000" w:rsidR="00000000" w:rsidRPr="00000000">
        <w:rPr>
          <w:rFonts w:ascii="Consolas" w:cs="Consolas" w:eastAsia="Consolas" w:hAnsi="Consolas"/>
          <w:rtl w:val="0"/>
        </w:rPr>
        <w:t xml:space="preserve">metafor</w:t>
      </w:r>
      <w:r w:rsidDel="00000000" w:rsidR="00000000" w:rsidRPr="00000000">
        <w:rPr>
          <w:rtl w:val="0"/>
        </w:rPr>
        <w:t xml:space="preserve"> (</w:t>
      </w:r>
      <w:r w:rsidDel="00000000" w:rsidR="00000000" w:rsidRPr="00000000">
        <w:rPr>
          <w:color w:val="000000"/>
          <w:rtl w:val="0"/>
        </w:rPr>
        <w:t xml:space="preserve">Viechtbauer, 2010</w:t>
      </w:r>
      <w:r w:rsidDel="00000000" w:rsidR="00000000" w:rsidRPr="00000000">
        <w:rPr>
          <w:rtl w:val="0"/>
        </w:rPr>
        <w:t xml:space="preserve">) were used for the main analyses. All except seven labs met the minimum required sample size post-exclusion, but all labs were included in our analyses.</w:t>
      </w:r>
      <w:r w:rsidDel="00000000" w:rsidR="00000000" w:rsidRPr="00000000">
        <w:rPr>
          <w:vertAlign w:val="superscript"/>
        </w:rPr>
        <w:footnoteReference w:customMarkFollows="0" w:id="3"/>
      </w:r>
      <w:r w:rsidDel="00000000" w:rsidR="00000000" w:rsidRPr="00000000">
        <w:rPr>
          <w:rtl w:val="0"/>
        </w:rPr>
        <w:t xml:space="preserve"> The exclusion criteria included failing suspicion checks (</w:t>
      </w:r>
      <w:r w:rsidDel="00000000" w:rsidR="00000000" w:rsidRPr="00000000">
        <w:rPr>
          <w:i w:val="1"/>
          <w:rtl w:val="0"/>
        </w:rPr>
        <w:t xml:space="preserve">k</w:t>
      </w:r>
      <w:r w:rsidDel="00000000" w:rsidR="00000000" w:rsidRPr="00000000">
        <w:rPr>
          <w:rtl w:val="0"/>
        </w:rPr>
        <w:t xml:space="preserve"> = 109) and non-compliance (</w:t>
      </w:r>
      <w:r w:rsidDel="00000000" w:rsidR="00000000" w:rsidRPr="00000000">
        <w:rPr>
          <w:i w:val="1"/>
          <w:rtl w:val="0"/>
        </w:rPr>
        <w:t xml:space="preserve">k</w:t>
      </w:r>
      <w:r w:rsidDel="00000000" w:rsidR="00000000" w:rsidRPr="00000000">
        <w:rPr>
          <w:rtl w:val="0"/>
        </w:rPr>
        <w:t xml:space="preserve"> = 75). The sample characteristics and key descriptive statistics of included labs are summarized in Table 1. Any deviations in protocol for individual labs are documented in Appendix A.</w:t>
      </w:r>
      <w:r w:rsidDel="00000000" w:rsidR="00000000" w:rsidRPr="00000000">
        <w:rPr>
          <w:rtl w:val="0"/>
        </w:rPr>
      </w:r>
    </w:p>
    <w:p w:rsidR="00000000" w:rsidDel="00000000" w:rsidP="00000000" w:rsidRDefault="00000000" w:rsidRPr="00000000" w14:paraId="00000046">
      <w:pPr>
        <w:spacing w:after="0" w:lineRule="auto"/>
        <w:ind w:firstLine="0"/>
        <w:rPr>
          <w:b w:val="1"/>
        </w:rPr>
      </w:pPr>
      <w:r w:rsidDel="00000000" w:rsidR="00000000" w:rsidRPr="00000000">
        <w:rPr>
          <w:b w:val="1"/>
          <w:rtl w:val="0"/>
        </w:rPr>
        <w:t xml:space="preserve">Table 1</w:t>
      </w:r>
    </w:p>
    <w:p w:rsidR="00000000" w:rsidDel="00000000" w:rsidP="00000000" w:rsidRDefault="00000000" w:rsidRPr="00000000" w14:paraId="00000047">
      <w:pPr>
        <w:spacing w:after="0" w:lineRule="auto"/>
        <w:ind w:firstLine="0"/>
        <w:rPr>
          <w:i w:val="1"/>
        </w:rPr>
      </w:pPr>
      <w:r w:rsidDel="00000000" w:rsidR="00000000" w:rsidRPr="00000000">
        <w:rPr>
          <w:i w:val="1"/>
          <w:rtl w:val="0"/>
        </w:rPr>
        <w:t xml:space="preserve">Summary of demographic characteristics and descriptive statistics for each lab (Study 1).</w:t>
      </w:r>
    </w:p>
    <w:p w:rsidR="00000000" w:rsidDel="00000000" w:rsidP="00000000" w:rsidRDefault="00000000" w:rsidRPr="00000000" w14:paraId="00000048">
      <w:pPr>
        <w:spacing w:after="0" w:line="240" w:lineRule="auto"/>
        <w:ind w:firstLine="0"/>
        <w:rPr/>
      </w:pPr>
      <w:r w:rsidDel="00000000" w:rsidR="00000000" w:rsidRPr="00000000">
        <w:rPr>
          <w:rtl w:val="0"/>
        </w:rPr>
      </w:r>
    </w:p>
    <w:tbl>
      <w:tblPr>
        <w:tblStyle w:val="Table3"/>
        <w:tblW w:w="15030.0" w:type="dxa"/>
        <w:jc w:val="left"/>
        <w:tblInd w:w="-547.0" w:type="dxa"/>
        <w:tblLayout w:type="fixed"/>
        <w:tblLook w:val="0400"/>
      </w:tblPr>
      <w:tblGrid>
        <w:gridCol w:w="2700"/>
        <w:gridCol w:w="1350"/>
        <w:gridCol w:w="990"/>
        <w:gridCol w:w="1890"/>
        <w:gridCol w:w="1260"/>
        <w:gridCol w:w="1080"/>
        <w:gridCol w:w="1350"/>
        <w:gridCol w:w="1530"/>
        <w:gridCol w:w="1350"/>
        <w:gridCol w:w="1530"/>
        <w:tblGridChange w:id="0">
          <w:tblGrid>
            <w:gridCol w:w="2700"/>
            <w:gridCol w:w="1350"/>
            <w:gridCol w:w="990"/>
            <w:gridCol w:w="1890"/>
            <w:gridCol w:w="1260"/>
            <w:gridCol w:w="1080"/>
            <w:gridCol w:w="1350"/>
            <w:gridCol w:w="1530"/>
            <w:gridCol w:w="1350"/>
            <w:gridCol w:w="1530"/>
          </w:tblGrid>
        </w:tblGridChange>
      </w:tblGrid>
      <w:tr>
        <w:trPr>
          <w:cantSplit w:val="0"/>
          <w:trHeight w:val="334" w:hRule="atLeast"/>
          <w:tblHeader w:val="0"/>
        </w:trPr>
        <w:tc>
          <w:tcPr>
            <w:tcBorders>
              <w:top w:color="000000" w:space="0" w:sz="4" w:val="single"/>
              <w:left w:color="000000" w:space="0" w:sz="0" w:val="nil"/>
              <w:right w:color="000000" w:space="0" w:sz="0" w:val="nil"/>
            </w:tcBorders>
            <w:vAlign w:val="bottom"/>
          </w:tcPr>
          <w:p w:rsidR="00000000" w:rsidDel="00000000" w:rsidP="00000000" w:rsidRDefault="00000000" w:rsidRPr="00000000" w14:paraId="00000049">
            <w:pPr>
              <w:spacing w:after="0" w:line="240" w:lineRule="auto"/>
              <w:ind w:firstLine="0"/>
              <w:rPr>
                <w:color w:val="000000"/>
                <w:sz w:val="22"/>
                <w:szCs w:val="22"/>
              </w:rPr>
            </w:pPr>
            <w:r w:rsidDel="00000000" w:rsidR="00000000" w:rsidRPr="00000000">
              <w:rPr>
                <w:rtl w:val="0"/>
              </w:rPr>
            </w:r>
          </w:p>
        </w:tc>
        <w:tc>
          <w:tcPr>
            <w:tcBorders>
              <w:top w:color="000000" w:space="0" w:sz="4" w:val="single"/>
              <w:left w:color="000000" w:space="0" w:sz="0" w:val="nil"/>
              <w:right w:color="000000" w:space="0" w:sz="0" w:val="nil"/>
            </w:tcBorders>
            <w:vAlign w:val="bottom"/>
          </w:tcPr>
          <w:p w:rsidR="00000000" w:rsidDel="00000000" w:rsidP="00000000" w:rsidRDefault="00000000" w:rsidRPr="00000000" w14:paraId="0000004A">
            <w:pPr>
              <w:spacing w:after="0" w:line="240" w:lineRule="auto"/>
              <w:ind w:firstLine="0"/>
              <w:rPr>
                <w:color w:val="000000"/>
                <w:sz w:val="22"/>
                <w:szCs w:val="22"/>
              </w:rPr>
            </w:pPr>
            <w:r w:rsidDel="00000000" w:rsidR="00000000" w:rsidRPr="00000000">
              <w:rPr>
                <w:rtl w:val="0"/>
              </w:rPr>
            </w:r>
          </w:p>
        </w:tc>
        <w:tc>
          <w:tcPr>
            <w:tcBorders>
              <w:top w:color="000000" w:space="0" w:sz="4" w:val="single"/>
              <w:left w:color="000000" w:space="0" w:sz="0" w:val="nil"/>
              <w:right w:color="000000" w:space="0" w:sz="0" w:val="nil"/>
            </w:tcBorders>
            <w:vAlign w:val="bottom"/>
          </w:tcPr>
          <w:p w:rsidR="00000000" w:rsidDel="00000000" w:rsidP="00000000" w:rsidRDefault="00000000" w:rsidRPr="00000000" w14:paraId="0000004B">
            <w:pPr>
              <w:spacing w:after="0" w:line="240" w:lineRule="auto"/>
              <w:ind w:firstLine="0"/>
              <w:rPr>
                <w:sz w:val="22"/>
                <w:szCs w:val="22"/>
              </w:rPr>
            </w:pPr>
            <w:r w:rsidDel="00000000" w:rsidR="00000000" w:rsidRPr="00000000">
              <w:rPr>
                <w:rtl w:val="0"/>
              </w:rPr>
            </w:r>
          </w:p>
        </w:tc>
        <w:tc>
          <w:tcPr>
            <w:tcBorders>
              <w:top w:color="000000" w:space="0" w:sz="4" w:val="single"/>
              <w:left w:color="000000" w:space="0" w:sz="0" w:val="nil"/>
              <w:right w:color="000000" w:space="0" w:sz="0" w:val="nil"/>
            </w:tcBorders>
            <w:vAlign w:val="bottom"/>
          </w:tcPr>
          <w:p w:rsidR="00000000" w:rsidDel="00000000" w:rsidP="00000000" w:rsidRDefault="00000000" w:rsidRPr="00000000" w14:paraId="0000004C">
            <w:pPr>
              <w:spacing w:after="0" w:line="240" w:lineRule="auto"/>
              <w:ind w:firstLine="0"/>
              <w:rPr>
                <w:sz w:val="22"/>
                <w:szCs w:val="22"/>
              </w:rPr>
            </w:pPr>
            <w:r w:rsidDel="00000000" w:rsidR="00000000" w:rsidRPr="00000000">
              <w:rPr>
                <w:rtl w:val="0"/>
              </w:rPr>
            </w:r>
          </w:p>
        </w:tc>
        <w:tc>
          <w:tcPr>
            <w:tcBorders>
              <w:top w:color="000000" w:space="0" w:sz="4" w:val="single"/>
              <w:left w:color="000000" w:space="0" w:sz="0" w:val="nil"/>
              <w:right w:color="000000" w:space="0" w:sz="0" w:val="nil"/>
            </w:tcBorders>
            <w:vAlign w:val="bottom"/>
          </w:tcPr>
          <w:p w:rsidR="00000000" w:rsidDel="00000000" w:rsidP="00000000" w:rsidRDefault="00000000" w:rsidRPr="00000000" w14:paraId="0000004D">
            <w:pPr>
              <w:spacing w:after="0" w:line="240" w:lineRule="auto"/>
              <w:ind w:firstLine="0"/>
              <w:rPr>
                <w:sz w:val="22"/>
                <w:szCs w:val="22"/>
              </w:rPr>
            </w:pPr>
            <w:r w:rsidDel="00000000" w:rsidR="00000000" w:rsidRPr="00000000">
              <w:rPr>
                <w:rtl w:val="0"/>
              </w:rPr>
            </w:r>
          </w:p>
        </w:tc>
        <w:tc>
          <w:tcPr>
            <w:tcBorders>
              <w:top w:color="000000" w:space="0" w:sz="4" w:val="single"/>
              <w:left w:color="000000" w:space="0" w:sz="0" w:val="nil"/>
              <w:right w:color="000000" w:space="0" w:sz="0" w:val="nil"/>
            </w:tcBorders>
            <w:vAlign w:val="center"/>
          </w:tcPr>
          <w:p w:rsidR="00000000" w:rsidDel="00000000" w:rsidP="00000000" w:rsidRDefault="00000000" w:rsidRPr="00000000" w14:paraId="0000004E">
            <w:pPr>
              <w:spacing w:after="0" w:line="240" w:lineRule="auto"/>
              <w:ind w:firstLine="0"/>
              <w:rPr>
                <w:sz w:val="22"/>
                <w:szCs w:val="22"/>
              </w:rPr>
            </w:pP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04F">
            <w:pPr>
              <w:spacing w:after="0" w:line="240" w:lineRule="auto"/>
              <w:ind w:firstLine="0"/>
              <w:jc w:val="center"/>
              <w:rPr>
                <w:sz w:val="22"/>
                <w:szCs w:val="22"/>
              </w:rPr>
            </w:pPr>
            <w:r w:rsidDel="00000000" w:rsidR="00000000" w:rsidRPr="00000000">
              <w:rPr>
                <w:sz w:val="22"/>
                <w:szCs w:val="22"/>
                <w:rtl w:val="0"/>
              </w:rPr>
              <w:t xml:space="preserve">High time pressure</w:t>
            </w:r>
          </w:p>
        </w:tc>
        <w:tc>
          <w:tcPr>
            <w:gridSpan w:val="2"/>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051">
            <w:pPr>
              <w:spacing w:after="0" w:line="240" w:lineRule="auto"/>
              <w:ind w:firstLine="0"/>
              <w:jc w:val="center"/>
              <w:rPr>
                <w:sz w:val="22"/>
                <w:szCs w:val="22"/>
              </w:rPr>
            </w:pPr>
            <w:r w:rsidDel="00000000" w:rsidR="00000000" w:rsidRPr="00000000">
              <w:rPr>
                <w:sz w:val="22"/>
                <w:szCs w:val="22"/>
                <w:rtl w:val="0"/>
              </w:rPr>
              <w:t xml:space="preserve">Low time pressure</w:t>
            </w:r>
          </w:p>
        </w:tc>
      </w:tr>
      <w:tr>
        <w:trPr>
          <w:cantSplit w:val="0"/>
          <w:trHeight w:val="532" w:hRule="atLeast"/>
          <w:tblHeader w:val="0"/>
        </w:trPr>
        <w:tc>
          <w:tcPr>
            <w:tcBorders>
              <w:left w:color="000000" w:space="0" w:sz="0" w:val="nil"/>
              <w:bottom w:color="000000" w:space="0" w:sz="4" w:val="single"/>
              <w:right w:color="000000" w:space="0" w:sz="0" w:val="nil"/>
            </w:tcBorders>
            <w:vAlign w:val="bottom"/>
          </w:tcPr>
          <w:p w:rsidR="00000000" w:rsidDel="00000000" w:rsidP="00000000" w:rsidRDefault="00000000" w:rsidRPr="00000000" w14:paraId="00000053">
            <w:pPr>
              <w:spacing w:after="0" w:line="240" w:lineRule="auto"/>
              <w:ind w:firstLine="0"/>
              <w:rPr>
                <w:color w:val="000000"/>
                <w:sz w:val="22"/>
                <w:szCs w:val="22"/>
              </w:rPr>
            </w:pPr>
            <w:r w:rsidDel="00000000" w:rsidR="00000000" w:rsidRPr="00000000">
              <w:rPr>
                <w:color w:val="000000"/>
                <w:sz w:val="22"/>
                <w:szCs w:val="22"/>
                <w:rtl w:val="0"/>
              </w:rPr>
              <w:t xml:space="preserve">Lab</w:t>
            </w:r>
          </w:p>
        </w:tc>
        <w:tc>
          <w:tcPr>
            <w:tcBorders>
              <w:left w:color="000000" w:space="0" w:sz="0" w:val="nil"/>
              <w:bottom w:color="000000" w:space="0" w:sz="4" w:val="single"/>
              <w:right w:color="000000" w:space="0" w:sz="0" w:val="nil"/>
            </w:tcBorders>
            <w:vAlign w:val="bottom"/>
          </w:tcPr>
          <w:p w:rsidR="00000000" w:rsidDel="00000000" w:rsidP="00000000" w:rsidRDefault="00000000" w:rsidRPr="00000000" w14:paraId="00000054">
            <w:pPr>
              <w:spacing w:after="0" w:line="240" w:lineRule="auto"/>
              <w:ind w:firstLine="0"/>
              <w:rPr>
                <w:color w:val="000000"/>
                <w:sz w:val="22"/>
                <w:szCs w:val="22"/>
              </w:rPr>
            </w:pPr>
            <w:r w:rsidDel="00000000" w:rsidR="00000000" w:rsidRPr="00000000">
              <w:rPr>
                <w:color w:val="000000"/>
                <w:sz w:val="22"/>
                <w:szCs w:val="22"/>
                <w:rtl w:val="0"/>
              </w:rPr>
              <w:t xml:space="preserve">Country</w:t>
            </w:r>
          </w:p>
        </w:tc>
        <w:tc>
          <w:tcPr>
            <w:tcBorders>
              <w:left w:color="000000" w:space="0" w:sz="0" w:val="nil"/>
              <w:bottom w:color="000000" w:space="0" w:sz="4" w:val="single"/>
              <w:right w:color="000000" w:space="0" w:sz="0" w:val="nil"/>
            </w:tcBorders>
            <w:vAlign w:val="bottom"/>
          </w:tcPr>
          <w:p w:rsidR="00000000" w:rsidDel="00000000" w:rsidP="00000000" w:rsidRDefault="00000000" w:rsidRPr="00000000" w14:paraId="00000055">
            <w:pPr>
              <w:spacing w:after="0" w:line="240" w:lineRule="auto"/>
              <w:ind w:firstLine="0"/>
              <w:rPr>
                <w:color w:val="000000"/>
                <w:sz w:val="22"/>
                <w:szCs w:val="22"/>
              </w:rPr>
            </w:pPr>
            <w:r w:rsidDel="00000000" w:rsidR="00000000" w:rsidRPr="00000000">
              <w:rPr>
                <w:sz w:val="22"/>
                <w:szCs w:val="22"/>
                <w:rtl w:val="0"/>
              </w:rPr>
              <w:t xml:space="preserve">% data included </w:t>
            </w:r>
            <w:r w:rsidDel="00000000" w:rsidR="00000000" w:rsidRPr="00000000">
              <w:rPr>
                <w:rtl w:val="0"/>
              </w:rPr>
            </w:r>
          </w:p>
        </w:tc>
        <w:tc>
          <w:tcPr>
            <w:tcBorders>
              <w:left w:color="000000" w:space="0" w:sz="0" w:val="nil"/>
              <w:bottom w:color="000000" w:space="0" w:sz="4" w:val="single"/>
              <w:right w:color="000000" w:space="0" w:sz="0" w:val="nil"/>
            </w:tcBorders>
            <w:vAlign w:val="bottom"/>
          </w:tcPr>
          <w:p w:rsidR="00000000" w:rsidDel="00000000" w:rsidP="00000000" w:rsidRDefault="00000000" w:rsidRPr="00000000" w14:paraId="00000056">
            <w:pPr>
              <w:spacing w:after="0" w:line="240" w:lineRule="auto"/>
              <w:ind w:firstLine="0"/>
              <w:rPr>
                <w:color w:val="000000"/>
                <w:sz w:val="22"/>
                <w:szCs w:val="22"/>
              </w:rPr>
            </w:pPr>
            <w:r w:rsidDel="00000000" w:rsidR="00000000" w:rsidRPr="00000000">
              <w:rPr>
                <w:sz w:val="22"/>
                <w:szCs w:val="22"/>
                <w:rtl w:val="0"/>
              </w:rPr>
              <w:t xml:space="preserve">Age (Range; </w:t>
            </w:r>
            <w:r w:rsidDel="00000000" w:rsidR="00000000" w:rsidRPr="00000000">
              <w:rPr>
                <w:i w:val="1"/>
                <w:sz w:val="22"/>
                <w:szCs w:val="22"/>
                <w:rtl w:val="0"/>
              </w:rPr>
              <w:t xml:space="preserve">M;</w:t>
            </w:r>
            <w:r w:rsidDel="00000000" w:rsidR="00000000" w:rsidRPr="00000000">
              <w:rPr>
                <w:sz w:val="22"/>
                <w:szCs w:val="22"/>
                <w:rtl w:val="0"/>
              </w:rPr>
              <w:t xml:space="preserve"> </w:t>
            </w:r>
            <w:r w:rsidDel="00000000" w:rsidR="00000000" w:rsidRPr="00000000">
              <w:rPr>
                <w:i w:val="1"/>
                <w:sz w:val="22"/>
                <w:szCs w:val="22"/>
                <w:rtl w:val="0"/>
              </w:rPr>
              <w:t xml:space="preserve">SD</w:t>
            </w:r>
            <w:r w:rsidDel="00000000" w:rsidR="00000000" w:rsidRPr="00000000">
              <w:rPr>
                <w:sz w:val="22"/>
                <w:szCs w:val="22"/>
                <w:rtl w:val="0"/>
              </w:rPr>
              <w:t xml:space="preserve">)</w:t>
            </w:r>
            <w:r w:rsidDel="00000000" w:rsidR="00000000" w:rsidRPr="00000000">
              <w:rPr>
                <w:rtl w:val="0"/>
              </w:rPr>
            </w:r>
          </w:p>
        </w:tc>
        <w:tc>
          <w:tcPr>
            <w:tcBorders>
              <w:left w:color="000000" w:space="0" w:sz="0" w:val="nil"/>
              <w:bottom w:color="000000" w:space="0" w:sz="4" w:val="single"/>
              <w:right w:color="000000" w:space="0" w:sz="0" w:val="nil"/>
            </w:tcBorders>
            <w:vAlign w:val="bottom"/>
          </w:tcPr>
          <w:p w:rsidR="00000000" w:rsidDel="00000000" w:rsidP="00000000" w:rsidRDefault="00000000" w:rsidRPr="00000000" w14:paraId="00000057">
            <w:pPr>
              <w:spacing w:after="0" w:line="240" w:lineRule="auto"/>
              <w:ind w:firstLine="0"/>
              <w:rPr>
                <w:color w:val="000000"/>
                <w:sz w:val="22"/>
                <w:szCs w:val="22"/>
              </w:rPr>
            </w:pPr>
            <w:r w:rsidDel="00000000" w:rsidR="00000000" w:rsidRPr="00000000">
              <w:rPr>
                <w:sz w:val="22"/>
                <w:szCs w:val="22"/>
                <w:rtl w:val="0"/>
              </w:rPr>
              <w:t xml:space="preserve">Gender distribution (M:F:other)</w:t>
            </w:r>
            <w:r w:rsidDel="00000000" w:rsidR="00000000" w:rsidRPr="00000000">
              <w:rPr>
                <w:rtl w:val="0"/>
              </w:rPr>
            </w:r>
          </w:p>
        </w:tc>
        <w:tc>
          <w:tcPr>
            <w:tcBorders>
              <w:left w:color="000000" w:space="0" w:sz="0" w:val="nil"/>
              <w:bottom w:color="000000" w:space="0" w:sz="4" w:val="single"/>
              <w:right w:color="000000" w:space="0" w:sz="0" w:val="nil"/>
            </w:tcBorders>
            <w:vAlign w:val="center"/>
          </w:tcPr>
          <w:p w:rsidR="00000000" w:rsidDel="00000000" w:rsidP="00000000" w:rsidRDefault="00000000" w:rsidRPr="00000000" w14:paraId="00000058">
            <w:pPr>
              <w:spacing w:after="0" w:line="240" w:lineRule="auto"/>
              <w:ind w:firstLine="0"/>
              <w:rPr>
                <w:sz w:val="22"/>
                <w:szCs w:val="22"/>
              </w:rPr>
            </w:pPr>
            <w:r w:rsidDel="00000000" w:rsidR="00000000" w:rsidRPr="00000000">
              <w:rPr>
                <w:sz w:val="22"/>
                <w:szCs w:val="22"/>
                <w:rtl w:val="0"/>
              </w:rPr>
              <w:t xml:space="preserve">η</w:t>
            </w:r>
            <w:r w:rsidDel="00000000" w:rsidR="00000000" w:rsidRPr="00000000">
              <w:rPr>
                <w:sz w:val="22"/>
                <w:szCs w:val="22"/>
                <w:vertAlign w:val="subscript"/>
                <w:rtl w:val="0"/>
              </w:rPr>
              <w:t xml:space="preserve">p</w:t>
            </w:r>
            <w:r w:rsidDel="00000000" w:rsidR="00000000" w:rsidRPr="00000000">
              <w:rPr>
                <w:sz w:val="22"/>
                <w:szCs w:val="22"/>
                <w:vertAlign w:val="superscript"/>
                <w:rtl w:val="0"/>
              </w:rPr>
              <w:t xml:space="preserve">2</w:t>
            </w:r>
            <w:r w:rsidDel="00000000" w:rsidR="00000000" w:rsidRPr="00000000">
              <w:rPr>
                <w:sz w:val="22"/>
                <w:szCs w:val="22"/>
                <w:vertAlign w:val="subscript"/>
                <w:rtl w:val="0"/>
              </w:rPr>
              <w:t xml:space="preserve">Cond × Word type × Time pressure</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059">
            <w:pPr>
              <w:spacing w:after="0" w:line="240" w:lineRule="auto"/>
              <w:ind w:firstLine="0"/>
              <w:jc w:val="center"/>
              <w:rPr>
                <w:sz w:val="22"/>
                <w:szCs w:val="22"/>
              </w:rPr>
            </w:pPr>
            <w:r w:rsidDel="00000000" w:rsidR="00000000" w:rsidRPr="00000000">
              <w:rPr>
                <w:sz w:val="22"/>
                <w:szCs w:val="22"/>
                <w:rtl w:val="0"/>
              </w:rPr>
              <w:t xml:space="preserve">Suppression,</w:t>
            </w:r>
          </w:p>
          <w:p w:rsidR="00000000" w:rsidDel="00000000" w:rsidP="00000000" w:rsidRDefault="00000000" w:rsidRPr="00000000" w14:paraId="0000005A">
            <w:pPr>
              <w:spacing w:after="0" w:line="240" w:lineRule="auto"/>
              <w:ind w:firstLine="0"/>
              <w:jc w:val="center"/>
              <w:rPr>
                <w:sz w:val="22"/>
                <w:szCs w:val="22"/>
              </w:rPr>
            </w:pPr>
            <w:r w:rsidDel="00000000" w:rsidR="00000000" w:rsidRPr="00000000">
              <w:rPr>
                <w:i w:val="1"/>
                <w:sz w:val="22"/>
                <w:szCs w:val="22"/>
                <w:rtl w:val="0"/>
              </w:rPr>
              <w:t xml:space="preserve">M</w:t>
            </w:r>
            <w:r w:rsidDel="00000000" w:rsidR="00000000" w:rsidRPr="00000000">
              <w:rPr>
                <w:sz w:val="22"/>
                <w:szCs w:val="22"/>
                <w:rtl w:val="0"/>
              </w:rPr>
              <w:t xml:space="preserve"> (</w:t>
            </w:r>
            <w:r w:rsidDel="00000000" w:rsidR="00000000" w:rsidRPr="00000000">
              <w:rPr>
                <w:i w:val="1"/>
                <w:sz w:val="22"/>
                <w:szCs w:val="22"/>
                <w:rtl w:val="0"/>
              </w:rPr>
              <w:t xml:space="preserve">SD</w:t>
            </w:r>
            <w:r w:rsidDel="00000000" w:rsidR="00000000" w:rsidRPr="00000000">
              <w:rPr>
                <w:sz w:val="22"/>
                <w:szCs w:val="22"/>
                <w:rtl w:val="0"/>
              </w:rPr>
              <w:t xml:space="preserve">)</w:t>
            </w:r>
          </w:p>
        </w:tc>
        <w:tc>
          <w:tcPr>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05B">
            <w:pPr>
              <w:spacing w:after="0" w:line="240" w:lineRule="auto"/>
              <w:ind w:firstLine="0"/>
              <w:jc w:val="center"/>
              <w:rPr>
                <w:sz w:val="22"/>
                <w:szCs w:val="22"/>
              </w:rPr>
            </w:pPr>
            <w:r w:rsidDel="00000000" w:rsidR="00000000" w:rsidRPr="00000000">
              <w:rPr>
                <w:sz w:val="22"/>
                <w:szCs w:val="22"/>
                <w:rtl w:val="0"/>
              </w:rPr>
              <w:t xml:space="preserve">Concentration,</w:t>
            </w:r>
          </w:p>
          <w:p w:rsidR="00000000" w:rsidDel="00000000" w:rsidP="00000000" w:rsidRDefault="00000000" w:rsidRPr="00000000" w14:paraId="0000005C">
            <w:pPr>
              <w:spacing w:after="0" w:line="240" w:lineRule="auto"/>
              <w:ind w:firstLine="0"/>
              <w:jc w:val="center"/>
              <w:rPr>
                <w:sz w:val="22"/>
                <w:szCs w:val="22"/>
              </w:rPr>
            </w:pPr>
            <w:r w:rsidDel="00000000" w:rsidR="00000000" w:rsidRPr="00000000">
              <w:rPr>
                <w:i w:val="1"/>
                <w:sz w:val="22"/>
                <w:szCs w:val="22"/>
                <w:rtl w:val="0"/>
              </w:rPr>
              <w:t xml:space="preserve">M</w:t>
            </w:r>
            <w:r w:rsidDel="00000000" w:rsidR="00000000" w:rsidRPr="00000000">
              <w:rPr>
                <w:sz w:val="22"/>
                <w:szCs w:val="22"/>
                <w:rtl w:val="0"/>
              </w:rPr>
              <w:t xml:space="preserve"> (</w:t>
            </w:r>
            <w:r w:rsidDel="00000000" w:rsidR="00000000" w:rsidRPr="00000000">
              <w:rPr>
                <w:i w:val="1"/>
                <w:sz w:val="22"/>
                <w:szCs w:val="22"/>
                <w:rtl w:val="0"/>
              </w:rPr>
              <w:t xml:space="preserve">SD</w:t>
            </w:r>
            <w:r w:rsidDel="00000000" w:rsidR="00000000" w:rsidRPr="00000000">
              <w:rPr>
                <w:sz w:val="22"/>
                <w:szCs w:val="22"/>
                <w:rtl w:val="0"/>
              </w:rPr>
              <w:t xml:space="preserve">)</w:t>
            </w:r>
          </w:p>
        </w:tc>
        <w:tc>
          <w:tcPr>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05D">
            <w:pPr>
              <w:spacing w:after="0" w:line="240" w:lineRule="auto"/>
              <w:ind w:firstLine="0"/>
              <w:jc w:val="center"/>
              <w:rPr>
                <w:sz w:val="22"/>
                <w:szCs w:val="22"/>
              </w:rPr>
            </w:pPr>
            <w:r w:rsidDel="00000000" w:rsidR="00000000" w:rsidRPr="00000000">
              <w:rPr>
                <w:sz w:val="22"/>
                <w:szCs w:val="22"/>
                <w:rtl w:val="0"/>
              </w:rPr>
              <w:t xml:space="preserve">Suppression,</w:t>
            </w:r>
          </w:p>
          <w:p w:rsidR="00000000" w:rsidDel="00000000" w:rsidP="00000000" w:rsidRDefault="00000000" w:rsidRPr="00000000" w14:paraId="0000005E">
            <w:pPr>
              <w:spacing w:after="0" w:line="240" w:lineRule="auto"/>
              <w:ind w:firstLine="0"/>
              <w:jc w:val="center"/>
              <w:rPr>
                <w:sz w:val="22"/>
                <w:szCs w:val="22"/>
              </w:rPr>
            </w:pPr>
            <w:r w:rsidDel="00000000" w:rsidR="00000000" w:rsidRPr="00000000">
              <w:rPr>
                <w:i w:val="1"/>
                <w:sz w:val="22"/>
                <w:szCs w:val="22"/>
                <w:rtl w:val="0"/>
              </w:rPr>
              <w:t xml:space="preserve">M</w:t>
            </w:r>
            <w:r w:rsidDel="00000000" w:rsidR="00000000" w:rsidRPr="00000000">
              <w:rPr>
                <w:sz w:val="22"/>
                <w:szCs w:val="22"/>
                <w:rtl w:val="0"/>
              </w:rPr>
              <w:t xml:space="preserve"> (</w:t>
            </w:r>
            <w:r w:rsidDel="00000000" w:rsidR="00000000" w:rsidRPr="00000000">
              <w:rPr>
                <w:i w:val="1"/>
                <w:sz w:val="22"/>
                <w:szCs w:val="22"/>
                <w:rtl w:val="0"/>
              </w:rPr>
              <w:t xml:space="preserve">SD</w:t>
            </w:r>
            <w:r w:rsidDel="00000000" w:rsidR="00000000" w:rsidRPr="00000000">
              <w:rPr>
                <w:sz w:val="22"/>
                <w:szCs w:val="22"/>
                <w:rtl w:val="0"/>
              </w:rPr>
              <w:t xml:space="preserve">)</w:t>
            </w:r>
          </w:p>
        </w:tc>
        <w:tc>
          <w:tcPr>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05F">
            <w:pPr>
              <w:spacing w:after="0" w:line="240" w:lineRule="auto"/>
              <w:ind w:firstLine="0"/>
              <w:jc w:val="center"/>
              <w:rPr>
                <w:sz w:val="22"/>
                <w:szCs w:val="22"/>
              </w:rPr>
            </w:pPr>
            <w:r w:rsidDel="00000000" w:rsidR="00000000" w:rsidRPr="00000000">
              <w:rPr>
                <w:sz w:val="22"/>
                <w:szCs w:val="22"/>
                <w:rtl w:val="0"/>
              </w:rPr>
              <w:t xml:space="preserve">Concentration,</w:t>
            </w:r>
          </w:p>
          <w:p w:rsidR="00000000" w:rsidDel="00000000" w:rsidP="00000000" w:rsidRDefault="00000000" w:rsidRPr="00000000" w14:paraId="00000060">
            <w:pPr>
              <w:spacing w:after="0" w:line="240" w:lineRule="auto"/>
              <w:ind w:firstLine="0"/>
              <w:jc w:val="center"/>
              <w:rPr>
                <w:sz w:val="22"/>
                <w:szCs w:val="22"/>
              </w:rPr>
            </w:pPr>
            <w:r w:rsidDel="00000000" w:rsidR="00000000" w:rsidRPr="00000000">
              <w:rPr>
                <w:i w:val="1"/>
                <w:sz w:val="22"/>
                <w:szCs w:val="22"/>
                <w:rtl w:val="0"/>
              </w:rPr>
              <w:t xml:space="preserve">M</w:t>
            </w:r>
            <w:r w:rsidDel="00000000" w:rsidR="00000000" w:rsidRPr="00000000">
              <w:rPr>
                <w:sz w:val="22"/>
                <w:szCs w:val="22"/>
                <w:rtl w:val="0"/>
              </w:rPr>
              <w:t xml:space="preserve"> (</w:t>
            </w:r>
            <w:r w:rsidDel="00000000" w:rsidR="00000000" w:rsidRPr="00000000">
              <w:rPr>
                <w:i w:val="1"/>
                <w:sz w:val="22"/>
                <w:szCs w:val="22"/>
                <w:rtl w:val="0"/>
              </w:rPr>
              <w:t xml:space="preserve">SD</w:t>
            </w:r>
            <w:r w:rsidDel="00000000" w:rsidR="00000000" w:rsidRPr="00000000">
              <w:rPr>
                <w:sz w:val="22"/>
                <w:szCs w:val="22"/>
                <w:rtl w:val="0"/>
              </w:rPr>
              <w:t xml:space="preserve">)</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61">
            <w:pPr>
              <w:spacing w:after="0" w:line="240" w:lineRule="auto"/>
              <w:ind w:firstLine="0"/>
              <w:rPr>
                <w:color w:val="000000"/>
                <w:sz w:val="22"/>
                <w:szCs w:val="22"/>
              </w:rPr>
            </w:pPr>
            <w:r w:rsidDel="00000000" w:rsidR="00000000" w:rsidRPr="00000000">
              <w:rPr>
                <w:color w:val="000000"/>
                <w:sz w:val="22"/>
                <w:szCs w:val="22"/>
                <w:rtl w:val="0"/>
              </w:rPr>
              <w:t xml:space="preserve">Agustina &amp; Liem</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62">
            <w:pPr>
              <w:spacing w:after="0" w:line="240" w:lineRule="auto"/>
              <w:ind w:firstLine="0"/>
              <w:rPr>
                <w:color w:val="000000"/>
                <w:sz w:val="22"/>
                <w:szCs w:val="22"/>
              </w:rPr>
            </w:pPr>
            <w:r w:rsidDel="00000000" w:rsidR="00000000" w:rsidRPr="00000000">
              <w:rPr>
                <w:color w:val="000000"/>
                <w:sz w:val="22"/>
                <w:szCs w:val="22"/>
                <w:rtl w:val="0"/>
              </w:rPr>
              <w:t xml:space="preserve">Indonesia</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63">
            <w:pPr>
              <w:spacing w:after="0" w:line="240" w:lineRule="auto"/>
              <w:ind w:firstLine="0"/>
              <w:rPr>
                <w:color w:val="000000"/>
                <w:sz w:val="22"/>
                <w:szCs w:val="22"/>
              </w:rPr>
            </w:pPr>
            <w:r w:rsidDel="00000000" w:rsidR="00000000" w:rsidRPr="00000000">
              <w:rPr>
                <w:color w:val="000000"/>
                <w:sz w:val="22"/>
                <w:szCs w:val="22"/>
                <w:rtl w:val="0"/>
              </w:rPr>
              <w:t xml:space="preserve">100</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64">
            <w:pPr>
              <w:spacing w:after="0" w:line="240" w:lineRule="auto"/>
              <w:ind w:firstLine="0"/>
              <w:rPr>
                <w:color w:val="000000"/>
                <w:sz w:val="22"/>
                <w:szCs w:val="22"/>
              </w:rPr>
            </w:pPr>
            <w:r w:rsidDel="00000000" w:rsidR="00000000" w:rsidRPr="00000000">
              <w:rPr>
                <w:color w:val="000000"/>
                <w:sz w:val="22"/>
                <w:szCs w:val="22"/>
                <w:rtl w:val="0"/>
              </w:rPr>
              <w:t xml:space="preserve">18-23; 20.22; 1.03</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65">
            <w:pPr>
              <w:spacing w:after="0" w:line="240" w:lineRule="auto"/>
              <w:ind w:firstLine="0"/>
              <w:rPr>
                <w:color w:val="000000"/>
                <w:sz w:val="22"/>
                <w:szCs w:val="22"/>
              </w:rPr>
            </w:pPr>
            <w:r w:rsidDel="00000000" w:rsidR="00000000" w:rsidRPr="00000000">
              <w:rPr>
                <w:color w:val="000000"/>
                <w:sz w:val="22"/>
                <w:szCs w:val="22"/>
                <w:rtl w:val="0"/>
              </w:rPr>
              <w:t xml:space="preserve">13:69:0</w:t>
            </w:r>
          </w:p>
        </w:tc>
        <w:tc>
          <w:tcPr>
            <w:tcBorders>
              <w:top w:color="000000" w:space="0" w:sz="4" w:val="single"/>
              <w:left w:color="000000" w:space="0" w:sz="0" w:val="nil"/>
              <w:bottom w:color="000000" w:space="0" w:sz="0" w:val="nil"/>
              <w:right w:color="000000" w:space="0" w:sz="0" w:val="nil"/>
            </w:tcBorders>
            <w:vAlign w:val="bottom"/>
          </w:tcPr>
          <w:p w:rsidR="00000000" w:rsidDel="00000000" w:rsidP="00000000" w:rsidRDefault="00000000" w:rsidRPr="00000000" w14:paraId="00000066">
            <w:pPr>
              <w:spacing w:after="0" w:line="240" w:lineRule="auto"/>
              <w:ind w:firstLine="0"/>
              <w:rPr>
                <w:sz w:val="22"/>
                <w:szCs w:val="22"/>
              </w:rPr>
            </w:pPr>
            <w:r w:rsidDel="00000000" w:rsidR="00000000" w:rsidRPr="00000000">
              <w:rPr>
                <w:color w:val="000000"/>
                <w:sz w:val="22"/>
                <w:szCs w:val="22"/>
                <w:rtl w:val="0"/>
              </w:rPr>
              <w:t xml:space="preserve">&lt; .01</w:t>
            </w: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vAlign w:val="bottom"/>
          </w:tcPr>
          <w:p w:rsidR="00000000" w:rsidDel="00000000" w:rsidP="00000000" w:rsidRDefault="00000000" w:rsidRPr="00000000" w14:paraId="00000067">
            <w:pPr>
              <w:spacing w:after="0" w:line="240" w:lineRule="auto"/>
              <w:ind w:firstLine="0"/>
              <w:rPr>
                <w:color w:val="000000"/>
                <w:sz w:val="22"/>
                <w:szCs w:val="22"/>
              </w:rPr>
            </w:pPr>
            <w:r w:rsidDel="00000000" w:rsidR="00000000" w:rsidRPr="00000000">
              <w:rPr>
                <w:color w:val="000000"/>
                <w:sz w:val="22"/>
                <w:szCs w:val="22"/>
                <w:rtl w:val="0"/>
              </w:rPr>
              <w:t xml:space="preserve">0.10 (0.31)</w:t>
            </w:r>
          </w:p>
        </w:tc>
        <w:tc>
          <w:tcPr>
            <w:tcBorders>
              <w:top w:color="000000" w:space="0" w:sz="4" w:val="single"/>
              <w:left w:color="000000" w:space="0" w:sz="0" w:val="nil"/>
              <w:bottom w:color="000000" w:space="0" w:sz="0" w:val="nil"/>
              <w:right w:color="000000" w:space="0" w:sz="0" w:val="nil"/>
            </w:tcBorders>
            <w:vAlign w:val="bottom"/>
          </w:tcPr>
          <w:p w:rsidR="00000000" w:rsidDel="00000000" w:rsidP="00000000" w:rsidRDefault="00000000" w:rsidRPr="00000000" w14:paraId="00000068">
            <w:pPr>
              <w:spacing w:after="0" w:line="240" w:lineRule="auto"/>
              <w:ind w:firstLine="0"/>
              <w:rPr>
                <w:color w:val="000000"/>
                <w:sz w:val="22"/>
                <w:szCs w:val="22"/>
              </w:rPr>
            </w:pPr>
            <w:r w:rsidDel="00000000" w:rsidR="00000000" w:rsidRPr="00000000">
              <w:rPr>
                <w:color w:val="000000"/>
                <w:sz w:val="22"/>
                <w:szCs w:val="22"/>
                <w:rtl w:val="0"/>
              </w:rPr>
              <w:t xml:space="preserve">0.31 (0.31)</w:t>
            </w:r>
          </w:p>
        </w:tc>
        <w:tc>
          <w:tcPr>
            <w:tcBorders>
              <w:top w:color="000000" w:space="0" w:sz="4" w:val="single"/>
              <w:left w:color="000000" w:space="0" w:sz="0" w:val="nil"/>
              <w:bottom w:color="000000" w:space="0" w:sz="0" w:val="nil"/>
              <w:right w:color="000000" w:space="0" w:sz="0" w:val="nil"/>
            </w:tcBorders>
            <w:vAlign w:val="bottom"/>
          </w:tcPr>
          <w:p w:rsidR="00000000" w:rsidDel="00000000" w:rsidP="00000000" w:rsidRDefault="00000000" w:rsidRPr="00000000" w14:paraId="00000069">
            <w:pPr>
              <w:spacing w:after="0" w:line="240" w:lineRule="auto"/>
              <w:ind w:firstLine="0"/>
              <w:rPr>
                <w:color w:val="000000"/>
                <w:sz w:val="22"/>
                <w:szCs w:val="22"/>
              </w:rPr>
            </w:pPr>
            <w:r w:rsidDel="00000000" w:rsidR="00000000" w:rsidRPr="00000000">
              <w:rPr>
                <w:color w:val="000000"/>
                <w:sz w:val="22"/>
                <w:szCs w:val="22"/>
                <w:rtl w:val="0"/>
              </w:rPr>
              <w:t xml:space="preserve">0.05 (0.31)</w:t>
            </w:r>
          </w:p>
        </w:tc>
        <w:tc>
          <w:tcPr>
            <w:tcBorders>
              <w:top w:color="000000" w:space="0" w:sz="4" w:val="single"/>
              <w:left w:color="000000" w:space="0" w:sz="0" w:val="nil"/>
              <w:bottom w:color="000000" w:space="0" w:sz="0" w:val="nil"/>
              <w:right w:color="000000" w:space="0" w:sz="0" w:val="nil"/>
            </w:tcBorders>
            <w:vAlign w:val="bottom"/>
          </w:tcPr>
          <w:p w:rsidR="00000000" w:rsidDel="00000000" w:rsidP="00000000" w:rsidRDefault="00000000" w:rsidRPr="00000000" w14:paraId="0000006A">
            <w:pPr>
              <w:spacing w:after="0" w:line="240" w:lineRule="auto"/>
              <w:ind w:firstLine="0"/>
              <w:rPr>
                <w:color w:val="000000"/>
                <w:sz w:val="22"/>
                <w:szCs w:val="22"/>
              </w:rPr>
            </w:pPr>
            <w:r w:rsidDel="00000000" w:rsidR="00000000" w:rsidRPr="00000000">
              <w:rPr>
                <w:color w:val="000000"/>
                <w:sz w:val="22"/>
                <w:szCs w:val="22"/>
                <w:rtl w:val="0"/>
              </w:rPr>
              <w:t xml:space="preserve">0.28 (0.31)</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6B">
            <w:pPr>
              <w:spacing w:after="0" w:line="240" w:lineRule="auto"/>
              <w:ind w:firstLine="0"/>
              <w:rPr>
                <w:color w:val="000000"/>
                <w:sz w:val="22"/>
                <w:szCs w:val="22"/>
              </w:rPr>
            </w:pPr>
            <w:r w:rsidDel="00000000" w:rsidR="00000000" w:rsidRPr="00000000">
              <w:rPr>
                <w:color w:val="000000"/>
                <w:sz w:val="22"/>
                <w:szCs w:val="22"/>
                <w:rtl w:val="0"/>
              </w:rPr>
              <w:t xml:space="preserve">Astle et al.</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6C">
            <w:pPr>
              <w:spacing w:after="0" w:line="240" w:lineRule="auto"/>
              <w:ind w:firstLine="0"/>
              <w:rPr>
                <w:color w:val="000000"/>
                <w:sz w:val="22"/>
                <w:szCs w:val="22"/>
              </w:rPr>
            </w:pPr>
            <w:r w:rsidDel="00000000" w:rsidR="00000000" w:rsidRPr="00000000">
              <w:rPr>
                <w:color w:val="000000"/>
                <w:sz w:val="22"/>
                <w:szCs w:val="22"/>
                <w:rtl w:val="0"/>
              </w:rPr>
              <w:t xml:space="preserve">USA</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6D">
            <w:pPr>
              <w:spacing w:after="0" w:line="240" w:lineRule="auto"/>
              <w:ind w:firstLine="0"/>
              <w:rPr>
                <w:color w:val="000000"/>
                <w:sz w:val="22"/>
                <w:szCs w:val="22"/>
              </w:rPr>
            </w:pPr>
            <w:r w:rsidDel="00000000" w:rsidR="00000000" w:rsidRPr="00000000">
              <w:rPr>
                <w:color w:val="000000"/>
                <w:sz w:val="22"/>
                <w:szCs w:val="22"/>
                <w:rtl w:val="0"/>
              </w:rPr>
              <w:t xml:space="preserve">95</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6E">
            <w:pPr>
              <w:spacing w:after="0" w:line="240" w:lineRule="auto"/>
              <w:ind w:firstLine="0"/>
              <w:rPr>
                <w:color w:val="000000"/>
                <w:sz w:val="22"/>
                <w:szCs w:val="22"/>
              </w:rPr>
            </w:pPr>
            <w:r w:rsidDel="00000000" w:rsidR="00000000" w:rsidRPr="00000000">
              <w:rPr>
                <w:color w:val="000000"/>
                <w:sz w:val="22"/>
                <w:szCs w:val="22"/>
                <w:rtl w:val="0"/>
              </w:rPr>
              <w:t xml:space="preserve">18-22; 18.58; 0.82</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6F">
            <w:pPr>
              <w:spacing w:after="0" w:line="240" w:lineRule="auto"/>
              <w:ind w:firstLine="0"/>
              <w:rPr>
                <w:color w:val="000000"/>
                <w:sz w:val="22"/>
                <w:szCs w:val="22"/>
              </w:rPr>
            </w:pPr>
            <w:r w:rsidDel="00000000" w:rsidR="00000000" w:rsidRPr="00000000">
              <w:rPr>
                <w:color w:val="000000"/>
                <w:sz w:val="22"/>
                <w:szCs w:val="22"/>
                <w:rtl w:val="0"/>
              </w:rPr>
              <w:t xml:space="preserve">23:53:0</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70">
            <w:pPr>
              <w:spacing w:after="0" w:line="240" w:lineRule="auto"/>
              <w:ind w:firstLine="0"/>
              <w:rPr>
                <w:sz w:val="22"/>
                <w:szCs w:val="22"/>
              </w:rPr>
            </w:pPr>
            <w:r w:rsidDel="00000000" w:rsidR="00000000" w:rsidRPr="00000000">
              <w:rPr>
                <w:color w:val="000000"/>
                <w:sz w:val="22"/>
                <w:szCs w:val="22"/>
                <w:rtl w:val="0"/>
              </w:rPr>
              <w:t xml:space="preserve">.02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71">
            <w:pPr>
              <w:spacing w:after="0" w:line="240" w:lineRule="auto"/>
              <w:ind w:firstLine="0"/>
              <w:rPr>
                <w:color w:val="000000"/>
                <w:sz w:val="22"/>
                <w:szCs w:val="22"/>
              </w:rPr>
            </w:pPr>
            <w:r w:rsidDel="00000000" w:rsidR="00000000" w:rsidRPr="00000000">
              <w:rPr>
                <w:color w:val="000000"/>
                <w:sz w:val="22"/>
                <w:szCs w:val="22"/>
                <w:rtl w:val="0"/>
              </w:rPr>
              <w:t xml:space="preserve">0.16 (0.35)</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72">
            <w:pPr>
              <w:spacing w:after="0" w:line="240" w:lineRule="auto"/>
              <w:ind w:firstLine="0"/>
              <w:rPr>
                <w:color w:val="000000"/>
                <w:sz w:val="22"/>
                <w:szCs w:val="22"/>
              </w:rPr>
            </w:pPr>
            <w:r w:rsidDel="00000000" w:rsidR="00000000" w:rsidRPr="00000000">
              <w:rPr>
                <w:color w:val="000000"/>
                <w:sz w:val="22"/>
                <w:szCs w:val="22"/>
                <w:rtl w:val="0"/>
              </w:rPr>
              <w:t xml:space="preserve">0.32 (0.35)</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73">
            <w:pPr>
              <w:spacing w:after="0" w:line="240" w:lineRule="auto"/>
              <w:ind w:firstLine="0"/>
              <w:rPr>
                <w:color w:val="000000"/>
                <w:sz w:val="22"/>
                <w:szCs w:val="22"/>
              </w:rPr>
            </w:pPr>
            <w:r w:rsidDel="00000000" w:rsidR="00000000" w:rsidRPr="00000000">
              <w:rPr>
                <w:color w:val="000000"/>
                <w:sz w:val="22"/>
                <w:szCs w:val="22"/>
                <w:rtl w:val="0"/>
              </w:rPr>
              <w:t xml:space="preserve">0.07 (0.30)</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74">
            <w:pPr>
              <w:spacing w:after="0" w:line="240" w:lineRule="auto"/>
              <w:ind w:firstLine="0"/>
              <w:rPr>
                <w:color w:val="000000"/>
                <w:sz w:val="22"/>
                <w:szCs w:val="22"/>
              </w:rPr>
            </w:pPr>
            <w:r w:rsidDel="00000000" w:rsidR="00000000" w:rsidRPr="00000000">
              <w:rPr>
                <w:color w:val="000000"/>
                <w:sz w:val="22"/>
                <w:szCs w:val="22"/>
                <w:rtl w:val="0"/>
              </w:rPr>
              <w:t xml:space="preserve">0.36 (0.30)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75">
            <w:pPr>
              <w:spacing w:after="0" w:line="240" w:lineRule="auto"/>
              <w:ind w:firstLine="0"/>
              <w:rPr>
                <w:color w:val="000000"/>
                <w:sz w:val="22"/>
                <w:szCs w:val="22"/>
              </w:rPr>
            </w:pPr>
            <w:r w:rsidDel="00000000" w:rsidR="00000000" w:rsidRPr="00000000">
              <w:rPr>
                <w:color w:val="000000"/>
                <w:sz w:val="22"/>
                <w:szCs w:val="22"/>
                <w:rtl w:val="0"/>
              </w:rPr>
              <w:t xml:space="preserve">Baldwin</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76">
            <w:pPr>
              <w:spacing w:after="0" w:line="240" w:lineRule="auto"/>
              <w:ind w:firstLine="0"/>
              <w:rPr>
                <w:color w:val="000000"/>
                <w:sz w:val="22"/>
                <w:szCs w:val="22"/>
              </w:rPr>
            </w:pPr>
            <w:r w:rsidDel="00000000" w:rsidR="00000000" w:rsidRPr="00000000">
              <w:rPr>
                <w:color w:val="000000"/>
                <w:sz w:val="22"/>
                <w:szCs w:val="22"/>
                <w:rtl w:val="0"/>
              </w:rPr>
              <w:t xml:space="preserve">USA</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77">
            <w:pPr>
              <w:spacing w:after="0" w:line="240" w:lineRule="auto"/>
              <w:ind w:firstLine="0"/>
              <w:rPr>
                <w:color w:val="000000"/>
                <w:sz w:val="22"/>
                <w:szCs w:val="22"/>
              </w:rPr>
            </w:pPr>
            <w:r w:rsidDel="00000000" w:rsidR="00000000" w:rsidRPr="00000000">
              <w:rPr>
                <w:color w:val="000000"/>
                <w:sz w:val="22"/>
                <w:szCs w:val="22"/>
                <w:rtl w:val="0"/>
              </w:rPr>
              <w:t xml:space="preserve">97.4</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78">
            <w:pPr>
              <w:spacing w:after="0" w:line="240" w:lineRule="auto"/>
              <w:ind w:firstLine="0"/>
              <w:rPr>
                <w:color w:val="000000"/>
                <w:sz w:val="22"/>
                <w:szCs w:val="22"/>
              </w:rPr>
            </w:pPr>
            <w:r w:rsidDel="00000000" w:rsidR="00000000" w:rsidRPr="00000000">
              <w:rPr>
                <w:color w:val="000000"/>
                <w:sz w:val="22"/>
                <w:szCs w:val="22"/>
                <w:rtl w:val="0"/>
              </w:rPr>
              <w:t xml:space="preserve">18-30; 19.51; 2.04</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79">
            <w:pPr>
              <w:spacing w:after="0" w:line="240" w:lineRule="auto"/>
              <w:ind w:firstLine="0"/>
              <w:rPr>
                <w:color w:val="000000"/>
                <w:sz w:val="22"/>
                <w:szCs w:val="22"/>
              </w:rPr>
            </w:pPr>
            <w:r w:rsidDel="00000000" w:rsidR="00000000" w:rsidRPr="00000000">
              <w:rPr>
                <w:color w:val="000000"/>
                <w:sz w:val="22"/>
                <w:szCs w:val="22"/>
                <w:rtl w:val="0"/>
              </w:rPr>
              <w:t xml:space="preserve">26:47:1</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7A">
            <w:pPr>
              <w:spacing w:after="0" w:line="240" w:lineRule="auto"/>
              <w:ind w:firstLine="0"/>
              <w:rPr>
                <w:sz w:val="22"/>
                <w:szCs w:val="22"/>
              </w:rPr>
            </w:pPr>
            <w:r w:rsidDel="00000000" w:rsidR="00000000" w:rsidRPr="00000000">
              <w:rPr>
                <w:color w:val="000000"/>
                <w:sz w:val="22"/>
                <w:szCs w:val="22"/>
                <w:rtl w:val="0"/>
              </w:rPr>
              <w:t xml:space="preserve">&lt; .01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7B">
            <w:pPr>
              <w:spacing w:after="0" w:line="240" w:lineRule="auto"/>
              <w:ind w:firstLine="0"/>
              <w:rPr>
                <w:color w:val="000000"/>
                <w:sz w:val="22"/>
                <w:szCs w:val="22"/>
              </w:rPr>
            </w:pPr>
            <w:r w:rsidDel="00000000" w:rsidR="00000000" w:rsidRPr="00000000">
              <w:rPr>
                <w:color w:val="000000"/>
                <w:sz w:val="22"/>
                <w:szCs w:val="22"/>
                <w:rtl w:val="0"/>
              </w:rPr>
              <w:t xml:space="preserve">0.16 (0.33)</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7C">
            <w:pPr>
              <w:spacing w:after="0" w:line="240" w:lineRule="auto"/>
              <w:ind w:firstLine="0"/>
              <w:rPr>
                <w:color w:val="000000"/>
                <w:sz w:val="22"/>
                <w:szCs w:val="22"/>
              </w:rPr>
            </w:pPr>
            <w:r w:rsidDel="00000000" w:rsidR="00000000" w:rsidRPr="00000000">
              <w:rPr>
                <w:color w:val="000000"/>
                <w:sz w:val="22"/>
                <w:szCs w:val="22"/>
                <w:rtl w:val="0"/>
              </w:rPr>
              <w:t xml:space="preserve">0.31 (0.33)</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7D">
            <w:pPr>
              <w:spacing w:after="0" w:line="240" w:lineRule="auto"/>
              <w:ind w:firstLine="0"/>
              <w:rPr>
                <w:color w:val="000000"/>
                <w:sz w:val="22"/>
                <w:szCs w:val="22"/>
              </w:rPr>
            </w:pPr>
            <w:r w:rsidDel="00000000" w:rsidR="00000000" w:rsidRPr="00000000">
              <w:rPr>
                <w:color w:val="000000"/>
                <w:sz w:val="22"/>
                <w:szCs w:val="22"/>
                <w:rtl w:val="0"/>
              </w:rPr>
              <w:t xml:space="preserve">0.14 (0.28)</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7E">
            <w:pPr>
              <w:spacing w:after="0" w:line="240" w:lineRule="auto"/>
              <w:ind w:firstLine="0"/>
              <w:rPr>
                <w:color w:val="000000"/>
                <w:sz w:val="22"/>
                <w:szCs w:val="22"/>
              </w:rPr>
            </w:pPr>
            <w:r w:rsidDel="00000000" w:rsidR="00000000" w:rsidRPr="00000000">
              <w:rPr>
                <w:color w:val="000000"/>
                <w:sz w:val="22"/>
                <w:szCs w:val="22"/>
                <w:rtl w:val="0"/>
              </w:rPr>
              <w:t xml:space="preserve">0.27 (0.28)</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7F">
            <w:pPr>
              <w:spacing w:after="0" w:line="240" w:lineRule="auto"/>
              <w:ind w:firstLine="0"/>
              <w:rPr>
                <w:color w:val="000000"/>
                <w:sz w:val="22"/>
                <w:szCs w:val="22"/>
              </w:rPr>
            </w:pPr>
            <w:r w:rsidDel="00000000" w:rsidR="00000000" w:rsidRPr="00000000">
              <w:rPr>
                <w:color w:val="000000"/>
                <w:sz w:val="22"/>
                <w:szCs w:val="22"/>
                <w:rtl w:val="0"/>
              </w:rPr>
              <w:t xml:space="preserve">Brady et al.</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80">
            <w:pPr>
              <w:spacing w:after="0" w:line="240" w:lineRule="auto"/>
              <w:ind w:firstLine="0"/>
              <w:rPr>
                <w:color w:val="000000"/>
                <w:sz w:val="22"/>
                <w:szCs w:val="22"/>
              </w:rPr>
            </w:pPr>
            <w:r w:rsidDel="00000000" w:rsidR="00000000" w:rsidRPr="00000000">
              <w:rPr>
                <w:color w:val="000000"/>
                <w:sz w:val="22"/>
                <w:szCs w:val="22"/>
                <w:rtl w:val="0"/>
              </w:rPr>
              <w:t xml:space="preserve">USA</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81">
            <w:pPr>
              <w:spacing w:after="0" w:line="240" w:lineRule="auto"/>
              <w:ind w:firstLine="0"/>
              <w:rPr>
                <w:color w:val="000000"/>
                <w:sz w:val="22"/>
                <w:szCs w:val="22"/>
              </w:rPr>
            </w:pPr>
            <w:r w:rsidDel="00000000" w:rsidR="00000000" w:rsidRPr="00000000">
              <w:rPr>
                <w:color w:val="000000"/>
                <w:sz w:val="22"/>
                <w:szCs w:val="22"/>
                <w:rtl w:val="0"/>
              </w:rPr>
              <w:t xml:space="preserve">85.7</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82">
            <w:pPr>
              <w:spacing w:after="0" w:line="240" w:lineRule="auto"/>
              <w:ind w:firstLine="0"/>
              <w:rPr>
                <w:color w:val="000000"/>
                <w:sz w:val="22"/>
                <w:szCs w:val="22"/>
              </w:rPr>
            </w:pPr>
            <w:r w:rsidDel="00000000" w:rsidR="00000000" w:rsidRPr="00000000">
              <w:rPr>
                <w:color w:val="000000"/>
                <w:sz w:val="22"/>
                <w:szCs w:val="22"/>
                <w:rtl w:val="0"/>
              </w:rPr>
              <w:t xml:space="preserve">17-22; 18.7; 0.87</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83">
            <w:pPr>
              <w:spacing w:after="0" w:line="240" w:lineRule="auto"/>
              <w:ind w:firstLine="0"/>
              <w:rPr>
                <w:color w:val="000000"/>
                <w:sz w:val="22"/>
                <w:szCs w:val="22"/>
              </w:rPr>
            </w:pPr>
            <w:r w:rsidDel="00000000" w:rsidR="00000000" w:rsidRPr="00000000">
              <w:rPr>
                <w:color w:val="000000"/>
                <w:sz w:val="22"/>
                <w:szCs w:val="22"/>
                <w:rtl w:val="0"/>
              </w:rPr>
              <w:t xml:space="preserve">52:103:1</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84">
            <w:pPr>
              <w:spacing w:after="0" w:line="240" w:lineRule="auto"/>
              <w:ind w:firstLine="0"/>
              <w:rPr>
                <w:sz w:val="22"/>
                <w:szCs w:val="22"/>
              </w:rPr>
            </w:pPr>
            <w:r w:rsidDel="00000000" w:rsidR="00000000" w:rsidRPr="00000000">
              <w:rPr>
                <w:color w:val="000000"/>
                <w:sz w:val="22"/>
                <w:szCs w:val="22"/>
                <w:rtl w:val="0"/>
              </w:rPr>
              <w:t xml:space="preserve">&lt; .01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85">
            <w:pPr>
              <w:spacing w:after="0" w:line="240" w:lineRule="auto"/>
              <w:ind w:firstLine="0"/>
              <w:rPr>
                <w:color w:val="000000"/>
                <w:sz w:val="22"/>
                <w:szCs w:val="22"/>
              </w:rPr>
            </w:pPr>
            <w:r w:rsidDel="00000000" w:rsidR="00000000" w:rsidRPr="00000000">
              <w:rPr>
                <w:color w:val="000000"/>
                <w:sz w:val="22"/>
                <w:szCs w:val="22"/>
                <w:rtl w:val="0"/>
              </w:rPr>
              <w:t xml:space="preserve">0.27 (0.31)</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86">
            <w:pPr>
              <w:spacing w:after="0" w:line="240" w:lineRule="auto"/>
              <w:ind w:firstLine="0"/>
              <w:rPr>
                <w:color w:val="000000"/>
                <w:sz w:val="22"/>
                <w:szCs w:val="22"/>
              </w:rPr>
            </w:pPr>
            <w:r w:rsidDel="00000000" w:rsidR="00000000" w:rsidRPr="00000000">
              <w:rPr>
                <w:color w:val="000000"/>
                <w:sz w:val="22"/>
                <w:szCs w:val="22"/>
                <w:rtl w:val="0"/>
              </w:rPr>
              <w:t xml:space="preserve">0.21 (0.31)</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87">
            <w:pPr>
              <w:spacing w:after="0" w:line="240" w:lineRule="auto"/>
              <w:ind w:firstLine="0"/>
              <w:rPr>
                <w:color w:val="000000"/>
                <w:sz w:val="22"/>
                <w:szCs w:val="22"/>
              </w:rPr>
            </w:pPr>
            <w:r w:rsidDel="00000000" w:rsidR="00000000" w:rsidRPr="00000000">
              <w:rPr>
                <w:color w:val="000000"/>
                <w:sz w:val="22"/>
                <w:szCs w:val="22"/>
                <w:rtl w:val="0"/>
              </w:rPr>
              <w:t xml:space="preserve">0.24 (0.29)</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88">
            <w:pPr>
              <w:spacing w:after="0" w:line="240" w:lineRule="auto"/>
              <w:ind w:firstLine="0"/>
              <w:rPr>
                <w:color w:val="000000"/>
                <w:sz w:val="22"/>
                <w:szCs w:val="22"/>
              </w:rPr>
            </w:pPr>
            <w:r w:rsidDel="00000000" w:rsidR="00000000" w:rsidRPr="00000000">
              <w:rPr>
                <w:color w:val="000000"/>
                <w:sz w:val="22"/>
                <w:szCs w:val="22"/>
                <w:rtl w:val="0"/>
              </w:rPr>
              <w:t xml:space="preserve">0.21 (0.29)</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89">
            <w:pPr>
              <w:spacing w:after="0" w:line="240" w:lineRule="auto"/>
              <w:ind w:firstLine="0"/>
              <w:rPr>
                <w:color w:val="000000"/>
                <w:sz w:val="22"/>
                <w:szCs w:val="22"/>
              </w:rPr>
            </w:pPr>
            <w:r w:rsidDel="00000000" w:rsidR="00000000" w:rsidRPr="00000000">
              <w:rPr>
                <w:color w:val="000000"/>
                <w:sz w:val="22"/>
                <w:szCs w:val="22"/>
                <w:rtl w:val="0"/>
              </w:rPr>
              <w:t xml:space="preserve">Calvillo et al.</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8A">
            <w:pPr>
              <w:spacing w:after="0" w:line="240" w:lineRule="auto"/>
              <w:ind w:firstLine="0"/>
              <w:rPr>
                <w:color w:val="000000"/>
                <w:sz w:val="22"/>
                <w:szCs w:val="22"/>
              </w:rPr>
            </w:pPr>
            <w:r w:rsidDel="00000000" w:rsidR="00000000" w:rsidRPr="00000000">
              <w:rPr>
                <w:color w:val="000000"/>
                <w:sz w:val="22"/>
                <w:szCs w:val="22"/>
                <w:rtl w:val="0"/>
              </w:rPr>
              <w:t xml:space="preserve">USA</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8B">
            <w:pPr>
              <w:spacing w:after="0" w:line="240" w:lineRule="auto"/>
              <w:ind w:firstLine="0"/>
              <w:rPr>
                <w:color w:val="000000"/>
                <w:sz w:val="22"/>
                <w:szCs w:val="22"/>
              </w:rPr>
            </w:pPr>
            <w:r w:rsidDel="00000000" w:rsidR="00000000" w:rsidRPr="00000000">
              <w:rPr>
                <w:color w:val="000000"/>
                <w:sz w:val="22"/>
                <w:szCs w:val="22"/>
                <w:rtl w:val="0"/>
              </w:rPr>
              <w:t xml:space="preserve">97.8</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8C">
            <w:pPr>
              <w:spacing w:after="0" w:line="240" w:lineRule="auto"/>
              <w:ind w:firstLine="0"/>
              <w:rPr>
                <w:color w:val="000000"/>
                <w:sz w:val="22"/>
                <w:szCs w:val="22"/>
              </w:rPr>
            </w:pPr>
            <w:r w:rsidDel="00000000" w:rsidR="00000000" w:rsidRPr="00000000">
              <w:rPr>
                <w:color w:val="000000"/>
                <w:sz w:val="22"/>
                <w:szCs w:val="22"/>
                <w:rtl w:val="0"/>
              </w:rPr>
              <w:t xml:space="preserve">18-37; 20.49; 3.4</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8D">
            <w:pPr>
              <w:spacing w:after="0" w:line="240" w:lineRule="auto"/>
              <w:ind w:firstLine="0"/>
              <w:rPr>
                <w:color w:val="000000"/>
                <w:sz w:val="22"/>
                <w:szCs w:val="22"/>
              </w:rPr>
            </w:pPr>
            <w:r w:rsidDel="00000000" w:rsidR="00000000" w:rsidRPr="00000000">
              <w:rPr>
                <w:color w:val="000000"/>
                <w:sz w:val="22"/>
                <w:szCs w:val="22"/>
                <w:rtl w:val="0"/>
              </w:rPr>
              <w:t xml:space="preserve">18:69:0</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8E">
            <w:pPr>
              <w:spacing w:after="0" w:line="240" w:lineRule="auto"/>
              <w:ind w:firstLine="0"/>
              <w:rPr>
                <w:sz w:val="22"/>
                <w:szCs w:val="22"/>
              </w:rPr>
            </w:pPr>
            <w:r w:rsidDel="00000000" w:rsidR="00000000" w:rsidRPr="00000000">
              <w:rPr>
                <w:color w:val="000000"/>
                <w:sz w:val="22"/>
                <w:szCs w:val="22"/>
                <w:rtl w:val="0"/>
              </w:rPr>
              <w:t xml:space="preserve">&lt; .01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8F">
            <w:pPr>
              <w:spacing w:after="0" w:line="240" w:lineRule="auto"/>
              <w:ind w:firstLine="0"/>
              <w:rPr>
                <w:color w:val="000000"/>
                <w:sz w:val="22"/>
                <w:szCs w:val="22"/>
              </w:rPr>
            </w:pPr>
            <w:r w:rsidDel="00000000" w:rsidR="00000000" w:rsidRPr="00000000">
              <w:rPr>
                <w:color w:val="000000"/>
                <w:sz w:val="22"/>
                <w:szCs w:val="22"/>
                <w:rtl w:val="0"/>
              </w:rPr>
              <w:t xml:space="preserve">0.18 (0.31)</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90">
            <w:pPr>
              <w:spacing w:after="0" w:line="240" w:lineRule="auto"/>
              <w:ind w:firstLine="0"/>
              <w:rPr>
                <w:color w:val="000000"/>
                <w:sz w:val="22"/>
                <w:szCs w:val="22"/>
              </w:rPr>
            </w:pPr>
            <w:r w:rsidDel="00000000" w:rsidR="00000000" w:rsidRPr="00000000">
              <w:rPr>
                <w:color w:val="000000"/>
                <w:sz w:val="22"/>
                <w:szCs w:val="22"/>
                <w:rtl w:val="0"/>
              </w:rPr>
              <w:t xml:space="preserve">0.30 (0.31)</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91">
            <w:pPr>
              <w:spacing w:after="0" w:line="240" w:lineRule="auto"/>
              <w:ind w:firstLine="0"/>
              <w:rPr>
                <w:color w:val="000000"/>
                <w:sz w:val="22"/>
                <w:szCs w:val="22"/>
              </w:rPr>
            </w:pPr>
            <w:r w:rsidDel="00000000" w:rsidR="00000000" w:rsidRPr="00000000">
              <w:rPr>
                <w:color w:val="000000"/>
                <w:sz w:val="22"/>
                <w:szCs w:val="22"/>
                <w:rtl w:val="0"/>
              </w:rPr>
              <w:t xml:space="preserve">0.11 (0.34)</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92">
            <w:pPr>
              <w:spacing w:after="0" w:line="240" w:lineRule="auto"/>
              <w:ind w:firstLine="0"/>
              <w:rPr>
                <w:color w:val="000000"/>
                <w:sz w:val="22"/>
                <w:szCs w:val="22"/>
              </w:rPr>
            </w:pPr>
            <w:r w:rsidDel="00000000" w:rsidR="00000000" w:rsidRPr="00000000">
              <w:rPr>
                <w:color w:val="000000"/>
                <w:sz w:val="22"/>
                <w:szCs w:val="22"/>
                <w:rtl w:val="0"/>
              </w:rPr>
              <w:t xml:space="preserve">0.33 (0.34)</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93">
            <w:pPr>
              <w:spacing w:after="0" w:line="240" w:lineRule="auto"/>
              <w:ind w:firstLine="0"/>
              <w:rPr>
                <w:color w:val="000000"/>
                <w:sz w:val="22"/>
                <w:szCs w:val="22"/>
              </w:rPr>
            </w:pPr>
            <w:r w:rsidDel="00000000" w:rsidR="00000000" w:rsidRPr="00000000">
              <w:rPr>
                <w:color w:val="000000"/>
                <w:sz w:val="22"/>
                <w:szCs w:val="22"/>
                <w:rtl w:val="0"/>
              </w:rPr>
              <w:t xml:space="preserve">Gregori-Labarta &amp; Dobkins</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94">
            <w:pPr>
              <w:spacing w:after="0" w:line="240" w:lineRule="auto"/>
              <w:ind w:firstLine="0"/>
              <w:rPr>
                <w:color w:val="000000"/>
                <w:sz w:val="22"/>
                <w:szCs w:val="22"/>
              </w:rPr>
            </w:pPr>
            <w:r w:rsidDel="00000000" w:rsidR="00000000" w:rsidRPr="00000000">
              <w:rPr>
                <w:color w:val="000000"/>
                <w:sz w:val="22"/>
                <w:szCs w:val="22"/>
                <w:rtl w:val="0"/>
              </w:rPr>
              <w:t xml:space="preserve">USA</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95">
            <w:pPr>
              <w:spacing w:after="0" w:line="240" w:lineRule="auto"/>
              <w:ind w:firstLine="0"/>
              <w:rPr>
                <w:color w:val="000000"/>
                <w:sz w:val="22"/>
                <w:szCs w:val="22"/>
              </w:rPr>
            </w:pPr>
            <w:r w:rsidDel="00000000" w:rsidR="00000000" w:rsidRPr="00000000">
              <w:rPr>
                <w:color w:val="000000"/>
                <w:sz w:val="22"/>
                <w:szCs w:val="22"/>
                <w:rtl w:val="0"/>
              </w:rPr>
              <w:t xml:space="preserve">100</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96">
            <w:pPr>
              <w:spacing w:after="0" w:line="240" w:lineRule="auto"/>
              <w:ind w:firstLine="0"/>
              <w:rPr>
                <w:color w:val="000000"/>
                <w:sz w:val="22"/>
                <w:szCs w:val="22"/>
              </w:rPr>
            </w:pPr>
            <w:r w:rsidDel="00000000" w:rsidR="00000000" w:rsidRPr="00000000">
              <w:rPr>
                <w:color w:val="000000"/>
                <w:sz w:val="22"/>
                <w:szCs w:val="22"/>
                <w:rtl w:val="0"/>
              </w:rPr>
              <w:t xml:space="preserve">18-42; 20.81; 2.7</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97">
            <w:pPr>
              <w:spacing w:after="0" w:line="240" w:lineRule="auto"/>
              <w:ind w:firstLine="0"/>
              <w:rPr>
                <w:color w:val="000000"/>
                <w:sz w:val="22"/>
                <w:szCs w:val="22"/>
              </w:rPr>
            </w:pPr>
            <w:r w:rsidDel="00000000" w:rsidR="00000000" w:rsidRPr="00000000">
              <w:rPr>
                <w:color w:val="000000"/>
                <w:sz w:val="22"/>
                <w:szCs w:val="22"/>
                <w:rtl w:val="0"/>
              </w:rPr>
              <w:t xml:space="preserve">16:84:1</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98">
            <w:pPr>
              <w:spacing w:after="0" w:line="240" w:lineRule="auto"/>
              <w:ind w:firstLine="0"/>
              <w:rPr>
                <w:sz w:val="22"/>
                <w:szCs w:val="22"/>
              </w:rPr>
            </w:pPr>
            <w:r w:rsidDel="00000000" w:rsidR="00000000" w:rsidRPr="00000000">
              <w:rPr>
                <w:color w:val="000000"/>
                <w:sz w:val="22"/>
                <w:szCs w:val="22"/>
                <w:rtl w:val="0"/>
              </w:rPr>
              <w:t xml:space="preserve">&lt; .01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99">
            <w:pPr>
              <w:spacing w:after="0" w:line="240" w:lineRule="auto"/>
              <w:ind w:firstLine="0"/>
              <w:rPr>
                <w:color w:val="000000"/>
                <w:sz w:val="22"/>
                <w:szCs w:val="22"/>
              </w:rPr>
            </w:pPr>
            <w:r w:rsidDel="00000000" w:rsidR="00000000" w:rsidRPr="00000000">
              <w:rPr>
                <w:color w:val="000000"/>
                <w:sz w:val="22"/>
                <w:szCs w:val="22"/>
                <w:rtl w:val="0"/>
              </w:rPr>
              <w:t xml:space="preserve">0.20 (0.30)</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9A">
            <w:pPr>
              <w:spacing w:after="0" w:line="240" w:lineRule="auto"/>
              <w:ind w:firstLine="0"/>
              <w:rPr>
                <w:color w:val="000000"/>
                <w:sz w:val="22"/>
                <w:szCs w:val="22"/>
              </w:rPr>
            </w:pPr>
            <w:r w:rsidDel="00000000" w:rsidR="00000000" w:rsidRPr="00000000">
              <w:rPr>
                <w:color w:val="000000"/>
                <w:sz w:val="22"/>
                <w:szCs w:val="22"/>
                <w:rtl w:val="0"/>
              </w:rPr>
              <w:t xml:space="preserve">0.36 (0.30)</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9B">
            <w:pPr>
              <w:spacing w:after="0" w:line="240" w:lineRule="auto"/>
              <w:ind w:firstLine="0"/>
              <w:rPr>
                <w:color w:val="000000"/>
                <w:sz w:val="22"/>
                <w:szCs w:val="22"/>
              </w:rPr>
            </w:pPr>
            <w:r w:rsidDel="00000000" w:rsidR="00000000" w:rsidRPr="00000000">
              <w:rPr>
                <w:color w:val="000000"/>
                <w:sz w:val="22"/>
                <w:szCs w:val="22"/>
                <w:rtl w:val="0"/>
              </w:rPr>
              <w:t xml:space="preserve">0.13 (0.34)</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9C">
            <w:pPr>
              <w:spacing w:after="0" w:line="240" w:lineRule="auto"/>
              <w:ind w:firstLine="0"/>
              <w:rPr>
                <w:color w:val="000000"/>
                <w:sz w:val="22"/>
                <w:szCs w:val="22"/>
              </w:rPr>
            </w:pPr>
            <w:r w:rsidDel="00000000" w:rsidR="00000000" w:rsidRPr="00000000">
              <w:rPr>
                <w:color w:val="000000"/>
                <w:sz w:val="22"/>
                <w:szCs w:val="22"/>
                <w:rtl w:val="0"/>
              </w:rPr>
              <w:t xml:space="preserve">0.30 (0.34)</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9D">
            <w:pPr>
              <w:spacing w:after="0" w:line="240" w:lineRule="auto"/>
              <w:ind w:firstLine="0"/>
              <w:rPr>
                <w:color w:val="000000"/>
                <w:sz w:val="22"/>
                <w:szCs w:val="22"/>
              </w:rPr>
            </w:pPr>
            <w:r w:rsidDel="00000000" w:rsidR="00000000" w:rsidRPr="00000000">
              <w:rPr>
                <w:color w:val="000000"/>
                <w:sz w:val="22"/>
                <w:szCs w:val="22"/>
                <w:rtl w:val="0"/>
              </w:rPr>
              <w:t xml:space="preserve">Hagger et al.</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9E">
            <w:pPr>
              <w:spacing w:after="0" w:line="240" w:lineRule="auto"/>
              <w:ind w:firstLine="0"/>
              <w:rPr>
                <w:color w:val="000000"/>
                <w:sz w:val="22"/>
                <w:szCs w:val="22"/>
              </w:rPr>
            </w:pPr>
            <w:r w:rsidDel="00000000" w:rsidR="00000000" w:rsidRPr="00000000">
              <w:rPr>
                <w:color w:val="000000"/>
                <w:sz w:val="22"/>
                <w:szCs w:val="22"/>
                <w:rtl w:val="0"/>
              </w:rPr>
              <w:t xml:space="preserve">USA</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9F">
            <w:pPr>
              <w:spacing w:after="0" w:line="240" w:lineRule="auto"/>
              <w:ind w:firstLine="0"/>
              <w:rPr>
                <w:color w:val="000000"/>
                <w:sz w:val="22"/>
                <w:szCs w:val="22"/>
              </w:rPr>
            </w:pPr>
            <w:r w:rsidDel="00000000" w:rsidR="00000000" w:rsidRPr="00000000">
              <w:rPr>
                <w:color w:val="000000"/>
                <w:sz w:val="22"/>
                <w:szCs w:val="22"/>
                <w:rtl w:val="0"/>
              </w:rPr>
              <w:t xml:space="preserve">97.7</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A0">
            <w:pPr>
              <w:spacing w:after="0" w:line="240" w:lineRule="auto"/>
              <w:ind w:firstLine="0"/>
              <w:rPr>
                <w:color w:val="000000"/>
                <w:sz w:val="22"/>
                <w:szCs w:val="22"/>
              </w:rPr>
            </w:pPr>
            <w:r w:rsidDel="00000000" w:rsidR="00000000" w:rsidRPr="00000000">
              <w:rPr>
                <w:color w:val="000000"/>
                <w:sz w:val="22"/>
                <w:szCs w:val="22"/>
                <w:rtl w:val="0"/>
              </w:rPr>
              <w:t xml:space="preserve">18-29; 20.12; 1.65</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A1">
            <w:pPr>
              <w:spacing w:after="0" w:line="240" w:lineRule="auto"/>
              <w:ind w:firstLine="0"/>
              <w:rPr>
                <w:color w:val="000000"/>
                <w:sz w:val="22"/>
                <w:szCs w:val="22"/>
              </w:rPr>
            </w:pPr>
            <w:r w:rsidDel="00000000" w:rsidR="00000000" w:rsidRPr="00000000">
              <w:rPr>
                <w:color w:val="000000"/>
                <w:sz w:val="22"/>
                <w:szCs w:val="22"/>
                <w:rtl w:val="0"/>
              </w:rPr>
              <w:t xml:space="preserve">12:72:0</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A2">
            <w:pPr>
              <w:spacing w:after="0" w:line="240" w:lineRule="auto"/>
              <w:ind w:firstLine="0"/>
              <w:rPr>
                <w:sz w:val="22"/>
                <w:szCs w:val="22"/>
              </w:rPr>
            </w:pPr>
            <w:r w:rsidDel="00000000" w:rsidR="00000000" w:rsidRPr="00000000">
              <w:rPr>
                <w:color w:val="000000"/>
                <w:sz w:val="22"/>
                <w:szCs w:val="22"/>
                <w:rtl w:val="0"/>
              </w:rPr>
              <w:t xml:space="preserve">&lt; .01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A3">
            <w:pPr>
              <w:spacing w:after="0" w:line="240" w:lineRule="auto"/>
              <w:ind w:firstLine="0"/>
              <w:rPr>
                <w:color w:val="000000"/>
                <w:sz w:val="22"/>
                <w:szCs w:val="22"/>
              </w:rPr>
            </w:pPr>
            <w:r w:rsidDel="00000000" w:rsidR="00000000" w:rsidRPr="00000000">
              <w:rPr>
                <w:color w:val="000000"/>
                <w:sz w:val="22"/>
                <w:szCs w:val="22"/>
                <w:rtl w:val="0"/>
              </w:rPr>
              <w:t xml:space="preserve">0.10 (0.35)</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A4">
            <w:pPr>
              <w:spacing w:after="0" w:line="240" w:lineRule="auto"/>
              <w:ind w:firstLine="0"/>
              <w:rPr>
                <w:color w:val="000000"/>
                <w:sz w:val="22"/>
                <w:szCs w:val="22"/>
              </w:rPr>
            </w:pPr>
            <w:r w:rsidDel="00000000" w:rsidR="00000000" w:rsidRPr="00000000">
              <w:rPr>
                <w:color w:val="000000"/>
                <w:sz w:val="22"/>
                <w:szCs w:val="22"/>
                <w:rtl w:val="0"/>
              </w:rPr>
              <w:t xml:space="preserve">0.35 (0.35)</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A5">
            <w:pPr>
              <w:spacing w:after="0" w:line="240" w:lineRule="auto"/>
              <w:ind w:firstLine="0"/>
              <w:rPr>
                <w:color w:val="000000"/>
                <w:sz w:val="22"/>
                <w:szCs w:val="22"/>
              </w:rPr>
            </w:pPr>
            <w:r w:rsidDel="00000000" w:rsidR="00000000" w:rsidRPr="00000000">
              <w:rPr>
                <w:color w:val="000000"/>
                <w:sz w:val="22"/>
                <w:szCs w:val="22"/>
                <w:rtl w:val="0"/>
              </w:rPr>
              <w:t xml:space="preserve">0.05 (0.37)</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A6">
            <w:pPr>
              <w:spacing w:after="0" w:line="240" w:lineRule="auto"/>
              <w:ind w:firstLine="0"/>
              <w:rPr>
                <w:color w:val="000000"/>
                <w:sz w:val="22"/>
                <w:szCs w:val="22"/>
              </w:rPr>
            </w:pPr>
            <w:r w:rsidDel="00000000" w:rsidR="00000000" w:rsidRPr="00000000">
              <w:rPr>
                <w:color w:val="000000"/>
                <w:sz w:val="22"/>
                <w:szCs w:val="22"/>
                <w:rtl w:val="0"/>
              </w:rPr>
              <w:t xml:space="preserve">0.33 (0.37)</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A7">
            <w:pPr>
              <w:spacing w:after="0" w:line="240" w:lineRule="auto"/>
              <w:ind w:firstLine="0"/>
              <w:rPr>
                <w:color w:val="000000"/>
                <w:sz w:val="22"/>
                <w:szCs w:val="22"/>
              </w:rPr>
            </w:pPr>
            <w:r w:rsidDel="00000000" w:rsidR="00000000" w:rsidRPr="00000000">
              <w:rPr>
                <w:color w:val="000000"/>
                <w:sz w:val="22"/>
                <w:szCs w:val="22"/>
                <w:rtl w:val="0"/>
              </w:rPr>
              <w:t xml:space="preserve">Hawk</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A8">
            <w:pPr>
              <w:spacing w:after="0" w:line="240" w:lineRule="auto"/>
              <w:ind w:firstLine="0"/>
              <w:rPr>
                <w:color w:val="000000"/>
                <w:sz w:val="22"/>
                <w:szCs w:val="22"/>
              </w:rPr>
            </w:pPr>
            <w:r w:rsidDel="00000000" w:rsidR="00000000" w:rsidRPr="00000000">
              <w:rPr>
                <w:color w:val="000000"/>
                <w:sz w:val="22"/>
                <w:szCs w:val="22"/>
                <w:rtl w:val="0"/>
              </w:rPr>
              <w:t xml:space="preserve">USA</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A9">
            <w:pPr>
              <w:spacing w:after="0" w:line="240" w:lineRule="auto"/>
              <w:ind w:firstLine="0"/>
              <w:rPr>
                <w:color w:val="000000"/>
                <w:sz w:val="22"/>
                <w:szCs w:val="22"/>
              </w:rPr>
            </w:pPr>
            <w:r w:rsidDel="00000000" w:rsidR="00000000" w:rsidRPr="00000000">
              <w:rPr>
                <w:color w:val="000000"/>
                <w:sz w:val="22"/>
                <w:szCs w:val="22"/>
                <w:rtl w:val="0"/>
              </w:rPr>
              <w:t xml:space="preserve">89</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AA">
            <w:pPr>
              <w:spacing w:after="0" w:line="240" w:lineRule="auto"/>
              <w:ind w:firstLine="0"/>
              <w:rPr>
                <w:color w:val="000000"/>
                <w:sz w:val="22"/>
                <w:szCs w:val="22"/>
              </w:rPr>
            </w:pPr>
            <w:r w:rsidDel="00000000" w:rsidR="00000000" w:rsidRPr="00000000">
              <w:rPr>
                <w:color w:val="000000"/>
                <w:sz w:val="22"/>
                <w:szCs w:val="22"/>
                <w:rtl w:val="0"/>
              </w:rPr>
              <w:t xml:space="preserve">18-35; 22.03; 3.44</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AB">
            <w:pPr>
              <w:spacing w:after="0" w:line="240" w:lineRule="auto"/>
              <w:ind w:firstLine="0"/>
              <w:rPr>
                <w:color w:val="000000"/>
                <w:sz w:val="22"/>
                <w:szCs w:val="22"/>
              </w:rPr>
            </w:pPr>
            <w:r w:rsidDel="00000000" w:rsidR="00000000" w:rsidRPr="00000000">
              <w:rPr>
                <w:color w:val="000000"/>
                <w:sz w:val="22"/>
                <w:szCs w:val="22"/>
                <w:rtl w:val="0"/>
              </w:rPr>
              <w:t xml:space="preserve">55:19:7</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AC">
            <w:pPr>
              <w:spacing w:after="0" w:line="240" w:lineRule="auto"/>
              <w:ind w:firstLine="0"/>
              <w:rPr>
                <w:sz w:val="22"/>
                <w:szCs w:val="22"/>
              </w:rPr>
            </w:pPr>
            <w:r w:rsidDel="00000000" w:rsidR="00000000" w:rsidRPr="00000000">
              <w:rPr>
                <w:color w:val="000000"/>
                <w:sz w:val="22"/>
                <w:szCs w:val="22"/>
                <w:rtl w:val="0"/>
              </w:rPr>
              <w:t xml:space="preserve">.01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AD">
            <w:pPr>
              <w:spacing w:after="0" w:line="240" w:lineRule="auto"/>
              <w:ind w:firstLine="0"/>
              <w:rPr>
                <w:color w:val="000000"/>
                <w:sz w:val="22"/>
                <w:szCs w:val="22"/>
              </w:rPr>
            </w:pPr>
            <w:r w:rsidDel="00000000" w:rsidR="00000000" w:rsidRPr="00000000">
              <w:rPr>
                <w:color w:val="000000"/>
                <w:sz w:val="22"/>
                <w:szCs w:val="22"/>
                <w:rtl w:val="0"/>
              </w:rPr>
              <w:t xml:space="preserve">0.15 (0.35)</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AE">
            <w:pPr>
              <w:spacing w:after="0" w:line="240" w:lineRule="auto"/>
              <w:ind w:firstLine="0"/>
              <w:rPr>
                <w:color w:val="000000"/>
                <w:sz w:val="22"/>
                <w:szCs w:val="22"/>
              </w:rPr>
            </w:pPr>
            <w:r w:rsidDel="00000000" w:rsidR="00000000" w:rsidRPr="00000000">
              <w:rPr>
                <w:color w:val="000000"/>
                <w:sz w:val="22"/>
                <w:szCs w:val="22"/>
                <w:rtl w:val="0"/>
              </w:rPr>
              <w:t xml:space="preserve">0.27 (0.35)</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AF">
            <w:pPr>
              <w:spacing w:after="0" w:line="240" w:lineRule="auto"/>
              <w:ind w:firstLine="0"/>
              <w:rPr>
                <w:color w:val="000000"/>
                <w:sz w:val="22"/>
                <w:szCs w:val="22"/>
              </w:rPr>
            </w:pPr>
            <w:r w:rsidDel="00000000" w:rsidR="00000000" w:rsidRPr="00000000">
              <w:rPr>
                <w:color w:val="000000"/>
                <w:sz w:val="22"/>
                <w:szCs w:val="22"/>
                <w:rtl w:val="0"/>
              </w:rPr>
              <w:t xml:space="preserve">0.10 (0.28)</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B0">
            <w:pPr>
              <w:spacing w:after="0" w:line="240" w:lineRule="auto"/>
              <w:ind w:firstLine="0"/>
              <w:rPr>
                <w:color w:val="000000"/>
                <w:sz w:val="22"/>
                <w:szCs w:val="22"/>
              </w:rPr>
            </w:pPr>
            <w:r w:rsidDel="00000000" w:rsidR="00000000" w:rsidRPr="00000000">
              <w:rPr>
                <w:color w:val="000000"/>
                <w:sz w:val="22"/>
                <w:szCs w:val="22"/>
                <w:rtl w:val="0"/>
              </w:rPr>
              <w:t xml:space="preserve">0.16 (0.28)</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B1">
            <w:pPr>
              <w:spacing w:after="0" w:line="240" w:lineRule="auto"/>
              <w:ind w:firstLine="0"/>
              <w:rPr>
                <w:color w:val="000000"/>
                <w:sz w:val="22"/>
                <w:szCs w:val="22"/>
              </w:rPr>
            </w:pPr>
            <w:r w:rsidDel="00000000" w:rsidR="00000000" w:rsidRPr="00000000">
              <w:rPr>
                <w:color w:val="000000"/>
                <w:sz w:val="22"/>
                <w:szCs w:val="22"/>
                <w:rtl w:val="0"/>
              </w:rPr>
              <w:t xml:space="preserve">Hirt et al.</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B2">
            <w:pPr>
              <w:spacing w:after="0" w:line="240" w:lineRule="auto"/>
              <w:ind w:firstLine="0"/>
              <w:rPr>
                <w:color w:val="000000"/>
                <w:sz w:val="22"/>
                <w:szCs w:val="22"/>
              </w:rPr>
            </w:pPr>
            <w:r w:rsidDel="00000000" w:rsidR="00000000" w:rsidRPr="00000000">
              <w:rPr>
                <w:color w:val="000000"/>
                <w:sz w:val="22"/>
                <w:szCs w:val="22"/>
                <w:rtl w:val="0"/>
              </w:rPr>
              <w:t xml:space="preserve">USA</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B3">
            <w:pPr>
              <w:spacing w:after="0" w:line="240" w:lineRule="auto"/>
              <w:ind w:firstLine="0"/>
              <w:rPr>
                <w:color w:val="000000"/>
                <w:sz w:val="22"/>
                <w:szCs w:val="22"/>
              </w:rPr>
            </w:pPr>
            <w:r w:rsidDel="00000000" w:rsidR="00000000" w:rsidRPr="00000000">
              <w:rPr>
                <w:color w:val="000000"/>
                <w:sz w:val="22"/>
                <w:szCs w:val="22"/>
                <w:rtl w:val="0"/>
              </w:rPr>
              <w:t xml:space="preserve">93.6</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B4">
            <w:pPr>
              <w:spacing w:after="0" w:line="240" w:lineRule="auto"/>
              <w:ind w:firstLine="0"/>
              <w:rPr>
                <w:color w:val="000000"/>
                <w:sz w:val="22"/>
                <w:szCs w:val="22"/>
              </w:rPr>
            </w:pPr>
            <w:r w:rsidDel="00000000" w:rsidR="00000000" w:rsidRPr="00000000">
              <w:rPr>
                <w:color w:val="000000"/>
                <w:sz w:val="22"/>
                <w:szCs w:val="22"/>
                <w:rtl w:val="0"/>
              </w:rPr>
              <w:t xml:space="preserve">18-27; 18.97; 1.58</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B5">
            <w:pPr>
              <w:spacing w:after="0" w:line="240" w:lineRule="auto"/>
              <w:ind w:firstLine="0"/>
              <w:rPr>
                <w:color w:val="000000"/>
                <w:sz w:val="22"/>
                <w:szCs w:val="22"/>
              </w:rPr>
            </w:pPr>
            <w:r w:rsidDel="00000000" w:rsidR="00000000" w:rsidRPr="00000000">
              <w:rPr>
                <w:color w:val="000000"/>
                <w:sz w:val="22"/>
                <w:szCs w:val="22"/>
                <w:rtl w:val="0"/>
              </w:rPr>
              <w:t xml:space="preserve">23:64:1</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B6">
            <w:pPr>
              <w:spacing w:after="0" w:line="240" w:lineRule="auto"/>
              <w:ind w:firstLine="0"/>
              <w:rPr>
                <w:sz w:val="22"/>
                <w:szCs w:val="22"/>
              </w:rPr>
            </w:pPr>
            <w:r w:rsidDel="00000000" w:rsidR="00000000" w:rsidRPr="00000000">
              <w:rPr>
                <w:color w:val="000000"/>
                <w:sz w:val="22"/>
                <w:szCs w:val="22"/>
                <w:rtl w:val="0"/>
              </w:rPr>
              <w:t xml:space="preserve">.07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B7">
            <w:pPr>
              <w:spacing w:after="0" w:line="240" w:lineRule="auto"/>
              <w:ind w:firstLine="0"/>
              <w:rPr>
                <w:color w:val="000000"/>
                <w:sz w:val="22"/>
                <w:szCs w:val="22"/>
              </w:rPr>
            </w:pPr>
            <w:r w:rsidDel="00000000" w:rsidR="00000000" w:rsidRPr="00000000">
              <w:rPr>
                <w:color w:val="000000"/>
                <w:sz w:val="22"/>
                <w:szCs w:val="22"/>
                <w:rtl w:val="0"/>
              </w:rPr>
              <w:t xml:space="preserve">0.16 (0.37)</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B8">
            <w:pPr>
              <w:spacing w:after="0" w:line="240" w:lineRule="auto"/>
              <w:ind w:firstLine="0"/>
              <w:rPr>
                <w:color w:val="000000"/>
                <w:sz w:val="22"/>
                <w:szCs w:val="22"/>
              </w:rPr>
            </w:pPr>
            <w:r w:rsidDel="00000000" w:rsidR="00000000" w:rsidRPr="00000000">
              <w:rPr>
                <w:color w:val="000000"/>
                <w:sz w:val="22"/>
                <w:szCs w:val="22"/>
                <w:rtl w:val="0"/>
              </w:rPr>
              <w:t xml:space="preserve">0.25 (0.37)</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B9">
            <w:pPr>
              <w:spacing w:after="0" w:line="240" w:lineRule="auto"/>
              <w:ind w:firstLine="0"/>
              <w:rPr>
                <w:color w:val="000000"/>
                <w:sz w:val="22"/>
                <w:szCs w:val="22"/>
              </w:rPr>
            </w:pPr>
            <w:r w:rsidDel="00000000" w:rsidR="00000000" w:rsidRPr="00000000">
              <w:rPr>
                <w:color w:val="000000"/>
                <w:sz w:val="22"/>
                <w:szCs w:val="22"/>
                <w:rtl w:val="0"/>
              </w:rPr>
              <w:t xml:space="preserve">0.10 (0.35)</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BA">
            <w:pPr>
              <w:spacing w:after="0" w:line="240" w:lineRule="auto"/>
              <w:ind w:firstLine="0"/>
              <w:rPr>
                <w:color w:val="000000"/>
                <w:sz w:val="22"/>
                <w:szCs w:val="22"/>
              </w:rPr>
            </w:pPr>
            <w:r w:rsidDel="00000000" w:rsidR="00000000" w:rsidRPr="00000000">
              <w:rPr>
                <w:color w:val="000000"/>
                <w:sz w:val="22"/>
                <w:szCs w:val="22"/>
                <w:rtl w:val="0"/>
              </w:rPr>
              <w:t xml:space="preserve">0.34 (0.35)</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BB">
            <w:pPr>
              <w:spacing w:after="0" w:line="240" w:lineRule="auto"/>
              <w:ind w:firstLine="0"/>
              <w:rPr>
                <w:color w:val="000000"/>
                <w:sz w:val="22"/>
                <w:szCs w:val="22"/>
              </w:rPr>
            </w:pPr>
            <w:r w:rsidDel="00000000" w:rsidR="00000000" w:rsidRPr="00000000">
              <w:rPr>
                <w:color w:val="000000"/>
                <w:sz w:val="22"/>
                <w:szCs w:val="22"/>
                <w:rtl w:val="0"/>
              </w:rPr>
              <w:t xml:space="preserve">Huss</w:t>
            </w:r>
            <w:sdt>
              <w:sdtPr>
                <w:id w:val="2015054851"/>
                <w:tag w:val="goog_rdk_116"/>
              </w:sdtPr>
              <w:sdtContent>
                <w:ins w:author="Ian Hussey" w:id="62" w:date="2025-09-16T12:36:20Z">
                  <w:r w:rsidDel="00000000" w:rsidR="00000000" w:rsidRPr="00000000">
                    <w:rPr>
                      <w:color w:val="000000"/>
                      <w:sz w:val="22"/>
                      <w:szCs w:val="22"/>
                      <w:rtl w:val="0"/>
                    </w:rPr>
                    <w:t xml:space="preserve">e</w:t>
                  </w:r>
                </w:ins>
              </w:sdtContent>
            </w:sdt>
            <w:r w:rsidDel="00000000" w:rsidR="00000000" w:rsidRPr="00000000">
              <w:rPr>
                <w:color w:val="000000"/>
                <w:sz w:val="22"/>
                <w:szCs w:val="22"/>
                <w:rtl w:val="0"/>
              </w:rPr>
              <w:t xml:space="preserve">y et al.</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BC">
            <w:pPr>
              <w:spacing w:after="0" w:line="240" w:lineRule="auto"/>
              <w:ind w:firstLine="0"/>
              <w:rPr>
                <w:color w:val="000000"/>
                <w:sz w:val="22"/>
                <w:szCs w:val="22"/>
              </w:rPr>
            </w:pPr>
            <w:r w:rsidDel="00000000" w:rsidR="00000000" w:rsidRPr="00000000">
              <w:rPr>
                <w:color w:val="000000"/>
                <w:sz w:val="22"/>
                <w:szCs w:val="22"/>
                <w:rtl w:val="0"/>
              </w:rPr>
              <w:t xml:space="preserve">Switzerland</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BD">
            <w:pPr>
              <w:spacing w:after="0" w:line="240" w:lineRule="auto"/>
              <w:ind w:firstLine="0"/>
              <w:rPr>
                <w:color w:val="000000"/>
                <w:sz w:val="22"/>
                <w:szCs w:val="22"/>
              </w:rPr>
            </w:pPr>
            <w:r w:rsidDel="00000000" w:rsidR="00000000" w:rsidRPr="00000000">
              <w:rPr>
                <w:color w:val="000000"/>
                <w:sz w:val="22"/>
                <w:szCs w:val="22"/>
                <w:rtl w:val="0"/>
              </w:rPr>
              <w:t xml:space="preserve">100</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BE">
            <w:pPr>
              <w:spacing w:after="0" w:line="240" w:lineRule="auto"/>
              <w:ind w:firstLine="0"/>
              <w:rPr>
                <w:color w:val="000000"/>
                <w:sz w:val="22"/>
                <w:szCs w:val="22"/>
              </w:rPr>
            </w:pPr>
            <w:r w:rsidDel="00000000" w:rsidR="00000000" w:rsidRPr="00000000">
              <w:rPr>
                <w:color w:val="000000"/>
                <w:sz w:val="22"/>
                <w:szCs w:val="22"/>
                <w:rtl w:val="0"/>
              </w:rPr>
              <w:t xml:space="preserve">18-52; 22.9; 5.1</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BF">
            <w:pPr>
              <w:spacing w:after="0" w:line="240" w:lineRule="auto"/>
              <w:ind w:firstLine="0"/>
              <w:rPr>
                <w:color w:val="000000"/>
                <w:sz w:val="22"/>
                <w:szCs w:val="22"/>
              </w:rPr>
            </w:pPr>
            <w:r w:rsidDel="00000000" w:rsidR="00000000" w:rsidRPr="00000000">
              <w:rPr>
                <w:color w:val="000000"/>
                <w:sz w:val="22"/>
                <w:szCs w:val="22"/>
                <w:rtl w:val="0"/>
              </w:rPr>
              <w:t xml:space="preserve">22:58:0</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C0">
            <w:pPr>
              <w:spacing w:after="0" w:line="240" w:lineRule="auto"/>
              <w:ind w:firstLine="0"/>
              <w:rPr>
                <w:sz w:val="22"/>
                <w:szCs w:val="22"/>
              </w:rPr>
            </w:pPr>
            <w:r w:rsidDel="00000000" w:rsidR="00000000" w:rsidRPr="00000000">
              <w:rPr>
                <w:color w:val="000000"/>
                <w:sz w:val="22"/>
                <w:szCs w:val="22"/>
                <w:rtl w:val="0"/>
              </w:rPr>
              <w:t xml:space="preserve">&lt; .01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C1">
            <w:pPr>
              <w:spacing w:after="0" w:line="240" w:lineRule="auto"/>
              <w:ind w:firstLine="0"/>
              <w:rPr>
                <w:color w:val="000000"/>
                <w:sz w:val="22"/>
                <w:szCs w:val="22"/>
              </w:rPr>
            </w:pPr>
            <w:r w:rsidDel="00000000" w:rsidR="00000000" w:rsidRPr="00000000">
              <w:rPr>
                <w:color w:val="000000"/>
                <w:sz w:val="22"/>
                <w:szCs w:val="22"/>
                <w:rtl w:val="0"/>
              </w:rPr>
              <w:t xml:space="preserve">0.16 (0.34)</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C2">
            <w:pPr>
              <w:spacing w:after="0" w:line="240" w:lineRule="auto"/>
              <w:ind w:firstLine="0"/>
              <w:rPr>
                <w:color w:val="000000"/>
                <w:sz w:val="22"/>
                <w:szCs w:val="22"/>
              </w:rPr>
            </w:pPr>
            <w:r w:rsidDel="00000000" w:rsidR="00000000" w:rsidRPr="00000000">
              <w:rPr>
                <w:color w:val="000000"/>
                <w:sz w:val="22"/>
                <w:szCs w:val="22"/>
                <w:rtl w:val="0"/>
              </w:rPr>
              <w:t xml:space="preserve">0.30 (0.34)</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C3">
            <w:pPr>
              <w:spacing w:after="0" w:line="240" w:lineRule="auto"/>
              <w:ind w:firstLine="0"/>
              <w:rPr>
                <w:color w:val="000000"/>
                <w:sz w:val="22"/>
                <w:szCs w:val="22"/>
              </w:rPr>
            </w:pPr>
            <w:r w:rsidDel="00000000" w:rsidR="00000000" w:rsidRPr="00000000">
              <w:rPr>
                <w:color w:val="000000"/>
                <w:sz w:val="22"/>
                <w:szCs w:val="22"/>
                <w:rtl w:val="0"/>
              </w:rPr>
              <w:t xml:space="preserve">0.10 (0.32)</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C4">
            <w:pPr>
              <w:spacing w:after="0" w:line="240" w:lineRule="auto"/>
              <w:ind w:firstLine="0"/>
              <w:rPr>
                <w:color w:val="000000"/>
                <w:sz w:val="22"/>
                <w:szCs w:val="22"/>
              </w:rPr>
            </w:pPr>
            <w:r w:rsidDel="00000000" w:rsidR="00000000" w:rsidRPr="00000000">
              <w:rPr>
                <w:color w:val="000000"/>
                <w:sz w:val="22"/>
                <w:szCs w:val="22"/>
                <w:rtl w:val="0"/>
              </w:rPr>
              <w:t xml:space="preserve">0.25 (0.32)</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C5">
            <w:pPr>
              <w:spacing w:after="0" w:line="240" w:lineRule="auto"/>
              <w:ind w:firstLine="0"/>
              <w:rPr>
                <w:color w:val="000000"/>
                <w:sz w:val="22"/>
                <w:szCs w:val="22"/>
              </w:rPr>
            </w:pPr>
            <w:sdt>
              <w:sdtPr>
                <w:id w:val="1327759698"/>
                <w:tag w:val="goog_rdk_117"/>
              </w:sdtPr>
              <w:sdtContent>
                <w:commentRangeStart w:id="7"/>
              </w:sdtContent>
            </w:sdt>
            <w:r w:rsidDel="00000000" w:rsidR="00000000" w:rsidRPr="00000000">
              <w:rPr>
                <w:color w:val="000000"/>
                <w:sz w:val="22"/>
                <w:szCs w:val="22"/>
                <w:rtl w:val="0"/>
              </w:rPr>
              <w:t xml:space="preserve">Hüffmeier et al.</w:t>
            </w:r>
            <w:commentRangeEnd w:id="7"/>
            <w:r w:rsidDel="00000000" w:rsidR="00000000" w:rsidRPr="00000000">
              <w:commentReference w:id="7"/>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C6">
            <w:pPr>
              <w:spacing w:after="0" w:line="240" w:lineRule="auto"/>
              <w:ind w:firstLine="0"/>
              <w:rPr>
                <w:color w:val="000000"/>
                <w:sz w:val="22"/>
                <w:szCs w:val="22"/>
              </w:rPr>
            </w:pPr>
            <w:r w:rsidDel="00000000" w:rsidR="00000000" w:rsidRPr="00000000">
              <w:rPr>
                <w:color w:val="000000"/>
                <w:sz w:val="22"/>
                <w:szCs w:val="22"/>
                <w:rtl w:val="0"/>
              </w:rPr>
              <w:t xml:space="preserve">Germany</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C7">
            <w:pPr>
              <w:spacing w:after="0" w:line="240" w:lineRule="auto"/>
              <w:ind w:firstLine="0"/>
              <w:rPr>
                <w:color w:val="000000"/>
                <w:sz w:val="22"/>
                <w:szCs w:val="22"/>
              </w:rPr>
            </w:pPr>
            <w:r w:rsidDel="00000000" w:rsidR="00000000" w:rsidRPr="00000000">
              <w:rPr>
                <w:color w:val="000000"/>
                <w:sz w:val="22"/>
                <w:szCs w:val="22"/>
                <w:rtl w:val="0"/>
              </w:rPr>
              <w:t xml:space="preserve">100</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C8">
            <w:pPr>
              <w:spacing w:after="0" w:line="240" w:lineRule="auto"/>
              <w:ind w:firstLine="0"/>
              <w:rPr>
                <w:color w:val="000000"/>
                <w:sz w:val="22"/>
                <w:szCs w:val="22"/>
              </w:rPr>
            </w:pPr>
            <w:r w:rsidDel="00000000" w:rsidR="00000000" w:rsidRPr="00000000">
              <w:rPr>
                <w:color w:val="000000"/>
                <w:sz w:val="22"/>
                <w:szCs w:val="22"/>
                <w:rtl w:val="0"/>
              </w:rPr>
              <w:t xml:space="preserve">18-32; 22.11; 3.32</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C9">
            <w:pPr>
              <w:spacing w:after="0" w:line="240" w:lineRule="auto"/>
              <w:ind w:firstLine="0"/>
              <w:rPr>
                <w:color w:val="000000"/>
                <w:sz w:val="22"/>
                <w:szCs w:val="22"/>
              </w:rPr>
            </w:pPr>
            <w:r w:rsidDel="00000000" w:rsidR="00000000" w:rsidRPr="00000000">
              <w:rPr>
                <w:color w:val="000000"/>
                <w:sz w:val="22"/>
                <w:szCs w:val="22"/>
                <w:rtl w:val="0"/>
              </w:rPr>
              <w:t xml:space="preserve">13:67:0</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CA">
            <w:pPr>
              <w:spacing w:after="0" w:line="240" w:lineRule="auto"/>
              <w:ind w:firstLine="0"/>
              <w:rPr>
                <w:sz w:val="22"/>
                <w:szCs w:val="22"/>
              </w:rPr>
            </w:pPr>
            <w:r w:rsidDel="00000000" w:rsidR="00000000" w:rsidRPr="00000000">
              <w:rPr>
                <w:color w:val="000000"/>
                <w:sz w:val="22"/>
                <w:szCs w:val="22"/>
                <w:rtl w:val="0"/>
              </w:rPr>
              <w:t xml:space="preserve">.01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CB">
            <w:pPr>
              <w:spacing w:after="0" w:line="240" w:lineRule="auto"/>
              <w:ind w:firstLine="0"/>
              <w:rPr>
                <w:color w:val="000000"/>
                <w:sz w:val="22"/>
                <w:szCs w:val="22"/>
              </w:rPr>
            </w:pPr>
            <w:r w:rsidDel="00000000" w:rsidR="00000000" w:rsidRPr="00000000">
              <w:rPr>
                <w:color w:val="000000"/>
                <w:sz w:val="22"/>
                <w:szCs w:val="22"/>
                <w:rtl w:val="0"/>
              </w:rPr>
              <w:t xml:space="preserve">0.</w:t>
            </w:r>
            <w:sdt>
              <w:sdtPr>
                <w:id w:val="1297554465"/>
                <w:tag w:val="goog_rdk_118"/>
              </w:sdtPr>
              <w:sdtContent>
                <w:ins w:author="Kai Qin Chan" w:id="63" w:date="2025-09-18T02:32:15Z">
                  <w:r w:rsidDel="00000000" w:rsidR="00000000" w:rsidRPr="00000000">
                    <w:rPr>
                      <w:color w:val="000000"/>
                      <w:sz w:val="22"/>
                      <w:szCs w:val="22"/>
                      <w:rtl w:val="0"/>
                    </w:rPr>
                    <w:t xml:space="preserve">07</w:t>
                  </w:r>
                </w:ins>
              </w:sdtContent>
            </w:sdt>
            <w:sdt>
              <w:sdtPr>
                <w:id w:val="-1639864697"/>
                <w:tag w:val="goog_rdk_119"/>
              </w:sdtPr>
              <w:sdtContent>
                <w:del w:author="Kai Qin Chan" w:id="63" w:date="2025-09-18T02:32:15Z">
                  <w:r w:rsidDel="00000000" w:rsidR="00000000" w:rsidRPr="00000000">
                    <w:rPr>
                      <w:color w:val="000000"/>
                      <w:sz w:val="22"/>
                      <w:szCs w:val="22"/>
                      <w:rtl w:val="0"/>
                    </w:rPr>
                    <w:delText xml:space="preserve">94</w:delText>
                  </w:r>
                </w:del>
              </w:sdtContent>
            </w:sdt>
            <w:r w:rsidDel="00000000" w:rsidR="00000000" w:rsidRPr="00000000">
              <w:rPr>
                <w:color w:val="000000"/>
                <w:sz w:val="22"/>
                <w:szCs w:val="22"/>
                <w:rtl w:val="0"/>
              </w:rPr>
              <w:t xml:space="preserve"> (0.</w:t>
            </w:r>
            <w:sdt>
              <w:sdtPr>
                <w:id w:val="1204816861"/>
                <w:tag w:val="goog_rdk_120"/>
              </w:sdtPr>
              <w:sdtContent>
                <w:ins w:author="Kai Qin Chan" w:id="64" w:date="2025-09-18T02:32:30Z"/>
                <w:sdt>
                  <w:sdtPr>
                    <w:id w:val="-432709020"/>
                    <w:tag w:val="goog_rdk_121"/>
                  </w:sdtPr>
                  <w:sdtContent>
                    <w:ins w:author="Kai Qin Chan" w:id="64" w:date="2025-09-18T02:32:30Z">
                      <w:r w:rsidDel="00000000" w:rsidR="00000000" w:rsidRPr="00000000">
                        <w:rPr>
                          <w:sz w:val="22"/>
                          <w:szCs w:val="22"/>
                          <w:rtl w:val="0"/>
                          <w:rPrChange w:author="Kai Qin Chan" w:id="65" w:date="2025-09-18T02:32:30Z">
                            <w:rPr>
                              <w:color w:val="000000"/>
                              <w:sz w:val="22"/>
                              <w:szCs w:val="22"/>
                            </w:rPr>
                          </w:rPrChange>
                        </w:rPr>
                        <w:t xml:space="preserve">35</w:t>
                      </w:r>
                    </w:ins>
                  </w:sdtContent>
                </w:sdt>
                <w:ins w:author="Kai Qin Chan" w:id="64" w:date="2025-09-18T02:32:30Z"/>
              </w:sdtContent>
            </w:sdt>
            <w:sdt>
              <w:sdtPr>
                <w:id w:val="1942672870"/>
                <w:tag w:val="goog_rdk_122"/>
              </w:sdtPr>
              <w:sdtContent>
                <w:del w:author="Kai Qin Chan" w:id="64" w:date="2025-09-18T02:32:30Z">
                  <w:r w:rsidDel="00000000" w:rsidR="00000000" w:rsidRPr="00000000">
                    <w:rPr>
                      <w:color w:val="000000"/>
                      <w:sz w:val="22"/>
                      <w:szCs w:val="22"/>
                      <w:rtl w:val="0"/>
                    </w:rPr>
                    <w:delText xml:space="preserve">08</w:delText>
                  </w:r>
                </w:del>
              </w:sdtContent>
            </w:sdt>
            <w:r w:rsidDel="00000000" w:rsidR="00000000" w:rsidRPr="00000000">
              <w:rPr>
                <w:color w:val="000000"/>
                <w:sz w:val="22"/>
                <w:szCs w:val="22"/>
                <w:rtl w:val="0"/>
              </w:rPr>
              <w:t xml:space="preserve">)</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CC">
            <w:pPr>
              <w:spacing w:after="0" w:line="240" w:lineRule="auto"/>
              <w:ind w:firstLine="0"/>
              <w:rPr>
                <w:color w:val="000000"/>
                <w:sz w:val="22"/>
                <w:szCs w:val="22"/>
              </w:rPr>
            </w:pPr>
            <w:r w:rsidDel="00000000" w:rsidR="00000000" w:rsidRPr="00000000">
              <w:rPr>
                <w:color w:val="000000"/>
                <w:sz w:val="22"/>
                <w:szCs w:val="22"/>
                <w:rtl w:val="0"/>
              </w:rPr>
              <w:t xml:space="preserve">0.</w:t>
            </w:r>
            <w:sdt>
              <w:sdtPr>
                <w:id w:val="1874591375"/>
                <w:tag w:val="goog_rdk_123"/>
              </w:sdtPr>
              <w:sdtContent>
                <w:del w:author="Kai Qin Chan" w:id="66" w:date="2025-09-18T02:32:36Z">
                  <w:r w:rsidDel="00000000" w:rsidR="00000000" w:rsidRPr="00000000">
                    <w:rPr>
                      <w:color w:val="000000"/>
                      <w:sz w:val="22"/>
                      <w:szCs w:val="22"/>
                      <w:rtl w:val="0"/>
                    </w:rPr>
                    <w:delText xml:space="preserve">99</w:delText>
                  </w:r>
                </w:del>
              </w:sdtContent>
            </w:sdt>
            <w:sdt>
              <w:sdtPr>
                <w:id w:val="1743545448"/>
                <w:tag w:val="goog_rdk_124"/>
              </w:sdtPr>
              <w:sdtContent>
                <w:ins w:author="Kai Qin Chan" w:id="66" w:date="2025-09-18T02:32:36Z"/>
                <w:sdt>
                  <w:sdtPr>
                    <w:id w:val="-1545422355"/>
                    <w:tag w:val="goog_rdk_125"/>
                  </w:sdtPr>
                  <w:sdtContent>
                    <w:ins w:author="Kai Qin Chan" w:id="66" w:date="2025-09-18T02:32:36Z">
                      <w:r w:rsidDel="00000000" w:rsidR="00000000" w:rsidRPr="00000000">
                        <w:rPr>
                          <w:sz w:val="22"/>
                          <w:szCs w:val="22"/>
                          <w:rtl w:val="0"/>
                          <w:rPrChange w:author="Kai Qin Chan" w:id="67" w:date="2025-09-18T02:32:36Z">
                            <w:rPr>
                              <w:color w:val="000000"/>
                              <w:sz w:val="22"/>
                              <w:szCs w:val="22"/>
                            </w:rPr>
                          </w:rPrChange>
                        </w:rPr>
                        <w:t xml:space="preserve">32</w:t>
                      </w:r>
                    </w:ins>
                  </w:sdtContent>
                </w:sdt>
                <w:ins w:author="Kai Qin Chan" w:id="66" w:date="2025-09-18T02:32:36Z"/>
              </w:sdtContent>
            </w:sdt>
            <w:r w:rsidDel="00000000" w:rsidR="00000000" w:rsidRPr="00000000">
              <w:rPr>
                <w:color w:val="000000"/>
                <w:sz w:val="22"/>
                <w:szCs w:val="22"/>
                <w:rtl w:val="0"/>
              </w:rPr>
              <w:t xml:space="preserve"> (0.</w:t>
            </w:r>
            <w:sdt>
              <w:sdtPr>
                <w:id w:val="840916216"/>
                <w:tag w:val="goog_rdk_126"/>
              </w:sdtPr>
              <w:sdtContent>
                <w:del w:author="Kai Qin Chan" w:id="68" w:date="2025-09-18T02:32:39Z">
                  <w:r w:rsidDel="00000000" w:rsidR="00000000" w:rsidRPr="00000000">
                    <w:rPr>
                      <w:color w:val="000000"/>
                      <w:sz w:val="22"/>
                      <w:szCs w:val="22"/>
                      <w:rtl w:val="0"/>
                    </w:rPr>
                    <w:delText xml:space="preserve">08</w:delText>
                  </w:r>
                </w:del>
              </w:sdtContent>
            </w:sdt>
            <w:sdt>
              <w:sdtPr>
                <w:id w:val="85045549"/>
                <w:tag w:val="goog_rdk_127"/>
              </w:sdtPr>
              <w:sdtContent>
                <w:ins w:author="Kai Qin Chan" w:id="68" w:date="2025-09-18T02:32:39Z"/>
                <w:sdt>
                  <w:sdtPr>
                    <w:id w:val="1216329211"/>
                    <w:tag w:val="goog_rdk_128"/>
                  </w:sdtPr>
                  <w:sdtContent>
                    <w:ins w:author="Kai Qin Chan" w:id="68" w:date="2025-09-18T02:32:39Z">
                      <w:r w:rsidDel="00000000" w:rsidR="00000000" w:rsidRPr="00000000">
                        <w:rPr>
                          <w:sz w:val="22"/>
                          <w:szCs w:val="22"/>
                          <w:rtl w:val="0"/>
                          <w:rPrChange w:author="Kai Qin Chan" w:id="69" w:date="2025-09-18T02:32:39Z">
                            <w:rPr>
                              <w:color w:val="000000"/>
                              <w:sz w:val="22"/>
                              <w:szCs w:val="22"/>
                            </w:rPr>
                          </w:rPrChange>
                        </w:rPr>
                        <w:t xml:space="preserve">35</w:t>
                      </w:r>
                    </w:ins>
                  </w:sdtContent>
                </w:sdt>
                <w:ins w:author="Kai Qin Chan" w:id="68" w:date="2025-09-18T02:32:39Z"/>
              </w:sdtContent>
            </w:sdt>
            <w:r w:rsidDel="00000000" w:rsidR="00000000" w:rsidRPr="00000000">
              <w:rPr>
                <w:color w:val="000000"/>
                <w:sz w:val="22"/>
                <w:szCs w:val="22"/>
                <w:rtl w:val="0"/>
              </w:rPr>
              <w:t xml:space="preserve">)</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CD">
            <w:pPr>
              <w:spacing w:after="0" w:line="240" w:lineRule="auto"/>
              <w:ind w:firstLine="0"/>
              <w:rPr>
                <w:color w:val="000000"/>
                <w:sz w:val="22"/>
                <w:szCs w:val="22"/>
              </w:rPr>
            </w:pPr>
            <w:r w:rsidDel="00000000" w:rsidR="00000000" w:rsidRPr="00000000">
              <w:rPr>
                <w:color w:val="000000"/>
                <w:sz w:val="22"/>
                <w:szCs w:val="22"/>
                <w:rtl w:val="0"/>
              </w:rPr>
              <w:t xml:space="preserve">0.</w:t>
            </w:r>
            <w:sdt>
              <w:sdtPr>
                <w:id w:val="51788235"/>
                <w:tag w:val="goog_rdk_129"/>
              </w:sdtPr>
              <w:sdtContent>
                <w:del w:author="Kai Qin Chan" w:id="70" w:date="2025-09-18T02:32:44Z">
                  <w:r w:rsidDel="00000000" w:rsidR="00000000" w:rsidRPr="00000000">
                    <w:rPr>
                      <w:color w:val="000000"/>
                      <w:sz w:val="22"/>
                      <w:szCs w:val="22"/>
                      <w:rtl w:val="0"/>
                    </w:rPr>
                    <w:delText xml:space="preserve">96</w:delText>
                  </w:r>
                </w:del>
              </w:sdtContent>
            </w:sdt>
            <w:sdt>
              <w:sdtPr>
                <w:id w:val="77066535"/>
                <w:tag w:val="goog_rdk_130"/>
              </w:sdtPr>
              <w:sdtContent>
                <w:ins w:author="Kai Qin Chan" w:id="70" w:date="2025-09-18T02:32:44Z"/>
                <w:sdt>
                  <w:sdtPr>
                    <w:id w:val="854908628"/>
                    <w:tag w:val="goog_rdk_131"/>
                  </w:sdtPr>
                  <w:sdtContent>
                    <w:ins w:author="Kai Qin Chan" w:id="70" w:date="2025-09-18T02:32:44Z">
                      <w:r w:rsidDel="00000000" w:rsidR="00000000" w:rsidRPr="00000000">
                        <w:rPr>
                          <w:sz w:val="22"/>
                          <w:szCs w:val="22"/>
                          <w:rtl w:val="0"/>
                          <w:rPrChange w:author="Kai Qin Chan" w:id="71" w:date="2025-09-18T02:32:44Z">
                            <w:rPr>
                              <w:color w:val="000000"/>
                              <w:sz w:val="22"/>
                              <w:szCs w:val="22"/>
                            </w:rPr>
                          </w:rPrChange>
                        </w:rPr>
                        <w:t xml:space="preserve">09</w:t>
                      </w:r>
                    </w:ins>
                  </w:sdtContent>
                </w:sdt>
                <w:ins w:author="Kai Qin Chan" w:id="70" w:date="2025-09-18T02:32:44Z"/>
              </w:sdtContent>
            </w:sdt>
            <w:r w:rsidDel="00000000" w:rsidR="00000000" w:rsidRPr="00000000">
              <w:rPr>
                <w:color w:val="000000"/>
                <w:sz w:val="22"/>
                <w:szCs w:val="22"/>
                <w:rtl w:val="0"/>
              </w:rPr>
              <w:t xml:space="preserve"> (0.</w:t>
            </w:r>
            <w:sdt>
              <w:sdtPr>
                <w:id w:val="266389440"/>
                <w:tag w:val="goog_rdk_132"/>
              </w:sdtPr>
              <w:sdtContent>
                <w:del w:author="Kai Qin Chan" w:id="72" w:date="2025-09-18T02:32:50Z">
                  <w:r w:rsidDel="00000000" w:rsidR="00000000" w:rsidRPr="00000000">
                    <w:rPr>
                      <w:color w:val="000000"/>
                      <w:sz w:val="22"/>
                      <w:szCs w:val="22"/>
                      <w:rtl w:val="0"/>
                    </w:rPr>
                    <w:delText xml:space="preserve">13</w:delText>
                  </w:r>
                </w:del>
              </w:sdtContent>
            </w:sdt>
            <w:sdt>
              <w:sdtPr>
                <w:id w:val="194114411"/>
                <w:tag w:val="goog_rdk_133"/>
              </w:sdtPr>
              <w:sdtContent>
                <w:ins w:author="Kai Qin Chan" w:id="72" w:date="2025-09-18T02:32:50Z"/>
                <w:sdt>
                  <w:sdtPr>
                    <w:id w:val="1714250672"/>
                    <w:tag w:val="goog_rdk_134"/>
                  </w:sdtPr>
                  <w:sdtContent>
                    <w:ins w:author="Kai Qin Chan" w:id="72" w:date="2025-09-18T02:32:50Z">
                      <w:r w:rsidDel="00000000" w:rsidR="00000000" w:rsidRPr="00000000">
                        <w:rPr>
                          <w:sz w:val="22"/>
                          <w:szCs w:val="22"/>
                          <w:rtl w:val="0"/>
                          <w:rPrChange w:author="Kai Qin Chan" w:id="73" w:date="2025-09-18T02:32:50Z">
                            <w:rPr>
                              <w:color w:val="000000"/>
                              <w:sz w:val="22"/>
                              <w:szCs w:val="22"/>
                            </w:rPr>
                          </w:rPrChange>
                        </w:rPr>
                        <w:t xml:space="preserve">31</w:t>
                      </w:r>
                    </w:ins>
                  </w:sdtContent>
                </w:sdt>
                <w:ins w:author="Kai Qin Chan" w:id="72" w:date="2025-09-18T02:32:50Z"/>
              </w:sdtContent>
            </w:sdt>
            <w:r w:rsidDel="00000000" w:rsidR="00000000" w:rsidRPr="00000000">
              <w:rPr>
                <w:color w:val="000000"/>
                <w:sz w:val="22"/>
                <w:szCs w:val="22"/>
                <w:rtl w:val="0"/>
              </w:rPr>
              <w:t xml:space="preserve">)</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CE">
            <w:pPr>
              <w:spacing w:after="0" w:line="240" w:lineRule="auto"/>
              <w:ind w:firstLine="0"/>
              <w:rPr>
                <w:color w:val="000000"/>
                <w:sz w:val="22"/>
                <w:szCs w:val="22"/>
              </w:rPr>
            </w:pPr>
            <w:r w:rsidDel="00000000" w:rsidR="00000000" w:rsidRPr="00000000">
              <w:rPr>
                <w:color w:val="000000"/>
                <w:sz w:val="22"/>
                <w:szCs w:val="22"/>
                <w:rtl w:val="0"/>
              </w:rPr>
              <w:t xml:space="preserve">0.</w:t>
            </w:r>
            <w:sdt>
              <w:sdtPr>
                <w:id w:val="-709168420"/>
                <w:tag w:val="goog_rdk_135"/>
              </w:sdtPr>
              <w:sdtContent>
                <w:del w:author="Kai Qin Chan" w:id="74" w:date="2025-09-18T02:32:55Z">
                  <w:r w:rsidDel="00000000" w:rsidR="00000000" w:rsidRPr="00000000">
                    <w:rPr>
                      <w:color w:val="000000"/>
                      <w:sz w:val="22"/>
                      <w:szCs w:val="22"/>
                      <w:rtl w:val="0"/>
                    </w:rPr>
                    <w:delText xml:space="preserve">96</w:delText>
                  </w:r>
                </w:del>
              </w:sdtContent>
            </w:sdt>
            <w:sdt>
              <w:sdtPr>
                <w:id w:val="1790668939"/>
                <w:tag w:val="goog_rdk_136"/>
              </w:sdtPr>
              <w:sdtContent>
                <w:ins w:author="Kai Qin Chan" w:id="74" w:date="2025-09-18T02:32:55Z"/>
                <w:sdt>
                  <w:sdtPr>
                    <w:id w:val="-1609949471"/>
                    <w:tag w:val="goog_rdk_137"/>
                  </w:sdtPr>
                  <w:sdtContent>
                    <w:ins w:author="Kai Qin Chan" w:id="74" w:date="2025-09-18T02:32:55Z">
                      <w:r w:rsidDel="00000000" w:rsidR="00000000" w:rsidRPr="00000000">
                        <w:rPr>
                          <w:sz w:val="22"/>
                          <w:szCs w:val="22"/>
                          <w:rtl w:val="0"/>
                          <w:rPrChange w:author="Kai Qin Chan" w:id="75" w:date="2025-09-18T02:32:55Z">
                            <w:rPr>
                              <w:color w:val="000000"/>
                              <w:sz w:val="22"/>
                              <w:szCs w:val="22"/>
                            </w:rPr>
                          </w:rPrChange>
                        </w:rPr>
                        <w:t xml:space="preserve">32</w:t>
                      </w:r>
                    </w:ins>
                  </w:sdtContent>
                </w:sdt>
                <w:ins w:author="Kai Qin Chan" w:id="74" w:date="2025-09-18T02:32:55Z"/>
              </w:sdtContent>
            </w:sdt>
            <w:r w:rsidDel="00000000" w:rsidR="00000000" w:rsidRPr="00000000">
              <w:rPr>
                <w:color w:val="000000"/>
                <w:sz w:val="22"/>
                <w:szCs w:val="22"/>
                <w:rtl w:val="0"/>
              </w:rPr>
              <w:t xml:space="preserve"> (0.</w:t>
            </w:r>
            <w:sdt>
              <w:sdtPr>
                <w:id w:val="-801135251"/>
                <w:tag w:val="goog_rdk_138"/>
              </w:sdtPr>
              <w:sdtContent>
                <w:del w:author="Kai Qin Chan" w:id="76" w:date="2025-09-18T02:33:00Z">
                  <w:r w:rsidDel="00000000" w:rsidR="00000000" w:rsidRPr="00000000">
                    <w:rPr>
                      <w:color w:val="000000"/>
                      <w:sz w:val="22"/>
                      <w:szCs w:val="22"/>
                      <w:rtl w:val="0"/>
                    </w:rPr>
                    <w:delText xml:space="preserve">13</w:delText>
                  </w:r>
                </w:del>
              </w:sdtContent>
            </w:sdt>
            <w:sdt>
              <w:sdtPr>
                <w:id w:val="281088619"/>
                <w:tag w:val="goog_rdk_139"/>
              </w:sdtPr>
              <w:sdtContent>
                <w:ins w:author="Kai Qin Chan" w:id="76" w:date="2025-09-18T02:33:00Z"/>
                <w:sdt>
                  <w:sdtPr>
                    <w:id w:val="1757186890"/>
                    <w:tag w:val="goog_rdk_140"/>
                  </w:sdtPr>
                  <w:sdtContent>
                    <w:ins w:author="Kai Qin Chan" w:id="76" w:date="2025-09-18T02:33:00Z">
                      <w:r w:rsidDel="00000000" w:rsidR="00000000" w:rsidRPr="00000000">
                        <w:rPr>
                          <w:sz w:val="22"/>
                          <w:szCs w:val="22"/>
                          <w:rtl w:val="0"/>
                          <w:rPrChange w:author="Kai Qin Chan" w:id="77" w:date="2025-09-18T02:33:00Z">
                            <w:rPr>
                              <w:color w:val="000000"/>
                              <w:sz w:val="22"/>
                              <w:szCs w:val="22"/>
                            </w:rPr>
                          </w:rPrChange>
                        </w:rPr>
                        <w:t xml:space="preserve">31</w:t>
                      </w:r>
                    </w:ins>
                  </w:sdtContent>
                </w:sdt>
                <w:ins w:author="Kai Qin Chan" w:id="76" w:date="2025-09-18T02:33:00Z"/>
              </w:sdtContent>
            </w:sdt>
            <w:r w:rsidDel="00000000" w:rsidR="00000000" w:rsidRPr="00000000">
              <w:rPr>
                <w:color w:val="000000"/>
                <w:sz w:val="22"/>
                <w:szCs w:val="22"/>
                <w:rtl w:val="0"/>
              </w:rPr>
              <w:t xml:space="preserve">)</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CF">
            <w:pPr>
              <w:spacing w:after="0" w:line="240" w:lineRule="auto"/>
              <w:ind w:firstLine="0"/>
              <w:rPr>
                <w:color w:val="000000"/>
                <w:sz w:val="22"/>
                <w:szCs w:val="22"/>
              </w:rPr>
            </w:pPr>
            <w:r w:rsidDel="00000000" w:rsidR="00000000" w:rsidRPr="00000000">
              <w:rPr>
                <w:color w:val="000000"/>
                <w:sz w:val="22"/>
                <w:szCs w:val="22"/>
                <w:rtl w:val="0"/>
              </w:rPr>
              <w:t xml:space="preserve">Isloi et al.</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D0">
            <w:pPr>
              <w:spacing w:after="0" w:line="240" w:lineRule="auto"/>
              <w:ind w:firstLine="0"/>
              <w:rPr>
                <w:color w:val="000000"/>
                <w:sz w:val="22"/>
                <w:szCs w:val="22"/>
              </w:rPr>
            </w:pPr>
            <w:r w:rsidDel="00000000" w:rsidR="00000000" w:rsidRPr="00000000">
              <w:rPr>
                <w:color w:val="000000"/>
                <w:sz w:val="22"/>
                <w:szCs w:val="22"/>
                <w:rtl w:val="0"/>
              </w:rPr>
              <w:t xml:space="preserve">Romania</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D1">
            <w:pPr>
              <w:spacing w:after="0" w:line="240" w:lineRule="auto"/>
              <w:ind w:firstLine="0"/>
              <w:rPr>
                <w:color w:val="000000"/>
                <w:sz w:val="22"/>
                <w:szCs w:val="22"/>
              </w:rPr>
            </w:pPr>
            <w:r w:rsidDel="00000000" w:rsidR="00000000" w:rsidRPr="00000000">
              <w:rPr>
                <w:color w:val="000000"/>
                <w:sz w:val="22"/>
                <w:szCs w:val="22"/>
                <w:rtl w:val="0"/>
              </w:rPr>
              <w:t xml:space="preserve">99</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D2">
            <w:pPr>
              <w:spacing w:after="0" w:line="240" w:lineRule="auto"/>
              <w:ind w:firstLine="0"/>
              <w:rPr>
                <w:color w:val="000000"/>
                <w:sz w:val="22"/>
                <w:szCs w:val="22"/>
              </w:rPr>
            </w:pPr>
            <w:r w:rsidDel="00000000" w:rsidR="00000000" w:rsidRPr="00000000">
              <w:rPr>
                <w:color w:val="000000"/>
                <w:sz w:val="22"/>
                <w:szCs w:val="22"/>
                <w:rtl w:val="0"/>
              </w:rPr>
              <w:t xml:space="preserve">19-40; 21.27; 4.12</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D3">
            <w:pPr>
              <w:spacing w:after="0" w:line="240" w:lineRule="auto"/>
              <w:ind w:firstLine="0"/>
              <w:rPr>
                <w:color w:val="000000"/>
                <w:sz w:val="22"/>
                <w:szCs w:val="22"/>
              </w:rPr>
            </w:pPr>
            <w:r w:rsidDel="00000000" w:rsidR="00000000" w:rsidRPr="00000000">
              <w:rPr>
                <w:color w:val="000000"/>
                <w:sz w:val="22"/>
                <w:szCs w:val="22"/>
                <w:rtl w:val="0"/>
              </w:rPr>
              <w:t xml:space="preserve">9:95:0</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D4">
            <w:pPr>
              <w:spacing w:after="0" w:line="240" w:lineRule="auto"/>
              <w:ind w:firstLine="0"/>
              <w:rPr>
                <w:sz w:val="22"/>
                <w:szCs w:val="22"/>
              </w:rPr>
            </w:pPr>
            <w:r w:rsidDel="00000000" w:rsidR="00000000" w:rsidRPr="00000000">
              <w:rPr>
                <w:color w:val="000000"/>
                <w:sz w:val="22"/>
                <w:szCs w:val="22"/>
                <w:rtl w:val="0"/>
              </w:rPr>
              <w:t xml:space="preserve">&lt; .01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D5">
            <w:pPr>
              <w:spacing w:after="0" w:line="240" w:lineRule="auto"/>
              <w:ind w:firstLine="0"/>
              <w:rPr>
                <w:color w:val="000000"/>
                <w:sz w:val="22"/>
                <w:szCs w:val="22"/>
              </w:rPr>
            </w:pPr>
            <w:r w:rsidDel="00000000" w:rsidR="00000000" w:rsidRPr="00000000">
              <w:rPr>
                <w:color w:val="000000"/>
                <w:sz w:val="22"/>
                <w:szCs w:val="22"/>
                <w:rtl w:val="0"/>
              </w:rPr>
              <w:t xml:space="preserve">0.12 (0.32)</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D6">
            <w:pPr>
              <w:spacing w:after="0" w:line="240" w:lineRule="auto"/>
              <w:ind w:firstLine="0"/>
              <w:rPr>
                <w:color w:val="000000"/>
                <w:sz w:val="22"/>
                <w:szCs w:val="22"/>
              </w:rPr>
            </w:pPr>
            <w:r w:rsidDel="00000000" w:rsidR="00000000" w:rsidRPr="00000000">
              <w:rPr>
                <w:color w:val="000000"/>
                <w:sz w:val="22"/>
                <w:szCs w:val="22"/>
                <w:rtl w:val="0"/>
              </w:rPr>
              <w:t xml:space="preserve">0.23 (0.32)</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D7">
            <w:pPr>
              <w:spacing w:after="0" w:line="240" w:lineRule="auto"/>
              <w:ind w:firstLine="0"/>
              <w:rPr>
                <w:color w:val="000000"/>
                <w:sz w:val="22"/>
                <w:szCs w:val="22"/>
              </w:rPr>
            </w:pPr>
            <w:r w:rsidDel="00000000" w:rsidR="00000000" w:rsidRPr="00000000">
              <w:rPr>
                <w:color w:val="000000"/>
                <w:sz w:val="22"/>
                <w:szCs w:val="22"/>
                <w:rtl w:val="0"/>
              </w:rPr>
              <w:t xml:space="preserve">0.12 (0.30)</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D8">
            <w:pPr>
              <w:spacing w:after="0" w:line="240" w:lineRule="auto"/>
              <w:ind w:firstLine="0"/>
              <w:rPr>
                <w:color w:val="000000"/>
                <w:sz w:val="22"/>
                <w:szCs w:val="22"/>
              </w:rPr>
            </w:pPr>
            <w:r w:rsidDel="00000000" w:rsidR="00000000" w:rsidRPr="00000000">
              <w:rPr>
                <w:color w:val="000000"/>
                <w:sz w:val="22"/>
                <w:szCs w:val="22"/>
                <w:rtl w:val="0"/>
              </w:rPr>
              <w:t xml:space="preserve">0.25 (0.30)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D9">
            <w:pPr>
              <w:spacing w:after="0" w:line="240" w:lineRule="auto"/>
              <w:ind w:firstLine="0"/>
              <w:rPr>
                <w:color w:val="000000"/>
                <w:sz w:val="22"/>
                <w:szCs w:val="22"/>
              </w:rPr>
            </w:pPr>
            <w:r w:rsidDel="00000000" w:rsidR="00000000" w:rsidRPr="00000000">
              <w:rPr>
                <w:color w:val="000000"/>
                <w:sz w:val="22"/>
                <w:szCs w:val="22"/>
                <w:rtl w:val="0"/>
              </w:rPr>
              <w:t xml:space="preserve">Jia et al.</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DA">
            <w:pPr>
              <w:spacing w:after="0" w:line="240" w:lineRule="auto"/>
              <w:ind w:firstLine="0"/>
              <w:rPr>
                <w:color w:val="000000"/>
                <w:sz w:val="22"/>
                <w:szCs w:val="22"/>
              </w:rPr>
            </w:pPr>
            <w:r w:rsidDel="00000000" w:rsidR="00000000" w:rsidRPr="00000000">
              <w:rPr>
                <w:color w:val="000000"/>
                <w:sz w:val="22"/>
                <w:szCs w:val="22"/>
                <w:rtl w:val="0"/>
              </w:rPr>
              <w:t xml:space="preserve">Singapore</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DB">
            <w:pPr>
              <w:spacing w:after="0" w:line="240" w:lineRule="auto"/>
              <w:ind w:firstLine="0"/>
              <w:rPr>
                <w:color w:val="000000"/>
                <w:sz w:val="22"/>
                <w:szCs w:val="22"/>
              </w:rPr>
            </w:pPr>
            <w:r w:rsidDel="00000000" w:rsidR="00000000" w:rsidRPr="00000000">
              <w:rPr>
                <w:color w:val="000000"/>
                <w:sz w:val="22"/>
                <w:szCs w:val="22"/>
                <w:rtl w:val="0"/>
              </w:rPr>
              <w:t xml:space="preserve">100</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DC">
            <w:pPr>
              <w:spacing w:after="0" w:line="240" w:lineRule="auto"/>
              <w:ind w:firstLine="0"/>
              <w:rPr>
                <w:color w:val="000000"/>
                <w:sz w:val="22"/>
                <w:szCs w:val="22"/>
              </w:rPr>
            </w:pPr>
            <w:r w:rsidDel="00000000" w:rsidR="00000000" w:rsidRPr="00000000">
              <w:rPr>
                <w:color w:val="000000"/>
                <w:sz w:val="22"/>
                <w:szCs w:val="22"/>
                <w:rtl w:val="0"/>
              </w:rPr>
              <w:t xml:space="preserve">19-44; 21.35; 3.26</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DD">
            <w:pPr>
              <w:spacing w:after="0" w:line="240" w:lineRule="auto"/>
              <w:ind w:firstLine="0"/>
              <w:rPr>
                <w:color w:val="000000"/>
                <w:sz w:val="22"/>
                <w:szCs w:val="22"/>
              </w:rPr>
            </w:pPr>
            <w:r w:rsidDel="00000000" w:rsidR="00000000" w:rsidRPr="00000000">
              <w:rPr>
                <w:color w:val="000000"/>
                <w:sz w:val="22"/>
                <w:szCs w:val="22"/>
                <w:rtl w:val="0"/>
              </w:rPr>
              <w:t xml:space="preserve">23:58:0</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DE">
            <w:pPr>
              <w:spacing w:after="0" w:line="240" w:lineRule="auto"/>
              <w:ind w:firstLine="0"/>
              <w:rPr>
                <w:sz w:val="22"/>
                <w:szCs w:val="22"/>
              </w:rPr>
            </w:pPr>
            <w:r w:rsidDel="00000000" w:rsidR="00000000" w:rsidRPr="00000000">
              <w:rPr>
                <w:color w:val="000000"/>
                <w:sz w:val="22"/>
                <w:szCs w:val="22"/>
                <w:rtl w:val="0"/>
              </w:rPr>
              <w:t xml:space="preserve">.01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DF">
            <w:pPr>
              <w:spacing w:after="0" w:line="240" w:lineRule="auto"/>
              <w:ind w:firstLine="0"/>
              <w:rPr>
                <w:color w:val="000000"/>
                <w:sz w:val="22"/>
                <w:szCs w:val="22"/>
              </w:rPr>
            </w:pPr>
            <w:r w:rsidDel="00000000" w:rsidR="00000000" w:rsidRPr="00000000">
              <w:rPr>
                <w:color w:val="000000"/>
                <w:sz w:val="22"/>
                <w:szCs w:val="22"/>
                <w:rtl w:val="0"/>
              </w:rPr>
              <w:t xml:space="preserve">0.11 (0.35)</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E0">
            <w:pPr>
              <w:spacing w:after="0" w:line="240" w:lineRule="auto"/>
              <w:ind w:firstLine="0"/>
              <w:rPr>
                <w:color w:val="000000"/>
                <w:sz w:val="22"/>
                <w:szCs w:val="22"/>
              </w:rPr>
            </w:pPr>
            <w:r w:rsidDel="00000000" w:rsidR="00000000" w:rsidRPr="00000000">
              <w:rPr>
                <w:color w:val="000000"/>
                <w:sz w:val="22"/>
                <w:szCs w:val="22"/>
                <w:rtl w:val="0"/>
              </w:rPr>
              <w:t xml:space="preserve">0.28 (0.35)</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E1">
            <w:pPr>
              <w:spacing w:after="0" w:line="240" w:lineRule="auto"/>
              <w:ind w:firstLine="0"/>
              <w:rPr>
                <w:color w:val="000000"/>
                <w:sz w:val="22"/>
                <w:szCs w:val="22"/>
              </w:rPr>
            </w:pPr>
            <w:r w:rsidDel="00000000" w:rsidR="00000000" w:rsidRPr="00000000">
              <w:rPr>
                <w:color w:val="000000"/>
                <w:sz w:val="22"/>
                <w:szCs w:val="22"/>
                <w:rtl w:val="0"/>
              </w:rPr>
              <w:t xml:space="preserve">0.10 (0.34)</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E2">
            <w:pPr>
              <w:spacing w:after="0" w:line="240" w:lineRule="auto"/>
              <w:ind w:firstLine="0"/>
              <w:rPr>
                <w:color w:val="000000"/>
                <w:sz w:val="22"/>
                <w:szCs w:val="22"/>
              </w:rPr>
            </w:pPr>
            <w:r w:rsidDel="00000000" w:rsidR="00000000" w:rsidRPr="00000000">
              <w:rPr>
                <w:color w:val="000000"/>
                <w:sz w:val="22"/>
                <w:szCs w:val="22"/>
                <w:rtl w:val="0"/>
              </w:rPr>
              <w:t xml:space="preserve">0.27 (0.34)</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E3">
            <w:pPr>
              <w:spacing w:after="0" w:line="240" w:lineRule="auto"/>
              <w:ind w:firstLine="0"/>
              <w:rPr>
                <w:color w:val="000000"/>
                <w:sz w:val="22"/>
                <w:szCs w:val="22"/>
              </w:rPr>
            </w:pPr>
            <w:r w:rsidDel="00000000" w:rsidR="00000000" w:rsidRPr="00000000">
              <w:rPr>
                <w:color w:val="000000"/>
                <w:sz w:val="22"/>
                <w:szCs w:val="22"/>
                <w:rtl w:val="0"/>
              </w:rPr>
              <w:t xml:space="preserve">Kim et al.</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E4">
            <w:pPr>
              <w:spacing w:after="0" w:line="240" w:lineRule="auto"/>
              <w:ind w:firstLine="0"/>
              <w:rPr>
                <w:color w:val="000000"/>
                <w:sz w:val="22"/>
                <w:szCs w:val="22"/>
              </w:rPr>
            </w:pPr>
            <w:r w:rsidDel="00000000" w:rsidR="00000000" w:rsidRPr="00000000">
              <w:rPr>
                <w:color w:val="000000"/>
                <w:sz w:val="22"/>
                <w:szCs w:val="22"/>
                <w:rtl w:val="0"/>
              </w:rPr>
              <w:t xml:space="preserve">USA</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E5">
            <w:pPr>
              <w:spacing w:after="0" w:line="240" w:lineRule="auto"/>
              <w:ind w:firstLine="0"/>
              <w:rPr>
                <w:color w:val="000000"/>
                <w:sz w:val="22"/>
                <w:szCs w:val="22"/>
              </w:rPr>
            </w:pPr>
            <w:r w:rsidDel="00000000" w:rsidR="00000000" w:rsidRPr="00000000">
              <w:rPr>
                <w:color w:val="000000"/>
                <w:sz w:val="22"/>
                <w:szCs w:val="22"/>
                <w:rtl w:val="0"/>
              </w:rPr>
              <w:t xml:space="preserve">94.4</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E6">
            <w:pPr>
              <w:spacing w:after="0" w:line="240" w:lineRule="auto"/>
              <w:ind w:firstLine="0"/>
              <w:rPr>
                <w:color w:val="000000"/>
                <w:sz w:val="22"/>
                <w:szCs w:val="22"/>
              </w:rPr>
            </w:pPr>
            <w:r w:rsidDel="00000000" w:rsidR="00000000" w:rsidRPr="00000000">
              <w:rPr>
                <w:color w:val="000000"/>
                <w:sz w:val="22"/>
                <w:szCs w:val="22"/>
                <w:rtl w:val="0"/>
              </w:rPr>
              <w:t xml:space="preserve">18-29; 20.31; 2.29</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E7">
            <w:pPr>
              <w:spacing w:after="0" w:line="240" w:lineRule="auto"/>
              <w:ind w:firstLine="0"/>
              <w:rPr>
                <w:color w:val="000000"/>
                <w:sz w:val="22"/>
                <w:szCs w:val="22"/>
              </w:rPr>
            </w:pPr>
            <w:r w:rsidDel="00000000" w:rsidR="00000000" w:rsidRPr="00000000">
              <w:rPr>
                <w:color w:val="000000"/>
                <w:sz w:val="22"/>
                <w:szCs w:val="22"/>
                <w:rtl w:val="0"/>
              </w:rPr>
              <w:t xml:space="preserve">36:44:5</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E8">
            <w:pPr>
              <w:spacing w:after="0" w:line="240" w:lineRule="auto"/>
              <w:ind w:firstLine="0"/>
              <w:rPr>
                <w:sz w:val="22"/>
                <w:szCs w:val="22"/>
              </w:rPr>
            </w:pPr>
            <w:r w:rsidDel="00000000" w:rsidR="00000000" w:rsidRPr="00000000">
              <w:rPr>
                <w:color w:val="000000"/>
                <w:sz w:val="22"/>
                <w:szCs w:val="22"/>
                <w:rtl w:val="0"/>
              </w:rPr>
              <w:t xml:space="preserve">&lt; .01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E9">
            <w:pPr>
              <w:spacing w:after="0" w:line="240" w:lineRule="auto"/>
              <w:ind w:firstLine="0"/>
              <w:rPr>
                <w:color w:val="000000"/>
                <w:sz w:val="22"/>
                <w:szCs w:val="22"/>
              </w:rPr>
            </w:pPr>
            <w:r w:rsidDel="00000000" w:rsidR="00000000" w:rsidRPr="00000000">
              <w:rPr>
                <w:color w:val="000000"/>
                <w:sz w:val="22"/>
                <w:szCs w:val="22"/>
                <w:rtl w:val="0"/>
              </w:rPr>
              <w:t xml:space="preserve">0.14 (0.37)</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EA">
            <w:pPr>
              <w:spacing w:after="0" w:line="240" w:lineRule="auto"/>
              <w:ind w:firstLine="0"/>
              <w:rPr>
                <w:color w:val="000000"/>
                <w:sz w:val="22"/>
                <w:szCs w:val="22"/>
              </w:rPr>
            </w:pPr>
            <w:r w:rsidDel="00000000" w:rsidR="00000000" w:rsidRPr="00000000">
              <w:rPr>
                <w:color w:val="000000"/>
                <w:sz w:val="22"/>
                <w:szCs w:val="22"/>
                <w:rtl w:val="0"/>
              </w:rPr>
              <w:t xml:space="preserve">0.34 (0.37)</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EB">
            <w:pPr>
              <w:spacing w:after="0" w:line="240" w:lineRule="auto"/>
              <w:ind w:firstLine="0"/>
              <w:rPr>
                <w:color w:val="000000"/>
                <w:sz w:val="22"/>
                <w:szCs w:val="22"/>
              </w:rPr>
            </w:pPr>
            <w:r w:rsidDel="00000000" w:rsidR="00000000" w:rsidRPr="00000000">
              <w:rPr>
                <w:color w:val="000000"/>
                <w:sz w:val="22"/>
                <w:szCs w:val="22"/>
                <w:rtl w:val="0"/>
              </w:rPr>
              <w:t xml:space="preserve">0.15 (0.33)</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EC">
            <w:pPr>
              <w:spacing w:after="0" w:line="240" w:lineRule="auto"/>
              <w:ind w:firstLine="0"/>
              <w:rPr>
                <w:color w:val="000000"/>
                <w:sz w:val="22"/>
                <w:szCs w:val="22"/>
              </w:rPr>
            </w:pPr>
            <w:r w:rsidDel="00000000" w:rsidR="00000000" w:rsidRPr="00000000">
              <w:rPr>
                <w:color w:val="000000"/>
                <w:sz w:val="22"/>
                <w:szCs w:val="22"/>
                <w:rtl w:val="0"/>
              </w:rPr>
              <w:t xml:space="preserve">0.37 (0.33)</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ED">
            <w:pPr>
              <w:spacing w:after="0" w:line="240" w:lineRule="auto"/>
              <w:ind w:firstLine="0"/>
              <w:rPr>
                <w:color w:val="000000"/>
                <w:sz w:val="22"/>
                <w:szCs w:val="22"/>
              </w:rPr>
            </w:pPr>
            <w:r w:rsidDel="00000000" w:rsidR="00000000" w:rsidRPr="00000000">
              <w:rPr>
                <w:color w:val="000000"/>
                <w:sz w:val="22"/>
                <w:szCs w:val="22"/>
                <w:rtl w:val="0"/>
              </w:rPr>
              <w:t xml:space="preserve">Kroker et al.</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EE">
            <w:pPr>
              <w:spacing w:after="0" w:line="240" w:lineRule="auto"/>
              <w:ind w:firstLine="0"/>
              <w:rPr>
                <w:color w:val="000000"/>
                <w:sz w:val="22"/>
                <w:szCs w:val="22"/>
              </w:rPr>
            </w:pPr>
            <w:r w:rsidDel="00000000" w:rsidR="00000000" w:rsidRPr="00000000">
              <w:rPr>
                <w:color w:val="000000"/>
                <w:sz w:val="22"/>
                <w:szCs w:val="22"/>
                <w:rtl w:val="0"/>
              </w:rPr>
              <w:t xml:space="preserve">Belgium</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EF">
            <w:pPr>
              <w:spacing w:after="0" w:line="240" w:lineRule="auto"/>
              <w:ind w:firstLine="0"/>
              <w:rPr>
                <w:color w:val="000000"/>
                <w:sz w:val="22"/>
                <w:szCs w:val="22"/>
              </w:rPr>
            </w:pPr>
            <w:r w:rsidDel="00000000" w:rsidR="00000000" w:rsidRPr="00000000">
              <w:rPr>
                <w:color w:val="000000"/>
                <w:sz w:val="22"/>
                <w:szCs w:val="22"/>
                <w:rtl w:val="0"/>
              </w:rPr>
              <w:t xml:space="preserve">100</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F0">
            <w:pPr>
              <w:spacing w:after="0" w:line="240" w:lineRule="auto"/>
              <w:ind w:firstLine="0"/>
              <w:rPr>
                <w:color w:val="000000"/>
                <w:sz w:val="22"/>
                <w:szCs w:val="22"/>
              </w:rPr>
            </w:pPr>
            <w:r w:rsidDel="00000000" w:rsidR="00000000" w:rsidRPr="00000000">
              <w:rPr>
                <w:color w:val="000000"/>
                <w:sz w:val="22"/>
                <w:szCs w:val="22"/>
                <w:rtl w:val="0"/>
              </w:rPr>
              <w:t xml:space="preserve">18-57; 24.83; 8.79</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F1">
            <w:pPr>
              <w:spacing w:after="0" w:line="240" w:lineRule="auto"/>
              <w:ind w:firstLine="0"/>
              <w:rPr>
                <w:color w:val="000000"/>
                <w:sz w:val="22"/>
                <w:szCs w:val="22"/>
              </w:rPr>
            </w:pPr>
            <w:r w:rsidDel="00000000" w:rsidR="00000000" w:rsidRPr="00000000">
              <w:rPr>
                <w:color w:val="000000"/>
                <w:sz w:val="22"/>
                <w:szCs w:val="22"/>
                <w:rtl w:val="0"/>
              </w:rPr>
              <w:t xml:space="preserve">19:21:0</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F2">
            <w:pPr>
              <w:spacing w:after="0" w:line="240" w:lineRule="auto"/>
              <w:ind w:firstLine="0"/>
              <w:rPr>
                <w:sz w:val="22"/>
                <w:szCs w:val="22"/>
              </w:rPr>
            </w:pPr>
            <w:r w:rsidDel="00000000" w:rsidR="00000000" w:rsidRPr="00000000">
              <w:rPr>
                <w:color w:val="000000"/>
                <w:sz w:val="22"/>
                <w:szCs w:val="22"/>
                <w:rtl w:val="0"/>
              </w:rPr>
              <w:t xml:space="preserve">.01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F3">
            <w:pPr>
              <w:spacing w:after="0" w:line="240" w:lineRule="auto"/>
              <w:ind w:firstLine="0"/>
              <w:rPr>
                <w:color w:val="000000"/>
                <w:sz w:val="22"/>
                <w:szCs w:val="22"/>
              </w:rPr>
            </w:pPr>
            <w:r w:rsidDel="00000000" w:rsidR="00000000" w:rsidRPr="00000000">
              <w:rPr>
                <w:color w:val="000000"/>
                <w:sz w:val="22"/>
                <w:szCs w:val="22"/>
                <w:rtl w:val="0"/>
              </w:rPr>
              <w:t xml:space="preserve">0.50 (0.53)</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F4">
            <w:pPr>
              <w:spacing w:after="0" w:line="240" w:lineRule="auto"/>
              <w:ind w:firstLine="0"/>
              <w:rPr>
                <w:color w:val="000000"/>
                <w:sz w:val="22"/>
                <w:szCs w:val="22"/>
              </w:rPr>
            </w:pPr>
            <w:r w:rsidDel="00000000" w:rsidR="00000000" w:rsidRPr="00000000">
              <w:rPr>
                <w:color w:val="000000"/>
                <w:sz w:val="22"/>
                <w:szCs w:val="22"/>
                <w:rtl w:val="0"/>
              </w:rPr>
              <w:t xml:space="preserve">0.40 (0.53)</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F5">
            <w:pPr>
              <w:spacing w:after="0" w:line="240" w:lineRule="auto"/>
              <w:ind w:firstLine="0"/>
              <w:rPr>
                <w:color w:val="000000"/>
                <w:sz w:val="22"/>
                <w:szCs w:val="22"/>
              </w:rPr>
            </w:pPr>
            <w:r w:rsidDel="00000000" w:rsidR="00000000" w:rsidRPr="00000000">
              <w:rPr>
                <w:color w:val="000000"/>
                <w:sz w:val="22"/>
                <w:szCs w:val="22"/>
                <w:rtl w:val="0"/>
              </w:rPr>
              <w:t xml:space="preserve">0.22 (0.30)</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F6">
            <w:pPr>
              <w:spacing w:after="0" w:line="240" w:lineRule="auto"/>
              <w:ind w:firstLine="0"/>
              <w:rPr>
                <w:color w:val="000000"/>
                <w:sz w:val="22"/>
                <w:szCs w:val="22"/>
              </w:rPr>
            </w:pPr>
            <w:r w:rsidDel="00000000" w:rsidR="00000000" w:rsidRPr="00000000">
              <w:rPr>
                <w:color w:val="000000"/>
                <w:sz w:val="22"/>
                <w:szCs w:val="22"/>
                <w:rtl w:val="0"/>
              </w:rPr>
              <w:t xml:space="preserve">0.38 (0.30)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F7">
            <w:pPr>
              <w:spacing w:after="0" w:line="240" w:lineRule="auto"/>
              <w:ind w:firstLine="0"/>
              <w:rPr>
                <w:color w:val="000000"/>
                <w:sz w:val="22"/>
                <w:szCs w:val="22"/>
              </w:rPr>
            </w:pPr>
            <w:r w:rsidDel="00000000" w:rsidR="00000000" w:rsidRPr="00000000">
              <w:rPr>
                <w:color w:val="000000"/>
                <w:sz w:val="22"/>
                <w:szCs w:val="22"/>
                <w:rtl w:val="0"/>
              </w:rPr>
              <w:t xml:space="preserve">Ku</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F8">
            <w:pPr>
              <w:spacing w:after="0" w:line="240" w:lineRule="auto"/>
              <w:ind w:firstLine="0"/>
              <w:rPr>
                <w:color w:val="000000"/>
                <w:sz w:val="22"/>
                <w:szCs w:val="22"/>
              </w:rPr>
            </w:pPr>
            <w:r w:rsidDel="00000000" w:rsidR="00000000" w:rsidRPr="00000000">
              <w:rPr>
                <w:color w:val="000000"/>
                <w:sz w:val="22"/>
                <w:szCs w:val="22"/>
                <w:rtl w:val="0"/>
              </w:rPr>
              <w:t xml:space="preserve">China</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F9">
            <w:pPr>
              <w:spacing w:after="0" w:line="240" w:lineRule="auto"/>
              <w:ind w:firstLine="0"/>
              <w:rPr>
                <w:color w:val="000000"/>
                <w:sz w:val="22"/>
                <w:szCs w:val="22"/>
              </w:rPr>
            </w:pPr>
            <w:r w:rsidDel="00000000" w:rsidR="00000000" w:rsidRPr="00000000">
              <w:rPr>
                <w:color w:val="000000"/>
                <w:sz w:val="22"/>
                <w:szCs w:val="22"/>
                <w:rtl w:val="0"/>
              </w:rPr>
              <w:t xml:space="preserve">95.8</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FA">
            <w:pPr>
              <w:spacing w:after="0" w:line="240" w:lineRule="auto"/>
              <w:ind w:firstLine="0"/>
              <w:rPr>
                <w:color w:val="000000"/>
                <w:sz w:val="22"/>
                <w:szCs w:val="22"/>
              </w:rPr>
            </w:pPr>
            <w:r w:rsidDel="00000000" w:rsidR="00000000" w:rsidRPr="00000000">
              <w:rPr>
                <w:color w:val="000000"/>
                <w:sz w:val="22"/>
                <w:szCs w:val="22"/>
                <w:rtl w:val="0"/>
              </w:rPr>
              <w:t xml:space="preserve">18-34; 19.95; 2.53</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FB">
            <w:pPr>
              <w:spacing w:after="0" w:line="240" w:lineRule="auto"/>
              <w:ind w:firstLine="0"/>
              <w:rPr>
                <w:color w:val="000000"/>
                <w:sz w:val="22"/>
                <w:szCs w:val="22"/>
              </w:rPr>
            </w:pPr>
            <w:r w:rsidDel="00000000" w:rsidR="00000000" w:rsidRPr="00000000">
              <w:rPr>
                <w:color w:val="000000"/>
                <w:sz w:val="22"/>
                <w:szCs w:val="22"/>
                <w:rtl w:val="0"/>
              </w:rPr>
              <w:t xml:space="preserve">23:69:0</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FC">
            <w:pPr>
              <w:spacing w:after="0" w:line="240" w:lineRule="auto"/>
              <w:ind w:firstLine="0"/>
              <w:rPr>
                <w:sz w:val="22"/>
                <w:szCs w:val="22"/>
              </w:rPr>
            </w:pPr>
            <w:r w:rsidDel="00000000" w:rsidR="00000000" w:rsidRPr="00000000">
              <w:rPr>
                <w:color w:val="000000"/>
                <w:sz w:val="22"/>
                <w:szCs w:val="22"/>
                <w:rtl w:val="0"/>
              </w:rPr>
              <w:t xml:space="preserve">.03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FD">
            <w:pPr>
              <w:spacing w:after="0" w:line="240" w:lineRule="auto"/>
              <w:ind w:firstLine="0"/>
              <w:rPr>
                <w:color w:val="000000"/>
                <w:sz w:val="22"/>
                <w:szCs w:val="22"/>
              </w:rPr>
            </w:pPr>
            <w:r w:rsidDel="00000000" w:rsidR="00000000" w:rsidRPr="00000000">
              <w:rPr>
                <w:color w:val="000000"/>
                <w:sz w:val="22"/>
                <w:szCs w:val="22"/>
                <w:rtl w:val="0"/>
              </w:rPr>
              <w:t xml:space="preserve">0.04 (0.36)</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FE">
            <w:pPr>
              <w:spacing w:after="0" w:line="240" w:lineRule="auto"/>
              <w:ind w:firstLine="0"/>
              <w:rPr>
                <w:color w:val="000000"/>
                <w:sz w:val="22"/>
                <w:szCs w:val="22"/>
              </w:rPr>
            </w:pPr>
            <w:r w:rsidDel="00000000" w:rsidR="00000000" w:rsidRPr="00000000">
              <w:rPr>
                <w:color w:val="000000"/>
                <w:sz w:val="22"/>
                <w:szCs w:val="22"/>
                <w:rtl w:val="0"/>
              </w:rPr>
              <w:t xml:space="preserve">0.28 (0.36)</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FF">
            <w:pPr>
              <w:spacing w:after="0" w:line="240" w:lineRule="auto"/>
              <w:ind w:firstLine="0"/>
              <w:rPr>
                <w:color w:val="000000"/>
                <w:sz w:val="22"/>
                <w:szCs w:val="22"/>
              </w:rPr>
            </w:pPr>
            <w:r w:rsidDel="00000000" w:rsidR="00000000" w:rsidRPr="00000000">
              <w:rPr>
                <w:color w:val="000000"/>
                <w:sz w:val="22"/>
                <w:szCs w:val="22"/>
                <w:rtl w:val="0"/>
              </w:rPr>
              <w:t xml:space="preserve">0.08 (0.30)</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00">
            <w:pPr>
              <w:spacing w:after="0" w:line="240" w:lineRule="auto"/>
              <w:ind w:firstLine="0"/>
              <w:rPr>
                <w:color w:val="000000"/>
                <w:sz w:val="22"/>
                <w:szCs w:val="22"/>
              </w:rPr>
            </w:pPr>
            <w:r w:rsidDel="00000000" w:rsidR="00000000" w:rsidRPr="00000000">
              <w:rPr>
                <w:color w:val="000000"/>
                <w:sz w:val="22"/>
                <w:szCs w:val="22"/>
                <w:rtl w:val="0"/>
              </w:rPr>
              <w:t xml:space="preserve">0.18 (0.30)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01">
            <w:pPr>
              <w:spacing w:after="0" w:line="240" w:lineRule="auto"/>
              <w:ind w:firstLine="0"/>
              <w:rPr>
                <w:color w:val="000000"/>
                <w:sz w:val="22"/>
                <w:szCs w:val="22"/>
              </w:rPr>
            </w:pPr>
            <w:r w:rsidDel="00000000" w:rsidR="00000000" w:rsidRPr="00000000">
              <w:rPr>
                <w:color w:val="000000"/>
                <w:sz w:val="22"/>
                <w:szCs w:val="22"/>
                <w:rtl w:val="0"/>
              </w:rPr>
              <w:t xml:space="preserve">Kumalasari &amp; Novita</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02">
            <w:pPr>
              <w:spacing w:after="0" w:line="240" w:lineRule="auto"/>
              <w:ind w:firstLine="0"/>
              <w:rPr>
                <w:color w:val="000000"/>
                <w:sz w:val="22"/>
                <w:szCs w:val="22"/>
              </w:rPr>
            </w:pPr>
            <w:r w:rsidDel="00000000" w:rsidR="00000000" w:rsidRPr="00000000">
              <w:rPr>
                <w:color w:val="000000"/>
                <w:sz w:val="22"/>
                <w:szCs w:val="22"/>
                <w:rtl w:val="0"/>
              </w:rPr>
              <w:t xml:space="preserve">Indonesia</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03">
            <w:pPr>
              <w:spacing w:after="0" w:line="240" w:lineRule="auto"/>
              <w:ind w:firstLine="0"/>
              <w:rPr>
                <w:color w:val="000000"/>
                <w:sz w:val="22"/>
                <w:szCs w:val="22"/>
              </w:rPr>
            </w:pPr>
            <w:r w:rsidDel="00000000" w:rsidR="00000000" w:rsidRPr="00000000">
              <w:rPr>
                <w:color w:val="000000"/>
                <w:sz w:val="22"/>
                <w:szCs w:val="22"/>
                <w:rtl w:val="0"/>
              </w:rPr>
              <w:t xml:space="preserve">99.2</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04">
            <w:pPr>
              <w:spacing w:after="0" w:line="240" w:lineRule="auto"/>
              <w:ind w:firstLine="0"/>
              <w:rPr>
                <w:color w:val="000000"/>
                <w:sz w:val="22"/>
                <w:szCs w:val="22"/>
              </w:rPr>
            </w:pPr>
            <w:r w:rsidDel="00000000" w:rsidR="00000000" w:rsidRPr="00000000">
              <w:rPr>
                <w:color w:val="000000"/>
                <w:sz w:val="22"/>
                <w:szCs w:val="22"/>
                <w:rtl w:val="0"/>
              </w:rPr>
              <w:t xml:space="preserve">17-26; 20.28; 1.47</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05">
            <w:pPr>
              <w:spacing w:after="0" w:line="240" w:lineRule="auto"/>
              <w:ind w:firstLine="0"/>
              <w:rPr>
                <w:color w:val="000000"/>
                <w:sz w:val="22"/>
                <w:szCs w:val="22"/>
              </w:rPr>
            </w:pPr>
            <w:r w:rsidDel="00000000" w:rsidR="00000000" w:rsidRPr="00000000">
              <w:rPr>
                <w:color w:val="000000"/>
                <w:sz w:val="22"/>
                <w:szCs w:val="22"/>
                <w:rtl w:val="0"/>
              </w:rPr>
              <w:t xml:space="preserve">17:105:0</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06">
            <w:pPr>
              <w:spacing w:after="0" w:line="240" w:lineRule="auto"/>
              <w:ind w:firstLine="0"/>
              <w:rPr>
                <w:sz w:val="22"/>
                <w:szCs w:val="22"/>
              </w:rPr>
            </w:pPr>
            <w:r w:rsidDel="00000000" w:rsidR="00000000" w:rsidRPr="00000000">
              <w:rPr>
                <w:color w:val="000000"/>
                <w:sz w:val="22"/>
                <w:szCs w:val="22"/>
                <w:rtl w:val="0"/>
              </w:rPr>
              <w:t xml:space="preserve">&lt; .01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07">
            <w:pPr>
              <w:spacing w:after="0" w:line="240" w:lineRule="auto"/>
              <w:ind w:firstLine="0"/>
              <w:rPr>
                <w:color w:val="000000"/>
                <w:sz w:val="22"/>
                <w:szCs w:val="22"/>
              </w:rPr>
            </w:pPr>
            <w:r w:rsidDel="00000000" w:rsidR="00000000" w:rsidRPr="00000000">
              <w:rPr>
                <w:color w:val="000000"/>
                <w:sz w:val="22"/>
                <w:szCs w:val="22"/>
                <w:rtl w:val="0"/>
              </w:rPr>
              <w:t xml:space="preserve">0.12 (0.36)</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08">
            <w:pPr>
              <w:spacing w:after="0" w:line="240" w:lineRule="auto"/>
              <w:ind w:firstLine="0"/>
              <w:rPr>
                <w:color w:val="000000"/>
                <w:sz w:val="22"/>
                <w:szCs w:val="22"/>
              </w:rPr>
            </w:pPr>
            <w:r w:rsidDel="00000000" w:rsidR="00000000" w:rsidRPr="00000000">
              <w:rPr>
                <w:color w:val="000000"/>
                <w:sz w:val="22"/>
                <w:szCs w:val="22"/>
                <w:rtl w:val="0"/>
              </w:rPr>
              <w:t xml:space="preserve">0.34 (0.36)</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09">
            <w:pPr>
              <w:spacing w:after="0" w:line="240" w:lineRule="auto"/>
              <w:ind w:firstLine="0"/>
              <w:rPr>
                <w:color w:val="000000"/>
                <w:sz w:val="22"/>
                <w:szCs w:val="22"/>
              </w:rPr>
            </w:pPr>
            <w:r w:rsidDel="00000000" w:rsidR="00000000" w:rsidRPr="00000000">
              <w:rPr>
                <w:color w:val="000000"/>
                <w:sz w:val="22"/>
                <w:szCs w:val="22"/>
                <w:rtl w:val="0"/>
              </w:rPr>
              <w:t xml:space="preserve">0.09 (0.31)</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0A">
            <w:pPr>
              <w:spacing w:after="0" w:line="240" w:lineRule="auto"/>
              <w:ind w:firstLine="0"/>
              <w:rPr>
                <w:color w:val="000000"/>
                <w:sz w:val="22"/>
                <w:szCs w:val="22"/>
              </w:rPr>
            </w:pPr>
            <w:r w:rsidDel="00000000" w:rsidR="00000000" w:rsidRPr="00000000">
              <w:rPr>
                <w:color w:val="000000"/>
                <w:sz w:val="22"/>
                <w:szCs w:val="22"/>
                <w:rtl w:val="0"/>
              </w:rPr>
              <w:t xml:space="preserve">0.29 (0.31)</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0B">
            <w:pPr>
              <w:spacing w:after="0" w:line="240" w:lineRule="auto"/>
              <w:ind w:firstLine="0"/>
              <w:rPr>
                <w:color w:val="000000"/>
                <w:sz w:val="22"/>
                <w:szCs w:val="22"/>
              </w:rPr>
            </w:pPr>
            <w:r w:rsidDel="00000000" w:rsidR="00000000" w:rsidRPr="00000000">
              <w:rPr>
                <w:color w:val="000000"/>
                <w:sz w:val="22"/>
                <w:szCs w:val="22"/>
                <w:rtl w:val="0"/>
              </w:rPr>
              <w:t xml:space="preserve">Levy &amp; Nguyen</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0C">
            <w:pPr>
              <w:spacing w:after="0" w:line="240" w:lineRule="auto"/>
              <w:ind w:firstLine="0"/>
              <w:rPr>
                <w:color w:val="000000"/>
                <w:sz w:val="22"/>
                <w:szCs w:val="22"/>
              </w:rPr>
            </w:pPr>
            <w:r w:rsidDel="00000000" w:rsidR="00000000" w:rsidRPr="00000000">
              <w:rPr>
                <w:color w:val="000000"/>
                <w:sz w:val="22"/>
                <w:szCs w:val="22"/>
                <w:rtl w:val="0"/>
              </w:rPr>
              <w:t xml:space="preserve">USA</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0D">
            <w:pPr>
              <w:spacing w:after="0" w:line="240" w:lineRule="auto"/>
              <w:ind w:firstLine="0"/>
              <w:rPr>
                <w:color w:val="000000"/>
                <w:sz w:val="22"/>
                <w:szCs w:val="22"/>
              </w:rPr>
            </w:pPr>
            <w:r w:rsidDel="00000000" w:rsidR="00000000" w:rsidRPr="00000000">
              <w:rPr>
                <w:color w:val="000000"/>
                <w:sz w:val="22"/>
                <w:szCs w:val="22"/>
                <w:rtl w:val="0"/>
              </w:rPr>
              <w:t xml:space="preserve">99</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0E">
            <w:pPr>
              <w:spacing w:after="0" w:line="240" w:lineRule="auto"/>
              <w:ind w:firstLine="0"/>
              <w:rPr>
                <w:color w:val="000000"/>
                <w:sz w:val="22"/>
                <w:szCs w:val="22"/>
              </w:rPr>
            </w:pPr>
            <w:r w:rsidDel="00000000" w:rsidR="00000000" w:rsidRPr="00000000">
              <w:rPr>
                <w:color w:val="000000"/>
                <w:sz w:val="22"/>
                <w:szCs w:val="22"/>
                <w:rtl w:val="0"/>
              </w:rPr>
              <w:t xml:space="preserve">17-27; 19.11; 1.4</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0F">
            <w:pPr>
              <w:spacing w:after="0" w:line="240" w:lineRule="auto"/>
              <w:ind w:firstLine="0"/>
              <w:rPr>
                <w:color w:val="000000"/>
                <w:sz w:val="22"/>
                <w:szCs w:val="22"/>
              </w:rPr>
            </w:pPr>
            <w:r w:rsidDel="00000000" w:rsidR="00000000" w:rsidRPr="00000000">
              <w:rPr>
                <w:color w:val="000000"/>
                <w:sz w:val="22"/>
                <w:szCs w:val="22"/>
                <w:rtl w:val="0"/>
              </w:rPr>
              <w:t xml:space="preserve">20:74:3</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10">
            <w:pPr>
              <w:spacing w:after="0" w:line="240" w:lineRule="auto"/>
              <w:ind w:firstLine="0"/>
              <w:rPr>
                <w:sz w:val="22"/>
                <w:szCs w:val="22"/>
              </w:rPr>
            </w:pPr>
            <w:r w:rsidDel="00000000" w:rsidR="00000000" w:rsidRPr="00000000">
              <w:rPr>
                <w:color w:val="000000"/>
                <w:sz w:val="22"/>
                <w:szCs w:val="22"/>
                <w:rtl w:val="0"/>
              </w:rPr>
              <w:t xml:space="preserve">.01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11">
            <w:pPr>
              <w:spacing w:after="0" w:line="240" w:lineRule="auto"/>
              <w:ind w:firstLine="0"/>
              <w:rPr>
                <w:color w:val="000000"/>
                <w:sz w:val="22"/>
                <w:szCs w:val="22"/>
              </w:rPr>
            </w:pPr>
            <w:r w:rsidDel="00000000" w:rsidR="00000000" w:rsidRPr="00000000">
              <w:rPr>
                <w:color w:val="000000"/>
                <w:sz w:val="22"/>
                <w:szCs w:val="22"/>
                <w:rtl w:val="0"/>
              </w:rPr>
              <w:t xml:space="preserve">0.14 (0.29)</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12">
            <w:pPr>
              <w:spacing w:after="0" w:line="240" w:lineRule="auto"/>
              <w:ind w:firstLine="0"/>
              <w:rPr>
                <w:color w:val="000000"/>
                <w:sz w:val="22"/>
                <w:szCs w:val="22"/>
              </w:rPr>
            </w:pPr>
            <w:r w:rsidDel="00000000" w:rsidR="00000000" w:rsidRPr="00000000">
              <w:rPr>
                <w:color w:val="000000"/>
                <w:sz w:val="22"/>
                <w:szCs w:val="22"/>
                <w:rtl w:val="0"/>
              </w:rPr>
              <w:t xml:space="preserve">0.25 (0.29)</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13">
            <w:pPr>
              <w:spacing w:after="0" w:line="240" w:lineRule="auto"/>
              <w:ind w:firstLine="0"/>
              <w:rPr>
                <w:color w:val="000000"/>
                <w:sz w:val="22"/>
                <w:szCs w:val="22"/>
              </w:rPr>
            </w:pPr>
            <w:r w:rsidDel="00000000" w:rsidR="00000000" w:rsidRPr="00000000">
              <w:rPr>
                <w:color w:val="000000"/>
                <w:sz w:val="22"/>
                <w:szCs w:val="22"/>
                <w:rtl w:val="0"/>
              </w:rPr>
              <w:t xml:space="preserve">0.10 (0.31)</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14">
            <w:pPr>
              <w:spacing w:after="0" w:line="240" w:lineRule="auto"/>
              <w:ind w:firstLine="0"/>
              <w:rPr>
                <w:color w:val="000000"/>
                <w:sz w:val="22"/>
                <w:szCs w:val="22"/>
              </w:rPr>
            </w:pPr>
            <w:r w:rsidDel="00000000" w:rsidR="00000000" w:rsidRPr="00000000">
              <w:rPr>
                <w:color w:val="000000"/>
                <w:sz w:val="22"/>
                <w:szCs w:val="22"/>
                <w:rtl w:val="0"/>
              </w:rPr>
              <w:t xml:space="preserve">0.28 (0.31)</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15">
            <w:pPr>
              <w:spacing w:after="0" w:line="240" w:lineRule="auto"/>
              <w:ind w:firstLine="0"/>
              <w:rPr>
                <w:color w:val="000000"/>
                <w:sz w:val="22"/>
                <w:szCs w:val="22"/>
              </w:rPr>
            </w:pPr>
            <w:r w:rsidDel="00000000" w:rsidR="00000000" w:rsidRPr="00000000">
              <w:rPr>
                <w:color w:val="000000"/>
                <w:sz w:val="22"/>
                <w:szCs w:val="22"/>
                <w:rtl w:val="0"/>
              </w:rPr>
              <w:t xml:space="preserve">Lin et al.</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16">
            <w:pPr>
              <w:spacing w:after="0" w:line="240" w:lineRule="auto"/>
              <w:ind w:firstLine="0"/>
              <w:rPr>
                <w:color w:val="000000"/>
                <w:sz w:val="22"/>
                <w:szCs w:val="22"/>
              </w:rPr>
            </w:pPr>
            <w:r w:rsidDel="00000000" w:rsidR="00000000" w:rsidRPr="00000000">
              <w:rPr>
                <w:color w:val="000000"/>
                <w:sz w:val="22"/>
                <w:szCs w:val="22"/>
                <w:rtl w:val="0"/>
              </w:rPr>
              <w:t xml:space="preserve">China</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17">
            <w:pPr>
              <w:spacing w:after="0" w:line="240" w:lineRule="auto"/>
              <w:ind w:firstLine="0"/>
              <w:rPr>
                <w:color w:val="000000"/>
                <w:sz w:val="22"/>
                <w:szCs w:val="22"/>
              </w:rPr>
            </w:pPr>
            <w:r w:rsidDel="00000000" w:rsidR="00000000" w:rsidRPr="00000000">
              <w:rPr>
                <w:color w:val="000000"/>
                <w:sz w:val="22"/>
                <w:szCs w:val="22"/>
                <w:rtl w:val="0"/>
              </w:rPr>
              <w:t xml:space="preserve">97.5</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18">
            <w:pPr>
              <w:spacing w:after="0" w:line="240" w:lineRule="auto"/>
              <w:ind w:firstLine="0"/>
              <w:rPr>
                <w:color w:val="000000"/>
                <w:sz w:val="22"/>
                <w:szCs w:val="22"/>
              </w:rPr>
            </w:pPr>
            <w:r w:rsidDel="00000000" w:rsidR="00000000" w:rsidRPr="00000000">
              <w:rPr>
                <w:color w:val="000000"/>
                <w:sz w:val="22"/>
                <w:szCs w:val="22"/>
                <w:rtl w:val="0"/>
              </w:rPr>
              <w:t xml:space="preserve">18-24; 19.89; 1.43</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19">
            <w:pPr>
              <w:spacing w:after="0" w:line="240" w:lineRule="auto"/>
              <w:ind w:firstLine="0"/>
              <w:rPr>
                <w:color w:val="000000"/>
                <w:sz w:val="22"/>
                <w:szCs w:val="22"/>
              </w:rPr>
            </w:pPr>
            <w:r w:rsidDel="00000000" w:rsidR="00000000" w:rsidRPr="00000000">
              <w:rPr>
                <w:color w:val="000000"/>
                <w:sz w:val="22"/>
                <w:szCs w:val="22"/>
                <w:rtl w:val="0"/>
              </w:rPr>
              <w:t xml:space="preserve">19:59:0</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1A">
            <w:pPr>
              <w:spacing w:after="0" w:line="240" w:lineRule="auto"/>
              <w:ind w:firstLine="0"/>
              <w:rPr>
                <w:sz w:val="22"/>
                <w:szCs w:val="22"/>
              </w:rPr>
            </w:pPr>
            <w:r w:rsidDel="00000000" w:rsidR="00000000" w:rsidRPr="00000000">
              <w:rPr>
                <w:color w:val="000000"/>
                <w:sz w:val="22"/>
                <w:szCs w:val="22"/>
                <w:rtl w:val="0"/>
              </w:rPr>
              <w:t xml:space="preserve">&lt; .01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1B">
            <w:pPr>
              <w:spacing w:after="0" w:line="240" w:lineRule="auto"/>
              <w:ind w:firstLine="0"/>
              <w:rPr>
                <w:color w:val="000000"/>
                <w:sz w:val="22"/>
                <w:szCs w:val="22"/>
              </w:rPr>
            </w:pPr>
            <w:r w:rsidDel="00000000" w:rsidR="00000000" w:rsidRPr="00000000">
              <w:rPr>
                <w:color w:val="000000"/>
                <w:sz w:val="22"/>
                <w:szCs w:val="22"/>
                <w:rtl w:val="0"/>
              </w:rPr>
              <w:t xml:space="preserve">0.08 (0.21)</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1C">
            <w:pPr>
              <w:spacing w:after="0" w:line="240" w:lineRule="auto"/>
              <w:ind w:firstLine="0"/>
              <w:rPr>
                <w:color w:val="000000"/>
                <w:sz w:val="22"/>
                <w:szCs w:val="22"/>
              </w:rPr>
            </w:pPr>
            <w:r w:rsidDel="00000000" w:rsidR="00000000" w:rsidRPr="00000000">
              <w:rPr>
                <w:color w:val="000000"/>
                <w:sz w:val="22"/>
                <w:szCs w:val="22"/>
                <w:rtl w:val="0"/>
              </w:rPr>
              <w:t xml:space="preserve">0.11 (0.21)</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1D">
            <w:pPr>
              <w:spacing w:after="0" w:line="240" w:lineRule="auto"/>
              <w:ind w:firstLine="0"/>
              <w:rPr>
                <w:color w:val="000000"/>
                <w:sz w:val="22"/>
                <w:szCs w:val="22"/>
              </w:rPr>
            </w:pPr>
            <w:r w:rsidDel="00000000" w:rsidR="00000000" w:rsidRPr="00000000">
              <w:rPr>
                <w:color w:val="000000"/>
                <w:sz w:val="22"/>
                <w:szCs w:val="22"/>
                <w:rtl w:val="0"/>
              </w:rPr>
              <w:t xml:space="preserve">0.13 (0.24)</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1E">
            <w:pPr>
              <w:spacing w:after="0" w:line="240" w:lineRule="auto"/>
              <w:ind w:firstLine="0"/>
              <w:rPr>
                <w:color w:val="000000"/>
                <w:sz w:val="22"/>
                <w:szCs w:val="22"/>
              </w:rPr>
            </w:pPr>
            <w:r w:rsidDel="00000000" w:rsidR="00000000" w:rsidRPr="00000000">
              <w:rPr>
                <w:color w:val="000000"/>
                <w:sz w:val="22"/>
                <w:szCs w:val="22"/>
                <w:rtl w:val="0"/>
              </w:rPr>
              <w:t xml:space="preserve">0.11 (0.24)</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1F">
            <w:pPr>
              <w:spacing w:after="0" w:line="240" w:lineRule="auto"/>
              <w:ind w:firstLine="0"/>
              <w:rPr>
                <w:color w:val="000000"/>
                <w:sz w:val="22"/>
                <w:szCs w:val="22"/>
              </w:rPr>
            </w:pPr>
            <w:r w:rsidDel="00000000" w:rsidR="00000000" w:rsidRPr="00000000">
              <w:rPr>
                <w:color w:val="000000"/>
                <w:sz w:val="22"/>
                <w:szCs w:val="22"/>
                <w:rtl w:val="0"/>
              </w:rPr>
              <w:t xml:space="preserve">Linden &amp; Vail</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20">
            <w:pPr>
              <w:spacing w:after="0" w:line="240" w:lineRule="auto"/>
              <w:ind w:firstLine="0"/>
              <w:rPr>
                <w:color w:val="000000"/>
                <w:sz w:val="22"/>
                <w:szCs w:val="22"/>
              </w:rPr>
            </w:pPr>
            <w:r w:rsidDel="00000000" w:rsidR="00000000" w:rsidRPr="00000000">
              <w:rPr>
                <w:color w:val="000000"/>
                <w:sz w:val="22"/>
                <w:szCs w:val="22"/>
                <w:rtl w:val="0"/>
              </w:rPr>
              <w:t xml:space="preserve">USA</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21">
            <w:pPr>
              <w:spacing w:after="0" w:line="240" w:lineRule="auto"/>
              <w:ind w:firstLine="0"/>
              <w:rPr>
                <w:color w:val="000000"/>
                <w:sz w:val="22"/>
                <w:szCs w:val="22"/>
              </w:rPr>
            </w:pPr>
            <w:r w:rsidDel="00000000" w:rsidR="00000000" w:rsidRPr="00000000">
              <w:rPr>
                <w:color w:val="000000"/>
                <w:sz w:val="22"/>
                <w:szCs w:val="22"/>
                <w:rtl w:val="0"/>
              </w:rPr>
              <w:t xml:space="preserve">96.5</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22">
            <w:pPr>
              <w:spacing w:after="0" w:line="240" w:lineRule="auto"/>
              <w:ind w:firstLine="0"/>
              <w:rPr>
                <w:color w:val="000000"/>
                <w:sz w:val="22"/>
                <w:szCs w:val="22"/>
              </w:rPr>
            </w:pPr>
            <w:r w:rsidDel="00000000" w:rsidR="00000000" w:rsidRPr="00000000">
              <w:rPr>
                <w:color w:val="000000"/>
                <w:sz w:val="22"/>
                <w:szCs w:val="22"/>
                <w:rtl w:val="0"/>
              </w:rPr>
              <w:t xml:space="preserve">17-51; 20.6; 4.88</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23">
            <w:pPr>
              <w:spacing w:after="0" w:line="240" w:lineRule="auto"/>
              <w:ind w:firstLine="0"/>
              <w:rPr>
                <w:color w:val="000000"/>
                <w:sz w:val="22"/>
                <w:szCs w:val="22"/>
              </w:rPr>
            </w:pPr>
            <w:r w:rsidDel="00000000" w:rsidR="00000000" w:rsidRPr="00000000">
              <w:rPr>
                <w:color w:val="000000"/>
                <w:sz w:val="22"/>
                <w:szCs w:val="22"/>
                <w:rtl w:val="0"/>
              </w:rPr>
              <w:t xml:space="preserve">27:56:0</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24">
            <w:pPr>
              <w:spacing w:after="0" w:line="240" w:lineRule="auto"/>
              <w:ind w:firstLine="0"/>
              <w:rPr>
                <w:sz w:val="22"/>
                <w:szCs w:val="22"/>
              </w:rPr>
            </w:pPr>
            <w:r w:rsidDel="00000000" w:rsidR="00000000" w:rsidRPr="00000000">
              <w:rPr>
                <w:color w:val="000000"/>
                <w:sz w:val="22"/>
                <w:szCs w:val="22"/>
                <w:rtl w:val="0"/>
              </w:rPr>
              <w:t xml:space="preserve">&lt; .01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25">
            <w:pPr>
              <w:spacing w:after="0" w:line="240" w:lineRule="auto"/>
              <w:ind w:firstLine="0"/>
              <w:rPr>
                <w:color w:val="000000"/>
                <w:sz w:val="22"/>
                <w:szCs w:val="22"/>
              </w:rPr>
            </w:pPr>
            <w:r w:rsidDel="00000000" w:rsidR="00000000" w:rsidRPr="00000000">
              <w:rPr>
                <w:color w:val="000000"/>
                <w:sz w:val="22"/>
                <w:szCs w:val="22"/>
                <w:rtl w:val="0"/>
              </w:rPr>
              <w:t xml:space="preserve">0.14 (0.31)</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26">
            <w:pPr>
              <w:spacing w:after="0" w:line="240" w:lineRule="auto"/>
              <w:ind w:firstLine="0"/>
              <w:rPr>
                <w:color w:val="000000"/>
                <w:sz w:val="22"/>
                <w:szCs w:val="22"/>
              </w:rPr>
            </w:pPr>
            <w:r w:rsidDel="00000000" w:rsidR="00000000" w:rsidRPr="00000000">
              <w:rPr>
                <w:color w:val="000000"/>
                <w:sz w:val="22"/>
                <w:szCs w:val="22"/>
                <w:rtl w:val="0"/>
              </w:rPr>
              <w:t xml:space="preserve">0.26 (0.31)</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27">
            <w:pPr>
              <w:spacing w:after="0" w:line="240" w:lineRule="auto"/>
              <w:ind w:firstLine="0"/>
              <w:rPr>
                <w:color w:val="000000"/>
                <w:sz w:val="22"/>
                <w:szCs w:val="22"/>
              </w:rPr>
            </w:pPr>
            <w:r w:rsidDel="00000000" w:rsidR="00000000" w:rsidRPr="00000000">
              <w:rPr>
                <w:color w:val="000000"/>
                <w:sz w:val="22"/>
                <w:szCs w:val="22"/>
                <w:rtl w:val="0"/>
              </w:rPr>
              <w:t xml:space="preserve">0.08 (0.31)</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28">
            <w:pPr>
              <w:spacing w:after="0" w:line="240" w:lineRule="auto"/>
              <w:ind w:firstLine="0"/>
              <w:rPr>
                <w:color w:val="000000"/>
                <w:sz w:val="22"/>
                <w:szCs w:val="22"/>
              </w:rPr>
            </w:pPr>
            <w:r w:rsidDel="00000000" w:rsidR="00000000" w:rsidRPr="00000000">
              <w:rPr>
                <w:color w:val="000000"/>
                <w:sz w:val="22"/>
                <w:szCs w:val="22"/>
                <w:rtl w:val="0"/>
              </w:rPr>
              <w:t xml:space="preserve">0.24 (0.31)</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29">
            <w:pPr>
              <w:spacing w:after="0" w:line="240" w:lineRule="auto"/>
              <w:ind w:firstLine="0"/>
              <w:rPr>
                <w:color w:val="000000"/>
                <w:sz w:val="22"/>
                <w:szCs w:val="22"/>
              </w:rPr>
            </w:pPr>
            <w:r w:rsidDel="00000000" w:rsidR="00000000" w:rsidRPr="00000000">
              <w:rPr>
                <w:color w:val="000000"/>
                <w:sz w:val="22"/>
                <w:szCs w:val="22"/>
                <w:rtl w:val="0"/>
              </w:rPr>
              <w:t xml:space="preserve">Lopez et al.</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2A">
            <w:pPr>
              <w:spacing w:after="0" w:line="240" w:lineRule="auto"/>
              <w:ind w:firstLine="0"/>
              <w:rPr>
                <w:color w:val="000000"/>
                <w:sz w:val="22"/>
                <w:szCs w:val="22"/>
              </w:rPr>
            </w:pPr>
            <w:r w:rsidDel="00000000" w:rsidR="00000000" w:rsidRPr="00000000">
              <w:rPr>
                <w:color w:val="000000"/>
                <w:sz w:val="22"/>
                <w:szCs w:val="22"/>
                <w:rtl w:val="0"/>
              </w:rPr>
              <w:t xml:space="preserve">USA</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2B">
            <w:pPr>
              <w:spacing w:after="0" w:line="240" w:lineRule="auto"/>
              <w:ind w:firstLine="0"/>
              <w:rPr>
                <w:color w:val="000000"/>
                <w:sz w:val="22"/>
                <w:szCs w:val="22"/>
              </w:rPr>
            </w:pPr>
            <w:r w:rsidDel="00000000" w:rsidR="00000000" w:rsidRPr="00000000">
              <w:rPr>
                <w:color w:val="000000"/>
                <w:sz w:val="22"/>
                <w:szCs w:val="22"/>
                <w:rtl w:val="0"/>
              </w:rPr>
              <w:t xml:space="preserve">93.2</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2C">
            <w:pPr>
              <w:spacing w:after="0" w:line="240" w:lineRule="auto"/>
              <w:ind w:firstLine="0"/>
              <w:rPr>
                <w:color w:val="000000"/>
                <w:sz w:val="22"/>
                <w:szCs w:val="22"/>
              </w:rPr>
            </w:pPr>
            <w:r w:rsidDel="00000000" w:rsidR="00000000" w:rsidRPr="00000000">
              <w:rPr>
                <w:color w:val="000000"/>
                <w:sz w:val="22"/>
                <w:szCs w:val="22"/>
                <w:rtl w:val="0"/>
              </w:rPr>
              <w:t xml:space="preserve">17-36; 19.77; 2.34</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2D">
            <w:pPr>
              <w:spacing w:after="0" w:line="240" w:lineRule="auto"/>
              <w:ind w:firstLine="0"/>
              <w:rPr>
                <w:color w:val="000000"/>
                <w:sz w:val="22"/>
                <w:szCs w:val="22"/>
              </w:rPr>
            </w:pPr>
            <w:r w:rsidDel="00000000" w:rsidR="00000000" w:rsidRPr="00000000">
              <w:rPr>
                <w:color w:val="000000"/>
                <w:sz w:val="22"/>
                <w:szCs w:val="22"/>
                <w:rtl w:val="0"/>
              </w:rPr>
              <w:t xml:space="preserve">36:43:3</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2E">
            <w:pPr>
              <w:spacing w:after="0" w:line="240" w:lineRule="auto"/>
              <w:ind w:firstLine="0"/>
              <w:rPr>
                <w:sz w:val="22"/>
                <w:szCs w:val="22"/>
              </w:rPr>
            </w:pPr>
            <w:r w:rsidDel="00000000" w:rsidR="00000000" w:rsidRPr="00000000">
              <w:rPr>
                <w:color w:val="000000"/>
                <w:sz w:val="22"/>
                <w:szCs w:val="22"/>
                <w:rtl w:val="0"/>
              </w:rPr>
              <w:t xml:space="preserve">.02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2F">
            <w:pPr>
              <w:spacing w:after="0" w:line="240" w:lineRule="auto"/>
              <w:ind w:firstLine="0"/>
              <w:rPr>
                <w:color w:val="000000"/>
                <w:sz w:val="22"/>
                <w:szCs w:val="22"/>
              </w:rPr>
            </w:pPr>
            <w:r w:rsidDel="00000000" w:rsidR="00000000" w:rsidRPr="00000000">
              <w:rPr>
                <w:color w:val="000000"/>
                <w:sz w:val="22"/>
                <w:szCs w:val="22"/>
                <w:rtl w:val="0"/>
              </w:rPr>
              <w:t xml:space="preserve">0.12 (0.30)</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30">
            <w:pPr>
              <w:spacing w:after="0" w:line="240" w:lineRule="auto"/>
              <w:ind w:firstLine="0"/>
              <w:rPr>
                <w:color w:val="000000"/>
                <w:sz w:val="22"/>
                <w:szCs w:val="22"/>
              </w:rPr>
            </w:pPr>
            <w:r w:rsidDel="00000000" w:rsidR="00000000" w:rsidRPr="00000000">
              <w:rPr>
                <w:color w:val="000000"/>
                <w:sz w:val="22"/>
                <w:szCs w:val="22"/>
                <w:rtl w:val="0"/>
              </w:rPr>
              <w:t xml:space="preserve">0.30 (0.30)</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31">
            <w:pPr>
              <w:spacing w:after="0" w:line="240" w:lineRule="auto"/>
              <w:ind w:firstLine="0"/>
              <w:rPr>
                <w:color w:val="000000"/>
                <w:sz w:val="22"/>
                <w:szCs w:val="22"/>
              </w:rPr>
            </w:pPr>
            <w:r w:rsidDel="00000000" w:rsidR="00000000" w:rsidRPr="00000000">
              <w:rPr>
                <w:color w:val="000000"/>
                <w:sz w:val="22"/>
                <w:szCs w:val="22"/>
                <w:rtl w:val="0"/>
              </w:rPr>
              <w:t xml:space="preserve">0.13 (0.28)</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32">
            <w:pPr>
              <w:spacing w:after="0" w:line="240" w:lineRule="auto"/>
              <w:ind w:firstLine="0"/>
              <w:rPr>
                <w:color w:val="000000"/>
                <w:sz w:val="22"/>
                <w:szCs w:val="22"/>
              </w:rPr>
            </w:pPr>
            <w:r w:rsidDel="00000000" w:rsidR="00000000" w:rsidRPr="00000000">
              <w:rPr>
                <w:color w:val="000000"/>
                <w:sz w:val="22"/>
                <w:szCs w:val="22"/>
                <w:rtl w:val="0"/>
              </w:rPr>
              <w:t xml:space="preserve">0.24 (0.28)</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33">
            <w:pPr>
              <w:spacing w:after="0" w:line="240" w:lineRule="auto"/>
              <w:ind w:firstLine="0"/>
              <w:rPr>
                <w:color w:val="000000"/>
                <w:sz w:val="22"/>
                <w:szCs w:val="22"/>
              </w:rPr>
            </w:pPr>
            <w:r w:rsidDel="00000000" w:rsidR="00000000" w:rsidRPr="00000000">
              <w:rPr>
                <w:color w:val="000000"/>
                <w:sz w:val="22"/>
                <w:szCs w:val="22"/>
                <w:rtl w:val="0"/>
              </w:rPr>
              <w:t xml:space="preserve">Ma-Kellams &amp; Lim</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34">
            <w:pPr>
              <w:spacing w:after="0" w:line="240" w:lineRule="auto"/>
              <w:ind w:firstLine="0"/>
              <w:rPr>
                <w:color w:val="000000"/>
                <w:sz w:val="22"/>
                <w:szCs w:val="22"/>
              </w:rPr>
            </w:pPr>
            <w:r w:rsidDel="00000000" w:rsidR="00000000" w:rsidRPr="00000000">
              <w:rPr>
                <w:color w:val="000000"/>
                <w:sz w:val="22"/>
                <w:szCs w:val="22"/>
                <w:rtl w:val="0"/>
              </w:rPr>
              <w:t xml:space="preserve">USA</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35">
            <w:pPr>
              <w:spacing w:after="0" w:line="240" w:lineRule="auto"/>
              <w:ind w:firstLine="0"/>
              <w:rPr>
                <w:color w:val="000000"/>
                <w:sz w:val="22"/>
                <w:szCs w:val="22"/>
              </w:rPr>
            </w:pPr>
            <w:r w:rsidDel="00000000" w:rsidR="00000000" w:rsidRPr="00000000">
              <w:rPr>
                <w:color w:val="000000"/>
                <w:sz w:val="22"/>
                <w:szCs w:val="22"/>
                <w:rtl w:val="0"/>
              </w:rPr>
              <w:t xml:space="preserve">72.2</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36">
            <w:pPr>
              <w:spacing w:after="0" w:line="240" w:lineRule="auto"/>
              <w:ind w:firstLine="0"/>
              <w:rPr>
                <w:color w:val="000000"/>
                <w:sz w:val="22"/>
                <w:szCs w:val="22"/>
              </w:rPr>
            </w:pPr>
            <w:r w:rsidDel="00000000" w:rsidR="00000000" w:rsidRPr="00000000">
              <w:rPr>
                <w:color w:val="000000"/>
                <w:sz w:val="22"/>
                <w:szCs w:val="22"/>
                <w:rtl w:val="0"/>
              </w:rPr>
              <w:t xml:space="preserve">17-22; 18.7; 1.03</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37">
            <w:pPr>
              <w:spacing w:after="0" w:line="240" w:lineRule="auto"/>
              <w:ind w:firstLine="0"/>
              <w:rPr>
                <w:color w:val="000000"/>
                <w:sz w:val="22"/>
                <w:szCs w:val="22"/>
              </w:rPr>
            </w:pPr>
            <w:r w:rsidDel="00000000" w:rsidR="00000000" w:rsidRPr="00000000">
              <w:rPr>
                <w:color w:val="000000"/>
                <w:sz w:val="22"/>
                <w:szCs w:val="22"/>
                <w:rtl w:val="0"/>
              </w:rPr>
              <w:t xml:space="preserve">16:53:1</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38">
            <w:pPr>
              <w:spacing w:after="0" w:line="240" w:lineRule="auto"/>
              <w:ind w:firstLine="0"/>
              <w:rPr>
                <w:sz w:val="22"/>
                <w:szCs w:val="22"/>
              </w:rPr>
            </w:pPr>
            <w:r w:rsidDel="00000000" w:rsidR="00000000" w:rsidRPr="00000000">
              <w:rPr>
                <w:color w:val="000000"/>
                <w:sz w:val="22"/>
                <w:szCs w:val="22"/>
                <w:rtl w:val="0"/>
              </w:rPr>
              <w:t xml:space="preserve">&lt; .01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39">
            <w:pPr>
              <w:spacing w:after="0" w:line="240" w:lineRule="auto"/>
              <w:ind w:firstLine="0"/>
              <w:rPr>
                <w:color w:val="000000"/>
                <w:sz w:val="22"/>
                <w:szCs w:val="22"/>
              </w:rPr>
            </w:pPr>
            <w:r w:rsidDel="00000000" w:rsidR="00000000" w:rsidRPr="00000000">
              <w:rPr>
                <w:color w:val="000000"/>
                <w:sz w:val="22"/>
                <w:szCs w:val="22"/>
                <w:rtl w:val="0"/>
              </w:rPr>
              <w:t xml:space="preserve">0.24 (0.34)</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3A">
            <w:pPr>
              <w:spacing w:after="0" w:line="240" w:lineRule="auto"/>
              <w:ind w:firstLine="0"/>
              <w:rPr>
                <w:color w:val="000000"/>
                <w:sz w:val="22"/>
                <w:szCs w:val="22"/>
              </w:rPr>
            </w:pPr>
            <w:r w:rsidDel="00000000" w:rsidR="00000000" w:rsidRPr="00000000">
              <w:rPr>
                <w:color w:val="000000"/>
                <w:sz w:val="22"/>
                <w:szCs w:val="22"/>
                <w:rtl w:val="0"/>
              </w:rPr>
              <w:t xml:space="preserve">0.39 (0.34)</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3B">
            <w:pPr>
              <w:spacing w:after="0" w:line="240" w:lineRule="auto"/>
              <w:ind w:firstLine="0"/>
              <w:rPr>
                <w:color w:val="000000"/>
                <w:sz w:val="22"/>
                <w:szCs w:val="22"/>
              </w:rPr>
            </w:pPr>
            <w:r w:rsidDel="00000000" w:rsidR="00000000" w:rsidRPr="00000000">
              <w:rPr>
                <w:color w:val="000000"/>
                <w:sz w:val="22"/>
                <w:szCs w:val="22"/>
                <w:rtl w:val="0"/>
              </w:rPr>
              <w:t xml:space="preserve">0.27 (0.36)</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3C">
            <w:pPr>
              <w:spacing w:after="0" w:line="240" w:lineRule="auto"/>
              <w:ind w:firstLine="0"/>
              <w:rPr>
                <w:color w:val="000000"/>
                <w:sz w:val="22"/>
                <w:szCs w:val="22"/>
              </w:rPr>
            </w:pPr>
            <w:r w:rsidDel="00000000" w:rsidR="00000000" w:rsidRPr="00000000">
              <w:rPr>
                <w:color w:val="000000"/>
                <w:sz w:val="22"/>
                <w:szCs w:val="22"/>
                <w:rtl w:val="0"/>
              </w:rPr>
              <w:t xml:space="preserve">0.33 (0.36)</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3D">
            <w:pPr>
              <w:spacing w:after="0" w:line="240" w:lineRule="auto"/>
              <w:ind w:firstLine="0"/>
              <w:rPr>
                <w:color w:val="000000"/>
                <w:sz w:val="22"/>
                <w:szCs w:val="22"/>
              </w:rPr>
            </w:pPr>
            <w:r w:rsidDel="00000000" w:rsidR="00000000" w:rsidRPr="00000000">
              <w:rPr>
                <w:color w:val="000000"/>
                <w:sz w:val="22"/>
                <w:szCs w:val="22"/>
                <w:rtl w:val="0"/>
              </w:rPr>
              <w:t xml:space="preserve">Mammarella et al.</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3E">
            <w:pPr>
              <w:spacing w:after="0" w:line="240" w:lineRule="auto"/>
              <w:ind w:firstLine="0"/>
              <w:rPr>
                <w:color w:val="000000"/>
                <w:sz w:val="22"/>
                <w:szCs w:val="22"/>
              </w:rPr>
            </w:pPr>
            <w:r w:rsidDel="00000000" w:rsidR="00000000" w:rsidRPr="00000000">
              <w:rPr>
                <w:color w:val="000000"/>
                <w:sz w:val="22"/>
                <w:szCs w:val="22"/>
                <w:rtl w:val="0"/>
              </w:rPr>
              <w:t xml:space="preserve">Italy</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3F">
            <w:pPr>
              <w:spacing w:after="0" w:line="240" w:lineRule="auto"/>
              <w:ind w:firstLine="0"/>
              <w:rPr>
                <w:color w:val="000000"/>
                <w:sz w:val="22"/>
                <w:szCs w:val="22"/>
              </w:rPr>
            </w:pPr>
            <w:r w:rsidDel="00000000" w:rsidR="00000000" w:rsidRPr="00000000">
              <w:rPr>
                <w:color w:val="000000"/>
                <w:sz w:val="22"/>
                <w:szCs w:val="22"/>
                <w:rtl w:val="0"/>
              </w:rPr>
              <w:t xml:space="preserve">94.5</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40">
            <w:pPr>
              <w:spacing w:after="0" w:line="240" w:lineRule="auto"/>
              <w:ind w:firstLine="0"/>
              <w:rPr>
                <w:color w:val="000000"/>
                <w:sz w:val="22"/>
                <w:szCs w:val="22"/>
              </w:rPr>
            </w:pPr>
            <w:r w:rsidDel="00000000" w:rsidR="00000000" w:rsidRPr="00000000">
              <w:rPr>
                <w:color w:val="000000"/>
                <w:sz w:val="22"/>
                <w:szCs w:val="22"/>
                <w:rtl w:val="0"/>
              </w:rPr>
              <w:t xml:space="preserve">18-58; 26.05; 9.68</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41">
            <w:pPr>
              <w:spacing w:after="0" w:line="240" w:lineRule="auto"/>
              <w:ind w:firstLine="0"/>
              <w:rPr>
                <w:color w:val="000000"/>
                <w:sz w:val="22"/>
                <w:szCs w:val="22"/>
              </w:rPr>
            </w:pPr>
            <w:r w:rsidDel="00000000" w:rsidR="00000000" w:rsidRPr="00000000">
              <w:rPr>
                <w:color w:val="000000"/>
                <w:sz w:val="22"/>
                <w:szCs w:val="22"/>
                <w:rtl w:val="0"/>
              </w:rPr>
              <w:t xml:space="preserve">22:64:0</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42">
            <w:pPr>
              <w:spacing w:after="0" w:line="240" w:lineRule="auto"/>
              <w:ind w:firstLine="0"/>
              <w:rPr>
                <w:sz w:val="22"/>
                <w:szCs w:val="22"/>
              </w:rPr>
            </w:pPr>
            <w:r w:rsidDel="00000000" w:rsidR="00000000" w:rsidRPr="00000000">
              <w:rPr>
                <w:color w:val="000000"/>
                <w:sz w:val="22"/>
                <w:szCs w:val="22"/>
                <w:rtl w:val="0"/>
              </w:rPr>
              <w:t xml:space="preserve">.05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43">
            <w:pPr>
              <w:spacing w:after="0" w:line="240" w:lineRule="auto"/>
              <w:ind w:firstLine="0"/>
              <w:rPr>
                <w:color w:val="000000"/>
                <w:sz w:val="22"/>
                <w:szCs w:val="22"/>
              </w:rPr>
            </w:pPr>
            <w:r w:rsidDel="00000000" w:rsidR="00000000" w:rsidRPr="00000000">
              <w:rPr>
                <w:color w:val="000000"/>
                <w:sz w:val="22"/>
                <w:szCs w:val="22"/>
                <w:rtl w:val="0"/>
              </w:rPr>
              <w:t xml:space="preserve">0.19 (0.30)</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44">
            <w:pPr>
              <w:spacing w:after="0" w:line="240" w:lineRule="auto"/>
              <w:ind w:firstLine="0"/>
              <w:rPr>
                <w:color w:val="000000"/>
                <w:sz w:val="22"/>
                <w:szCs w:val="22"/>
              </w:rPr>
            </w:pPr>
            <w:r w:rsidDel="00000000" w:rsidR="00000000" w:rsidRPr="00000000">
              <w:rPr>
                <w:color w:val="000000"/>
                <w:sz w:val="22"/>
                <w:szCs w:val="22"/>
                <w:rtl w:val="0"/>
              </w:rPr>
              <w:t xml:space="preserve">0.26 (0.30)</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45">
            <w:pPr>
              <w:spacing w:after="0" w:line="240" w:lineRule="auto"/>
              <w:ind w:firstLine="0"/>
              <w:rPr>
                <w:color w:val="000000"/>
                <w:sz w:val="22"/>
                <w:szCs w:val="22"/>
              </w:rPr>
            </w:pPr>
            <w:r w:rsidDel="00000000" w:rsidR="00000000" w:rsidRPr="00000000">
              <w:rPr>
                <w:color w:val="000000"/>
                <w:sz w:val="22"/>
                <w:szCs w:val="22"/>
                <w:rtl w:val="0"/>
              </w:rPr>
              <w:t xml:space="preserve">0.11 (0.32)</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46">
            <w:pPr>
              <w:spacing w:after="0" w:line="240" w:lineRule="auto"/>
              <w:ind w:firstLine="0"/>
              <w:rPr>
                <w:color w:val="000000"/>
                <w:sz w:val="22"/>
                <w:szCs w:val="22"/>
              </w:rPr>
            </w:pPr>
            <w:r w:rsidDel="00000000" w:rsidR="00000000" w:rsidRPr="00000000">
              <w:rPr>
                <w:color w:val="000000"/>
                <w:sz w:val="22"/>
                <w:szCs w:val="22"/>
                <w:rtl w:val="0"/>
              </w:rPr>
              <w:t xml:space="preserve">0.23 (0.32)</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47">
            <w:pPr>
              <w:spacing w:after="0" w:line="240" w:lineRule="auto"/>
              <w:ind w:firstLine="0"/>
              <w:rPr>
                <w:color w:val="000000"/>
                <w:sz w:val="22"/>
                <w:szCs w:val="22"/>
              </w:rPr>
            </w:pPr>
            <w:r w:rsidDel="00000000" w:rsidR="00000000" w:rsidRPr="00000000">
              <w:rPr>
                <w:color w:val="000000"/>
                <w:sz w:val="22"/>
                <w:szCs w:val="22"/>
                <w:rtl w:val="0"/>
              </w:rPr>
              <w:t xml:space="preserve">Moskowitz</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48">
            <w:pPr>
              <w:spacing w:after="0" w:line="240" w:lineRule="auto"/>
              <w:ind w:firstLine="0"/>
              <w:rPr>
                <w:color w:val="000000"/>
                <w:sz w:val="22"/>
                <w:szCs w:val="22"/>
              </w:rPr>
            </w:pPr>
            <w:r w:rsidDel="00000000" w:rsidR="00000000" w:rsidRPr="00000000">
              <w:rPr>
                <w:color w:val="000000"/>
                <w:sz w:val="22"/>
                <w:szCs w:val="22"/>
                <w:rtl w:val="0"/>
              </w:rPr>
              <w:t xml:space="preserve">USA</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49">
            <w:pPr>
              <w:spacing w:after="0" w:line="240" w:lineRule="auto"/>
              <w:ind w:firstLine="0"/>
              <w:rPr>
                <w:color w:val="000000"/>
                <w:sz w:val="22"/>
                <w:szCs w:val="22"/>
              </w:rPr>
            </w:pPr>
            <w:r w:rsidDel="00000000" w:rsidR="00000000" w:rsidRPr="00000000">
              <w:rPr>
                <w:color w:val="000000"/>
                <w:sz w:val="22"/>
                <w:szCs w:val="22"/>
                <w:rtl w:val="0"/>
              </w:rPr>
              <w:t xml:space="preserve">92.7</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4A">
            <w:pPr>
              <w:spacing w:after="0" w:line="240" w:lineRule="auto"/>
              <w:ind w:firstLine="0"/>
              <w:rPr>
                <w:color w:val="000000"/>
                <w:sz w:val="22"/>
                <w:szCs w:val="22"/>
              </w:rPr>
            </w:pPr>
            <w:r w:rsidDel="00000000" w:rsidR="00000000" w:rsidRPr="00000000">
              <w:rPr>
                <w:color w:val="000000"/>
                <w:sz w:val="22"/>
                <w:szCs w:val="22"/>
                <w:rtl w:val="0"/>
              </w:rPr>
              <w:t xml:space="preserve">18-22; 19.32; 1</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4B">
            <w:pPr>
              <w:spacing w:after="0" w:line="240" w:lineRule="auto"/>
              <w:ind w:firstLine="0"/>
              <w:rPr>
                <w:color w:val="000000"/>
                <w:sz w:val="22"/>
                <w:szCs w:val="22"/>
              </w:rPr>
            </w:pPr>
            <w:r w:rsidDel="00000000" w:rsidR="00000000" w:rsidRPr="00000000">
              <w:rPr>
                <w:color w:val="000000"/>
                <w:sz w:val="22"/>
                <w:szCs w:val="22"/>
                <w:rtl w:val="0"/>
              </w:rPr>
              <w:t xml:space="preserve">47:27:2</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4C">
            <w:pPr>
              <w:spacing w:after="0" w:line="240" w:lineRule="auto"/>
              <w:ind w:firstLine="0"/>
              <w:rPr>
                <w:sz w:val="22"/>
                <w:szCs w:val="22"/>
              </w:rPr>
            </w:pPr>
            <w:r w:rsidDel="00000000" w:rsidR="00000000" w:rsidRPr="00000000">
              <w:rPr>
                <w:color w:val="000000"/>
                <w:sz w:val="22"/>
                <w:szCs w:val="22"/>
                <w:rtl w:val="0"/>
              </w:rPr>
              <w:t xml:space="preserve">.03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4D">
            <w:pPr>
              <w:spacing w:after="0" w:line="240" w:lineRule="auto"/>
              <w:ind w:firstLine="0"/>
              <w:rPr>
                <w:color w:val="000000"/>
                <w:sz w:val="22"/>
                <w:szCs w:val="22"/>
              </w:rPr>
            </w:pPr>
            <w:r w:rsidDel="00000000" w:rsidR="00000000" w:rsidRPr="00000000">
              <w:rPr>
                <w:color w:val="000000"/>
                <w:sz w:val="22"/>
                <w:szCs w:val="22"/>
                <w:rtl w:val="0"/>
              </w:rPr>
              <w:t xml:space="preserve">0.16 (0.30)</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4E">
            <w:pPr>
              <w:spacing w:after="0" w:line="240" w:lineRule="auto"/>
              <w:ind w:firstLine="0"/>
              <w:rPr>
                <w:color w:val="000000"/>
                <w:sz w:val="22"/>
                <w:szCs w:val="22"/>
              </w:rPr>
            </w:pPr>
            <w:r w:rsidDel="00000000" w:rsidR="00000000" w:rsidRPr="00000000">
              <w:rPr>
                <w:color w:val="000000"/>
                <w:sz w:val="22"/>
                <w:szCs w:val="22"/>
                <w:rtl w:val="0"/>
              </w:rPr>
              <w:t xml:space="preserve">0.24 (0.30)</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4F">
            <w:pPr>
              <w:spacing w:after="0" w:line="240" w:lineRule="auto"/>
              <w:ind w:firstLine="0"/>
              <w:rPr>
                <w:color w:val="000000"/>
                <w:sz w:val="22"/>
                <w:szCs w:val="22"/>
              </w:rPr>
            </w:pPr>
            <w:r w:rsidDel="00000000" w:rsidR="00000000" w:rsidRPr="00000000">
              <w:rPr>
                <w:color w:val="000000"/>
                <w:sz w:val="22"/>
                <w:szCs w:val="22"/>
                <w:rtl w:val="0"/>
              </w:rPr>
              <w:t xml:space="preserve">0.10 (0.34)</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50">
            <w:pPr>
              <w:spacing w:after="0" w:line="240" w:lineRule="auto"/>
              <w:ind w:firstLine="0"/>
              <w:rPr>
                <w:color w:val="000000"/>
                <w:sz w:val="22"/>
                <w:szCs w:val="22"/>
              </w:rPr>
            </w:pPr>
            <w:r w:rsidDel="00000000" w:rsidR="00000000" w:rsidRPr="00000000">
              <w:rPr>
                <w:color w:val="000000"/>
                <w:sz w:val="22"/>
                <w:szCs w:val="22"/>
                <w:rtl w:val="0"/>
              </w:rPr>
              <w:t xml:space="preserve">0.28 (0.34)</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51">
            <w:pPr>
              <w:spacing w:after="0" w:line="240" w:lineRule="auto"/>
              <w:ind w:firstLine="0"/>
              <w:rPr>
                <w:color w:val="000000"/>
                <w:sz w:val="22"/>
                <w:szCs w:val="22"/>
              </w:rPr>
            </w:pPr>
            <w:r w:rsidDel="00000000" w:rsidR="00000000" w:rsidRPr="00000000">
              <w:rPr>
                <w:color w:val="000000"/>
                <w:sz w:val="22"/>
                <w:szCs w:val="22"/>
                <w:rtl w:val="0"/>
              </w:rPr>
              <w:t xml:space="preserve">Pasti et al.</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52">
            <w:pPr>
              <w:spacing w:after="0" w:line="240" w:lineRule="auto"/>
              <w:ind w:firstLine="0"/>
              <w:rPr>
                <w:color w:val="000000"/>
                <w:sz w:val="22"/>
                <w:szCs w:val="22"/>
              </w:rPr>
            </w:pPr>
            <w:r w:rsidDel="00000000" w:rsidR="00000000" w:rsidRPr="00000000">
              <w:rPr>
                <w:color w:val="000000"/>
                <w:sz w:val="22"/>
                <w:szCs w:val="22"/>
                <w:rtl w:val="0"/>
              </w:rPr>
              <w:t xml:space="preserve">Italy</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53">
            <w:pPr>
              <w:spacing w:after="0" w:line="240" w:lineRule="auto"/>
              <w:ind w:firstLine="0"/>
              <w:rPr>
                <w:color w:val="000000"/>
                <w:sz w:val="22"/>
                <w:szCs w:val="22"/>
              </w:rPr>
            </w:pPr>
            <w:r w:rsidDel="00000000" w:rsidR="00000000" w:rsidRPr="00000000">
              <w:rPr>
                <w:color w:val="000000"/>
                <w:sz w:val="22"/>
                <w:szCs w:val="22"/>
                <w:rtl w:val="0"/>
              </w:rPr>
              <w:t xml:space="preserve">98</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54">
            <w:pPr>
              <w:spacing w:after="0" w:line="240" w:lineRule="auto"/>
              <w:ind w:firstLine="0"/>
              <w:rPr>
                <w:color w:val="000000"/>
                <w:sz w:val="22"/>
                <w:szCs w:val="22"/>
              </w:rPr>
            </w:pPr>
            <w:r w:rsidDel="00000000" w:rsidR="00000000" w:rsidRPr="00000000">
              <w:rPr>
                <w:color w:val="000000"/>
                <w:sz w:val="22"/>
                <w:szCs w:val="22"/>
                <w:rtl w:val="0"/>
              </w:rPr>
              <w:t xml:space="preserve">18-36; 24.24; 4.59</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55">
            <w:pPr>
              <w:spacing w:after="0" w:line="240" w:lineRule="auto"/>
              <w:ind w:firstLine="0"/>
              <w:rPr>
                <w:color w:val="000000"/>
                <w:sz w:val="22"/>
                <w:szCs w:val="22"/>
              </w:rPr>
            </w:pPr>
            <w:r w:rsidDel="00000000" w:rsidR="00000000" w:rsidRPr="00000000">
              <w:rPr>
                <w:color w:val="000000"/>
                <w:sz w:val="22"/>
                <w:szCs w:val="22"/>
                <w:rtl w:val="0"/>
              </w:rPr>
              <w:t xml:space="preserve">34:64:0</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56">
            <w:pPr>
              <w:spacing w:after="0" w:line="240" w:lineRule="auto"/>
              <w:ind w:firstLine="0"/>
              <w:rPr>
                <w:sz w:val="22"/>
                <w:szCs w:val="22"/>
              </w:rPr>
            </w:pPr>
            <w:r w:rsidDel="00000000" w:rsidR="00000000" w:rsidRPr="00000000">
              <w:rPr>
                <w:color w:val="000000"/>
                <w:sz w:val="22"/>
                <w:szCs w:val="22"/>
                <w:rtl w:val="0"/>
              </w:rPr>
              <w:t xml:space="preserve">&lt; .01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57">
            <w:pPr>
              <w:spacing w:after="0" w:line="240" w:lineRule="auto"/>
              <w:ind w:firstLine="0"/>
              <w:rPr>
                <w:color w:val="000000"/>
                <w:sz w:val="22"/>
                <w:szCs w:val="22"/>
              </w:rPr>
            </w:pPr>
            <w:r w:rsidDel="00000000" w:rsidR="00000000" w:rsidRPr="00000000">
              <w:rPr>
                <w:color w:val="000000"/>
                <w:sz w:val="22"/>
                <w:szCs w:val="22"/>
                <w:rtl w:val="0"/>
              </w:rPr>
              <w:t xml:space="preserve">0.24 (0.35)</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58">
            <w:pPr>
              <w:spacing w:after="0" w:line="240" w:lineRule="auto"/>
              <w:ind w:firstLine="0"/>
              <w:rPr>
                <w:color w:val="000000"/>
                <w:sz w:val="22"/>
                <w:szCs w:val="22"/>
              </w:rPr>
            </w:pPr>
            <w:r w:rsidDel="00000000" w:rsidR="00000000" w:rsidRPr="00000000">
              <w:rPr>
                <w:color w:val="000000"/>
                <w:sz w:val="22"/>
                <w:szCs w:val="22"/>
                <w:rtl w:val="0"/>
              </w:rPr>
              <w:t xml:space="preserve">0.38 (0.35)</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59">
            <w:pPr>
              <w:spacing w:after="0" w:line="240" w:lineRule="auto"/>
              <w:ind w:firstLine="0"/>
              <w:rPr>
                <w:color w:val="000000"/>
                <w:sz w:val="22"/>
                <w:szCs w:val="22"/>
              </w:rPr>
            </w:pPr>
            <w:r w:rsidDel="00000000" w:rsidR="00000000" w:rsidRPr="00000000">
              <w:rPr>
                <w:color w:val="000000"/>
                <w:sz w:val="22"/>
                <w:szCs w:val="22"/>
                <w:rtl w:val="0"/>
              </w:rPr>
              <w:t xml:space="preserve">0.14 (0.34)</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5A">
            <w:pPr>
              <w:spacing w:after="0" w:line="240" w:lineRule="auto"/>
              <w:ind w:firstLine="0"/>
              <w:rPr>
                <w:color w:val="000000"/>
                <w:sz w:val="22"/>
                <w:szCs w:val="22"/>
              </w:rPr>
            </w:pPr>
            <w:r w:rsidDel="00000000" w:rsidR="00000000" w:rsidRPr="00000000">
              <w:rPr>
                <w:color w:val="000000"/>
                <w:sz w:val="22"/>
                <w:szCs w:val="22"/>
                <w:rtl w:val="0"/>
              </w:rPr>
              <w:t xml:space="preserve">0.29 (0.34)</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5B">
            <w:pPr>
              <w:spacing w:after="0" w:line="240" w:lineRule="auto"/>
              <w:ind w:firstLine="0"/>
              <w:rPr>
                <w:color w:val="000000"/>
                <w:sz w:val="22"/>
                <w:szCs w:val="22"/>
              </w:rPr>
            </w:pPr>
            <w:r w:rsidDel="00000000" w:rsidR="00000000" w:rsidRPr="00000000">
              <w:rPr>
                <w:color w:val="000000"/>
                <w:sz w:val="22"/>
                <w:szCs w:val="22"/>
                <w:rtl w:val="0"/>
              </w:rPr>
              <w:t xml:space="preserve">Prada et al.</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5C">
            <w:pPr>
              <w:spacing w:after="0" w:line="240" w:lineRule="auto"/>
              <w:ind w:firstLine="0"/>
              <w:rPr>
                <w:color w:val="000000"/>
                <w:sz w:val="22"/>
                <w:szCs w:val="22"/>
              </w:rPr>
            </w:pPr>
            <w:r w:rsidDel="00000000" w:rsidR="00000000" w:rsidRPr="00000000">
              <w:rPr>
                <w:color w:val="000000"/>
                <w:sz w:val="22"/>
                <w:szCs w:val="22"/>
                <w:rtl w:val="0"/>
              </w:rPr>
              <w:t xml:space="preserve">Portugal</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5D">
            <w:pPr>
              <w:spacing w:after="0" w:line="240" w:lineRule="auto"/>
              <w:ind w:firstLine="0"/>
              <w:rPr>
                <w:color w:val="000000"/>
                <w:sz w:val="22"/>
                <w:szCs w:val="22"/>
              </w:rPr>
            </w:pPr>
            <w:r w:rsidDel="00000000" w:rsidR="00000000" w:rsidRPr="00000000">
              <w:rPr>
                <w:color w:val="000000"/>
                <w:sz w:val="22"/>
                <w:szCs w:val="22"/>
                <w:rtl w:val="0"/>
              </w:rPr>
              <w:t xml:space="preserve">100</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5E">
            <w:pPr>
              <w:spacing w:after="0" w:line="240" w:lineRule="auto"/>
              <w:ind w:firstLine="0"/>
              <w:rPr>
                <w:color w:val="000000"/>
                <w:sz w:val="22"/>
                <w:szCs w:val="22"/>
              </w:rPr>
            </w:pPr>
            <w:r w:rsidDel="00000000" w:rsidR="00000000" w:rsidRPr="00000000">
              <w:rPr>
                <w:color w:val="000000"/>
                <w:sz w:val="22"/>
                <w:szCs w:val="22"/>
                <w:rtl w:val="0"/>
              </w:rPr>
              <w:t xml:space="preserve">18-73; 23.7; 8.9</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5F">
            <w:pPr>
              <w:spacing w:after="0" w:line="240" w:lineRule="auto"/>
              <w:ind w:firstLine="0"/>
              <w:rPr>
                <w:color w:val="000000"/>
                <w:sz w:val="22"/>
                <w:szCs w:val="22"/>
              </w:rPr>
            </w:pPr>
            <w:r w:rsidDel="00000000" w:rsidR="00000000" w:rsidRPr="00000000">
              <w:rPr>
                <w:color w:val="000000"/>
                <w:sz w:val="22"/>
                <w:szCs w:val="22"/>
                <w:rtl w:val="0"/>
              </w:rPr>
              <w:t xml:space="preserve">18:61:1</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60">
            <w:pPr>
              <w:spacing w:after="0" w:line="240" w:lineRule="auto"/>
              <w:ind w:firstLine="0"/>
              <w:rPr>
                <w:sz w:val="22"/>
                <w:szCs w:val="22"/>
              </w:rPr>
            </w:pPr>
            <w:r w:rsidDel="00000000" w:rsidR="00000000" w:rsidRPr="00000000">
              <w:rPr>
                <w:color w:val="000000"/>
                <w:sz w:val="22"/>
                <w:szCs w:val="22"/>
                <w:rtl w:val="0"/>
              </w:rPr>
              <w:t xml:space="preserve">&lt; .01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61">
            <w:pPr>
              <w:spacing w:after="0" w:line="240" w:lineRule="auto"/>
              <w:ind w:firstLine="0"/>
              <w:rPr>
                <w:color w:val="000000"/>
                <w:sz w:val="22"/>
                <w:szCs w:val="22"/>
              </w:rPr>
            </w:pPr>
            <w:r w:rsidDel="00000000" w:rsidR="00000000" w:rsidRPr="00000000">
              <w:rPr>
                <w:color w:val="000000"/>
                <w:sz w:val="22"/>
                <w:szCs w:val="22"/>
                <w:rtl w:val="0"/>
              </w:rPr>
              <w:t xml:space="preserve">0.21 (0.32)</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62">
            <w:pPr>
              <w:spacing w:after="0" w:line="240" w:lineRule="auto"/>
              <w:ind w:firstLine="0"/>
              <w:rPr>
                <w:color w:val="000000"/>
                <w:sz w:val="22"/>
                <w:szCs w:val="22"/>
              </w:rPr>
            </w:pPr>
            <w:r w:rsidDel="00000000" w:rsidR="00000000" w:rsidRPr="00000000">
              <w:rPr>
                <w:color w:val="000000"/>
                <w:sz w:val="22"/>
                <w:szCs w:val="22"/>
                <w:rtl w:val="0"/>
              </w:rPr>
              <w:t xml:space="preserve">0.25 (0.32)</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63">
            <w:pPr>
              <w:spacing w:after="0" w:line="240" w:lineRule="auto"/>
              <w:ind w:firstLine="0"/>
              <w:rPr>
                <w:color w:val="000000"/>
                <w:sz w:val="22"/>
                <w:szCs w:val="22"/>
              </w:rPr>
            </w:pPr>
            <w:r w:rsidDel="00000000" w:rsidR="00000000" w:rsidRPr="00000000">
              <w:rPr>
                <w:color w:val="000000"/>
                <w:sz w:val="22"/>
                <w:szCs w:val="22"/>
                <w:rtl w:val="0"/>
              </w:rPr>
              <w:t xml:space="preserve">0.22 (0.34)</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64">
            <w:pPr>
              <w:spacing w:after="0" w:line="240" w:lineRule="auto"/>
              <w:ind w:firstLine="0"/>
              <w:rPr>
                <w:color w:val="000000"/>
                <w:sz w:val="22"/>
                <w:szCs w:val="22"/>
              </w:rPr>
            </w:pPr>
            <w:r w:rsidDel="00000000" w:rsidR="00000000" w:rsidRPr="00000000">
              <w:rPr>
                <w:color w:val="000000"/>
                <w:sz w:val="22"/>
                <w:szCs w:val="22"/>
                <w:rtl w:val="0"/>
              </w:rPr>
              <w:t xml:space="preserve">0.30 (0.34)</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65">
            <w:pPr>
              <w:spacing w:after="0" w:line="240" w:lineRule="auto"/>
              <w:ind w:firstLine="0"/>
              <w:rPr>
                <w:color w:val="000000"/>
                <w:sz w:val="22"/>
                <w:szCs w:val="22"/>
              </w:rPr>
            </w:pPr>
            <w:sdt>
              <w:sdtPr>
                <w:id w:val="676214875"/>
                <w:tag w:val="goog_rdk_141"/>
              </w:sdtPr>
              <w:sdtContent>
                <w:commentRangeStart w:id="8"/>
              </w:sdtContent>
            </w:sdt>
            <w:r w:rsidDel="00000000" w:rsidR="00000000" w:rsidRPr="00000000">
              <w:rPr>
                <w:color w:val="000000"/>
                <w:sz w:val="22"/>
                <w:szCs w:val="22"/>
                <w:rtl w:val="0"/>
              </w:rPr>
              <w:t xml:space="preserve">Saraiva </w:t>
            </w:r>
            <w:sdt>
              <w:sdtPr>
                <w:id w:val="276473056"/>
                <w:tag w:val="goog_rdk_142"/>
              </w:sdtPr>
              <w:sdtContent>
                <w:ins w:author="Magda Saraiva" w:id="78" w:date="2025-09-16T11:04:05Z">
                  <w:commentRangeEnd w:id="8"/>
                  <w:r w:rsidDel="00000000" w:rsidR="00000000" w:rsidRPr="00000000">
                    <w:commentReference w:id="8"/>
                  </w:r>
                  <w:r w:rsidDel="00000000" w:rsidR="00000000" w:rsidRPr="00000000">
                    <w:rPr>
                      <w:color w:val="000000"/>
                      <w:sz w:val="22"/>
                      <w:szCs w:val="22"/>
                      <w:rtl w:val="0"/>
                    </w:rPr>
                    <w:t xml:space="preserve">et al.</w:t>
                  </w:r>
                </w:ins>
              </w:sdtContent>
            </w:sdt>
            <w:sdt>
              <w:sdtPr>
                <w:id w:val="-369335793"/>
                <w:tag w:val="goog_rdk_143"/>
              </w:sdtPr>
              <w:sdtContent>
                <w:del w:author="Magda Saraiva" w:id="78" w:date="2025-09-16T11:04:05Z">
                  <w:r w:rsidDel="00000000" w:rsidR="00000000" w:rsidRPr="00000000">
                    <w:rPr>
                      <w:color w:val="000000"/>
                      <w:sz w:val="22"/>
                      <w:szCs w:val="22"/>
                      <w:rtl w:val="0"/>
                    </w:rPr>
                    <w:delText xml:space="preserve">&amp; Gomes</w:delText>
                  </w:r>
                </w:del>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66">
            <w:pPr>
              <w:spacing w:after="0" w:line="240" w:lineRule="auto"/>
              <w:ind w:firstLine="0"/>
              <w:rPr>
                <w:color w:val="000000"/>
                <w:sz w:val="22"/>
                <w:szCs w:val="22"/>
              </w:rPr>
            </w:pPr>
            <w:r w:rsidDel="00000000" w:rsidR="00000000" w:rsidRPr="00000000">
              <w:rPr>
                <w:color w:val="000000"/>
                <w:sz w:val="22"/>
                <w:szCs w:val="22"/>
                <w:rtl w:val="0"/>
              </w:rPr>
              <w:t xml:space="preserve">Portugal</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67">
            <w:pPr>
              <w:spacing w:after="0" w:line="240" w:lineRule="auto"/>
              <w:ind w:firstLine="0"/>
              <w:rPr>
                <w:color w:val="000000"/>
                <w:sz w:val="22"/>
                <w:szCs w:val="22"/>
              </w:rPr>
            </w:pPr>
            <w:r w:rsidDel="00000000" w:rsidR="00000000" w:rsidRPr="00000000">
              <w:rPr>
                <w:color w:val="000000"/>
                <w:sz w:val="22"/>
                <w:szCs w:val="22"/>
                <w:rtl w:val="0"/>
              </w:rPr>
              <w:t xml:space="preserve">100</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68">
            <w:pPr>
              <w:spacing w:after="0" w:line="240" w:lineRule="auto"/>
              <w:ind w:firstLine="0"/>
              <w:rPr>
                <w:color w:val="000000"/>
                <w:sz w:val="22"/>
                <w:szCs w:val="22"/>
              </w:rPr>
            </w:pPr>
            <w:r w:rsidDel="00000000" w:rsidR="00000000" w:rsidRPr="00000000">
              <w:rPr>
                <w:color w:val="000000"/>
                <w:sz w:val="22"/>
                <w:szCs w:val="22"/>
                <w:rtl w:val="0"/>
              </w:rPr>
              <w:t xml:space="preserve">18-56; 21.96; 6.07</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69">
            <w:pPr>
              <w:spacing w:after="0" w:line="240" w:lineRule="auto"/>
              <w:ind w:firstLine="0"/>
              <w:rPr>
                <w:color w:val="000000"/>
                <w:sz w:val="22"/>
                <w:szCs w:val="22"/>
              </w:rPr>
            </w:pPr>
            <w:r w:rsidDel="00000000" w:rsidR="00000000" w:rsidRPr="00000000">
              <w:rPr>
                <w:color w:val="000000"/>
                <w:sz w:val="22"/>
                <w:szCs w:val="22"/>
                <w:rtl w:val="0"/>
              </w:rPr>
              <w:t xml:space="preserve">20:67:1</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6A">
            <w:pPr>
              <w:spacing w:after="0" w:line="240" w:lineRule="auto"/>
              <w:ind w:firstLine="0"/>
              <w:rPr>
                <w:sz w:val="22"/>
                <w:szCs w:val="22"/>
              </w:rPr>
            </w:pPr>
            <w:r w:rsidDel="00000000" w:rsidR="00000000" w:rsidRPr="00000000">
              <w:rPr>
                <w:color w:val="000000"/>
                <w:sz w:val="22"/>
                <w:szCs w:val="22"/>
                <w:rtl w:val="0"/>
              </w:rPr>
              <w:t xml:space="preserve">.01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6B">
            <w:pPr>
              <w:spacing w:after="0" w:line="240" w:lineRule="auto"/>
              <w:ind w:firstLine="0"/>
              <w:rPr>
                <w:color w:val="000000"/>
                <w:sz w:val="22"/>
                <w:szCs w:val="22"/>
              </w:rPr>
            </w:pPr>
            <w:r w:rsidDel="00000000" w:rsidR="00000000" w:rsidRPr="00000000">
              <w:rPr>
                <w:color w:val="000000"/>
                <w:sz w:val="22"/>
                <w:szCs w:val="22"/>
                <w:rtl w:val="0"/>
              </w:rPr>
              <w:t xml:space="preserve">0.26 (0.32)</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6C">
            <w:pPr>
              <w:spacing w:after="0" w:line="240" w:lineRule="auto"/>
              <w:ind w:firstLine="0"/>
              <w:rPr>
                <w:color w:val="000000"/>
                <w:sz w:val="22"/>
                <w:szCs w:val="22"/>
              </w:rPr>
            </w:pPr>
            <w:r w:rsidDel="00000000" w:rsidR="00000000" w:rsidRPr="00000000">
              <w:rPr>
                <w:color w:val="000000"/>
                <w:sz w:val="22"/>
                <w:szCs w:val="22"/>
                <w:rtl w:val="0"/>
              </w:rPr>
              <w:t xml:space="preserve">0.35 (0.32)</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6D">
            <w:pPr>
              <w:spacing w:after="0" w:line="240" w:lineRule="auto"/>
              <w:ind w:firstLine="0"/>
              <w:rPr>
                <w:color w:val="000000"/>
                <w:sz w:val="22"/>
                <w:szCs w:val="22"/>
              </w:rPr>
            </w:pPr>
            <w:r w:rsidDel="00000000" w:rsidR="00000000" w:rsidRPr="00000000">
              <w:rPr>
                <w:color w:val="000000"/>
                <w:sz w:val="22"/>
                <w:szCs w:val="22"/>
                <w:rtl w:val="0"/>
              </w:rPr>
              <w:t xml:space="preserve">0.15 (0.29)</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6E">
            <w:pPr>
              <w:spacing w:after="0" w:line="240" w:lineRule="auto"/>
              <w:ind w:firstLine="0"/>
              <w:rPr>
                <w:color w:val="000000"/>
                <w:sz w:val="22"/>
                <w:szCs w:val="22"/>
              </w:rPr>
            </w:pPr>
            <w:r w:rsidDel="00000000" w:rsidR="00000000" w:rsidRPr="00000000">
              <w:rPr>
                <w:color w:val="000000"/>
                <w:sz w:val="22"/>
                <w:szCs w:val="22"/>
                <w:rtl w:val="0"/>
              </w:rPr>
              <w:t xml:space="preserve">0.31 (0.29)</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6F">
            <w:pPr>
              <w:spacing w:after="0" w:line="240" w:lineRule="auto"/>
              <w:ind w:firstLine="0"/>
              <w:rPr>
                <w:color w:val="000000"/>
                <w:sz w:val="22"/>
                <w:szCs w:val="22"/>
              </w:rPr>
            </w:pPr>
            <w:r w:rsidDel="00000000" w:rsidR="00000000" w:rsidRPr="00000000">
              <w:rPr>
                <w:color w:val="000000"/>
                <w:sz w:val="22"/>
                <w:szCs w:val="22"/>
                <w:rtl w:val="0"/>
              </w:rPr>
              <w:t xml:space="preserve">Schütz et al.</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70">
            <w:pPr>
              <w:spacing w:after="0" w:line="240" w:lineRule="auto"/>
              <w:ind w:firstLine="0"/>
              <w:rPr>
                <w:color w:val="000000"/>
                <w:sz w:val="22"/>
                <w:szCs w:val="22"/>
              </w:rPr>
            </w:pPr>
            <w:r w:rsidDel="00000000" w:rsidR="00000000" w:rsidRPr="00000000">
              <w:rPr>
                <w:color w:val="000000"/>
                <w:sz w:val="22"/>
                <w:szCs w:val="22"/>
                <w:rtl w:val="0"/>
              </w:rPr>
              <w:t xml:space="preserve">Germany</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71">
            <w:pPr>
              <w:spacing w:after="0" w:line="240" w:lineRule="auto"/>
              <w:ind w:firstLine="0"/>
              <w:rPr>
                <w:color w:val="000000"/>
                <w:sz w:val="22"/>
                <w:szCs w:val="22"/>
              </w:rPr>
            </w:pPr>
            <w:r w:rsidDel="00000000" w:rsidR="00000000" w:rsidRPr="00000000">
              <w:rPr>
                <w:color w:val="000000"/>
                <w:sz w:val="22"/>
                <w:szCs w:val="22"/>
                <w:rtl w:val="0"/>
              </w:rPr>
              <w:t xml:space="preserve">83.3</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72">
            <w:pPr>
              <w:spacing w:after="0" w:line="240" w:lineRule="auto"/>
              <w:ind w:firstLine="0"/>
              <w:rPr>
                <w:color w:val="000000"/>
                <w:sz w:val="22"/>
                <w:szCs w:val="22"/>
              </w:rPr>
            </w:pPr>
            <w:r w:rsidDel="00000000" w:rsidR="00000000" w:rsidRPr="00000000">
              <w:rPr>
                <w:color w:val="000000"/>
                <w:sz w:val="22"/>
                <w:szCs w:val="22"/>
                <w:rtl w:val="0"/>
              </w:rPr>
              <w:t xml:space="preserve">18-60; 22.49; 5.35</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73">
            <w:pPr>
              <w:spacing w:after="0" w:line="240" w:lineRule="auto"/>
              <w:ind w:firstLine="0"/>
              <w:rPr>
                <w:color w:val="000000"/>
                <w:sz w:val="22"/>
                <w:szCs w:val="22"/>
              </w:rPr>
            </w:pPr>
            <w:r w:rsidDel="00000000" w:rsidR="00000000" w:rsidRPr="00000000">
              <w:rPr>
                <w:color w:val="000000"/>
                <w:sz w:val="22"/>
                <w:szCs w:val="22"/>
                <w:rtl w:val="0"/>
              </w:rPr>
              <w:t xml:space="preserve">17:67:1</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74">
            <w:pPr>
              <w:spacing w:after="0" w:line="240" w:lineRule="auto"/>
              <w:ind w:firstLine="0"/>
              <w:rPr>
                <w:sz w:val="22"/>
                <w:szCs w:val="22"/>
              </w:rPr>
            </w:pPr>
            <w:r w:rsidDel="00000000" w:rsidR="00000000" w:rsidRPr="00000000">
              <w:rPr>
                <w:color w:val="000000"/>
                <w:sz w:val="22"/>
                <w:szCs w:val="22"/>
                <w:rtl w:val="0"/>
              </w:rPr>
              <w:t xml:space="preserve">.02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75">
            <w:pPr>
              <w:spacing w:after="0" w:line="240" w:lineRule="auto"/>
              <w:ind w:firstLine="0"/>
              <w:rPr>
                <w:color w:val="000000"/>
                <w:sz w:val="22"/>
                <w:szCs w:val="22"/>
              </w:rPr>
            </w:pPr>
            <w:r w:rsidDel="00000000" w:rsidR="00000000" w:rsidRPr="00000000">
              <w:rPr>
                <w:color w:val="000000"/>
                <w:sz w:val="22"/>
                <w:szCs w:val="22"/>
                <w:rtl w:val="0"/>
              </w:rPr>
              <w:t xml:space="preserve">0.11 (0.27)</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76">
            <w:pPr>
              <w:spacing w:after="0" w:line="240" w:lineRule="auto"/>
              <w:ind w:firstLine="0"/>
              <w:rPr>
                <w:color w:val="000000"/>
                <w:sz w:val="22"/>
                <w:szCs w:val="22"/>
              </w:rPr>
            </w:pPr>
            <w:r w:rsidDel="00000000" w:rsidR="00000000" w:rsidRPr="00000000">
              <w:rPr>
                <w:color w:val="000000"/>
                <w:sz w:val="22"/>
                <w:szCs w:val="22"/>
                <w:rtl w:val="0"/>
              </w:rPr>
              <w:t xml:space="preserve">0.23 (0.27)</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77">
            <w:pPr>
              <w:spacing w:after="0" w:line="240" w:lineRule="auto"/>
              <w:ind w:firstLine="0"/>
              <w:rPr>
                <w:color w:val="000000"/>
                <w:sz w:val="22"/>
                <w:szCs w:val="22"/>
              </w:rPr>
            </w:pPr>
            <w:r w:rsidDel="00000000" w:rsidR="00000000" w:rsidRPr="00000000">
              <w:rPr>
                <w:color w:val="000000"/>
                <w:sz w:val="22"/>
                <w:szCs w:val="22"/>
                <w:rtl w:val="0"/>
              </w:rPr>
              <w:t xml:space="preserve">0.06 (0.28)</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78">
            <w:pPr>
              <w:spacing w:after="0" w:line="240" w:lineRule="auto"/>
              <w:ind w:firstLine="0"/>
              <w:rPr>
                <w:color w:val="000000"/>
                <w:sz w:val="22"/>
                <w:szCs w:val="22"/>
              </w:rPr>
            </w:pPr>
            <w:r w:rsidDel="00000000" w:rsidR="00000000" w:rsidRPr="00000000">
              <w:rPr>
                <w:color w:val="000000"/>
                <w:sz w:val="22"/>
                <w:szCs w:val="22"/>
                <w:rtl w:val="0"/>
              </w:rPr>
              <w:t xml:space="preserve">0.25 (0.28)</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79">
            <w:pPr>
              <w:spacing w:after="0" w:line="240" w:lineRule="auto"/>
              <w:ind w:firstLine="0"/>
              <w:rPr>
                <w:color w:val="000000"/>
                <w:sz w:val="22"/>
                <w:szCs w:val="22"/>
              </w:rPr>
            </w:pPr>
            <w:r w:rsidDel="00000000" w:rsidR="00000000" w:rsidRPr="00000000">
              <w:rPr>
                <w:color w:val="000000"/>
                <w:sz w:val="22"/>
                <w:szCs w:val="22"/>
                <w:rtl w:val="0"/>
              </w:rPr>
              <w:t xml:space="preserve">Toh et al.</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7A">
            <w:pPr>
              <w:spacing w:after="0" w:line="240" w:lineRule="auto"/>
              <w:ind w:firstLine="0"/>
              <w:rPr>
                <w:color w:val="000000"/>
                <w:sz w:val="22"/>
                <w:szCs w:val="22"/>
              </w:rPr>
            </w:pPr>
            <w:r w:rsidDel="00000000" w:rsidR="00000000" w:rsidRPr="00000000">
              <w:rPr>
                <w:color w:val="000000"/>
                <w:sz w:val="22"/>
                <w:szCs w:val="22"/>
                <w:rtl w:val="0"/>
              </w:rPr>
              <w:t xml:space="preserve">Singapore</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7B">
            <w:pPr>
              <w:spacing w:after="0" w:line="240" w:lineRule="auto"/>
              <w:ind w:firstLine="0"/>
              <w:rPr>
                <w:color w:val="000000"/>
                <w:sz w:val="22"/>
                <w:szCs w:val="22"/>
              </w:rPr>
            </w:pPr>
            <w:r w:rsidDel="00000000" w:rsidR="00000000" w:rsidRPr="00000000">
              <w:rPr>
                <w:color w:val="000000"/>
                <w:sz w:val="22"/>
                <w:szCs w:val="22"/>
                <w:rtl w:val="0"/>
              </w:rPr>
              <w:t xml:space="preserve">97.6</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7C">
            <w:pPr>
              <w:spacing w:after="0" w:line="240" w:lineRule="auto"/>
              <w:ind w:firstLine="0"/>
              <w:rPr>
                <w:color w:val="000000"/>
                <w:sz w:val="22"/>
                <w:szCs w:val="22"/>
              </w:rPr>
            </w:pPr>
            <w:r w:rsidDel="00000000" w:rsidR="00000000" w:rsidRPr="00000000">
              <w:rPr>
                <w:color w:val="000000"/>
                <w:sz w:val="22"/>
                <w:szCs w:val="22"/>
                <w:rtl w:val="0"/>
              </w:rPr>
              <w:t xml:space="preserve">18-25; 20.28; 1.57</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7D">
            <w:pPr>
              <w:spacing w:after="0" w:line="240" w:lineRule="auto"/>
              <w:ind w:firstLine="0"/>
              <w:rPr>
                <w:color w:val="000000"/>
                <w:sz w:val="22"/>
                <w:szCs w:val="22"/>
              </w:rPr>
            </w:pPr>
            <w:r w:rsidDel="00000000" w:rsidR="00000000" w:rsidRPr="00000000">
              <w:rPr>
                <w:color w:val="000000"/>
                <w:sz w:val="22"/>
                <w:szCs w:val="22"/>
                <w:rtl w:val="0"/>
              </w:rPr>
              <w:t xml:space="preserve">32:50:0</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7E">
            <w:pPr>
              <w:spacing w:after="0" w:line="240" w:lineRule="auto"/>
              <w:ind w:firstLine="0"/>
              <w:rPr>
                <w:sz w:val="22"/>
                <w:szCs w:val="22"/>
              </w:rPr>
            </w:pPr>
            <w:r w:rsidDel="00000000" w:rsidR="00000000" w:rsidRPr="00000000">
              <w:rPr>
                <w:color w:val="000000"/>
                <w:sz w:val="22"/>
                <w:szCs w:val="22"/>
                <w:rtl w:val="0"/>
              </w:rPr>
              <w:t xml:space="preserve">.03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7F">
            <w:pPr>
              <w:spacing w:after="0" w:line="240" w:lineRule="auto"/>
              <w:ind w:firstLine="0"/>
              <w:rPr>
                <w:color w:val="000000"/>
                <w:sz w:val="22"/>
                <w:szCs w:val="22"/>
              </w:rPr>
            </w:pPr>
            <w:r w:rsidDel="00000000" w:rsidR="00000000" w:rsidRPr="00000000">
              <w:rPr>
                <w:color w:val="000000"/>
                <w:sz w:val="22"/>
                <w:szCs w:val="22"/>
                <w:rtl w:val="0"/>
              </w:rPr>
              <w:t xml:space="preserve">0.10 (0.32)</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80">
            <w:pPr>
              <w:spacing w:after="0" w:line="240" w:lineRule="auto"/>
              <w:ind w:firstLine="0"/>
              <w:rPr>
                <w:color w:val="000000"/>
                <w:sz w:val="22"/>
                <w:szCs w:val="22"/>
              </w:rPr>
            </w:pPr>
            <w:r w:rsidDel="00000000" w:rsidR="00000000" w:rsidRPr="00000000">
              <w:rPr>
                <w:color w:val="000000"/>
                <w:sz w:val="22"/>
                <w:szCs w:val="22"/>
                <w:rtl w:val="0"/>
              </w:rPr>
              <w:t xml:space="preserve">0.40 (0.32)</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81">
            <w:pPr>
              <w:spacing w:after="0" w:line="240" w:lineRule="auto"/>
              <w:ind w:firstLine="0"/>
              <w:rPr>
                <w:color w:val="000000"/>
                <w:sz w:val="22"/>
                <w:szCs w:val="22"/>
              </w:rPr>
            </w:pPr>
            <w:r w:rsidDel="00000000" w:rsidR="00000000" w:rsidRPr="00000000">
              <w:rPr>
                <w:color w:val="000000"/>
                <w:sz w:val="22"/>
                <w:szCs w:val="22"/>
                <w:rtl w:val="0"/>
              </w:rPr>
              <w:t xml:space="preserve">0.16 (0.35)</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82">
            <w:pPr>
              <w:spacing w:after="0" w:line="240" w:lineRule="auto"/>
              <w:ind w:firstLine="0"/>
              <w:rPr>
                <w:color w:val="000000"/>
                <w:sz w:val="22"/>
                <w:szCs w:val="22"/>
              </w:rPr>
            </w:pPr>
            <w:r w:rsidDel="00000000" w:rsidR="00000000" w:rsidRPr="00000000">
              <w:rPr>
                <w:color w:val="000000"/>
                <w:sz w:val="22"/>
                <w:szCs w:val="22"/>
                <w:rtl w:val="0"/>
              </w:rPr>
              <w:t xml:space="preserve">0.30 (0.35)</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83">
            <w:pPr>
              <w:spacing w:after="0" w:line="240" w:lineRule="auto"/>
              <w:ind w:firstLine="0"/>
              <w:rPr>
                <w:color w:val="000000"/>
                <w:sz w:val="22"/>
                <w:szCs w:val="22"/>
              </w:rPr>
            </w:pPr>
            <w:r w:rsidDel="00000000" w:rsidR="00000000" w:rsidRPr="00000000">
              <w:rPr>
                <w:color w:val="000000"/>
                <w:sz w:val="22"/>
                <w:szCs w:val="22"/>
                <w:rtl w:val="0"/>
              </w:rPr>
              <w:t xml:space="preserve">Wang et al.</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84">
            <w:pPr>
              <w:spacing w:after="0" w:line="240" w:lineRule="auto"/>
              <w:ind w:firstLine="0"/>
              <w:rPr>
                <w:color w:val="000000"/>
                <w:sz w:val="22"/>
                <w:szCs w:val="22"/>
              </w:rPr>
            </w:pPr>
            <w:r w:rsidDel="00000000" w:rsidR="00000000" w:rsidRPr="00000000">
              <w:rPr>
                <w:color w:val="000000"/>
                <w:sz w:val="22"/>
                <w:szCs w:val="22"/>
                <w:rtl w:val="0"/>
              </w:rPr>
              <w:t xml:space="preserve">China</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85">
            <w:pPr>
              <w:spacing w:after="0" w:line="240" w:lineRule="auto"/>
              <w:ind w:firstLine="0"/>
              <w:rPr>
                <w:color w:val="000000"/>
                <w:sz w:val="22"/>
                <w:szCs w:val="22"/>
              </w:rPr>
            </w:pPr>
            <w:r w:rsidDel="00000000" w:rsidR="00000000" w:rsidRPr="00000000">
              <w:rPr>
                <w:color w:val="000000"/>
                <w:sz w:val="22"/>
                <w:szCs w:val="22"/>
                <w:rtl w:val="0"/>
              </w:rPr>
              <w:t xml:space="preserve">90.6</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86">
            <w:pPr>
              <w:spacing w:after="0" w:line="240" w:lineRule="auto"/>
              <w:ind w:firstLine="0"/>
              <w:rPr>
                <w:color w:val="000000"/>
                <w:sz w:val="22"/>
                <w:szCs w:val="22"/>
              </w:rPr>
            </w:pPr>
            <w:r w:rsidDel="00000000" w:rsidR="00000000" w:rsidRPr="00000000">
              <w:rPr>
                <w:color w:val="000000"/>
                <w:sz w:val="22"/>
                <w:szCs w:val="22"/>
                <w:rtl w:val="0"/>
              </w:rPr>
              <w:t xml:space="preserve">18-21; 19.3; 0.68</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87">
            <w:pPr>
              <w:spacing w:after="0" w:line="240" w:lineRule="auto"/>
              <w:ind w:firstLine="0"/>
              <w:rPr>
                <w:color w:val="000000"/>
                <w:sz w:val="22"/>
                <w:szCs w:val="22"/>
              </w:rPr>
            </w:pPr>
            <w:r w:rsidDel="00000000" w:rsidR="00000000" w:rsidRPr="00000000">
              <w:rPr>
                <w:color w:val="000000"/>
                <w:sz w:val="22"/>
                <w:szCs w:val="22"/>
                <w:rtl w:val="0"/>
              </w:rPr>
              <w:t xml:space="preserve">23:64:0</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88">
            <w:pPr>
              <w:spacing w:after="0" w:line="240" w:lineRule="auto"/>
              <w:ind w:firstLine="0"/>
              <w:rPr>
                <w:sz w:val="22"/>
                <w:szCs w:val="22"/>
              </w:rPr>
            </w:pPr>
            <w:r w:rsidDel="00000000" w:rsidR="00000000" w:rsidRPr="00000000">
              <w:rPr>
                <w:color w:val="000000"/>
                <w:sz w:val="22"/>
                <w:szCs w:val="22"/>
                <w:rtl w:val="0"/>
              </w:rPr>
              <w:t xml:space="preserve">.02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89">
            <w:pPr>
              <w:spacing w:after="0" w:line="240" w:lineRule="auto"/>
              <w:ind w:firstLine="0"/>
              <w:rPr>
                <w:color w:val="000000"/>
                <w:sz w:val="22"/>
                <w:szCs w:val="22"/>
              </w:rPr>
            </w:pPr>
            <w:r w:rsidDel="00000000" w:rsidR="00000000" w:rsidRPr="00000000">
              <w:rPr>
                <w:color w:val="000000"/>
                <w:sz w:val="22"/>
                <w:szCs w:val="22"/>
                <w:rtl w:val="0"/>
              </w:rPr>
              <w:t xml:space="preserve">0.15 (0.20)</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8A">
            <w:pPr>
              <w:spacing w:after="0" w:line="240" w:lineRule="auto"/>
              <w:ind w:firstLine="0"/>
              <w:rPr>
                <w:color w:val="000000"/>
                <w:sz w:val="22"/>
                <w:szCs w:val="22"/>
              </w:rPr>
            </w:pPr>
            <w:r w:rsidDel="00000000" w:rsidR="00000000" w:rsidRPr="00000000">
              <w:rPr>
                <w:color w:val="000000"/>
                <w:sz w:val="22"/>
                <w:szCs w:val="22"/>
                <w:rtl w:val="0"/>
              </w:rPr>
              <w:t xml:space="preserve">0.10 (0.20)</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8B">
            <w:pPr>
              <w:spacing w:after="0" w:line="240" w:lineRule="auto"/>
              <w:ind w:firstLine="0"/>
              <w:rPr>
                <w:color w:val="000000"/>
                <w:sz w:val="22"/>
                <w:szCs w:val="22"/>
              </w:rPr>
            </w:pPr>
            <w:r w:rsidDel="00000000" w:rsidR="00000000" w:rsidRPr="00000000">
              <w:rPr>
                <w:color w:val="000000"/>
                <w:sz w:val="22"/>
                <w:szCs w:val="22"/>
                <w:rtl w:val="0"/>
              </w:rPr>
              <w:t xml:space="preserve">0.07 (0.25)</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8C">
            <w:pPr>
              <w:spacing w:after="0" w:line="240" w:lineRule="auto"/>
              <w:ind w:firstLine="0"/>
              <w:rPr>
                <w:color w:val="000000"/>
                <w:sz w:val="22"/>
                <w:szCs w:val="22"/>
              </w:rPr>
            </w:pPr>
            <w:r w:rsidDel="00000000" w:rsidR="00000000" w:rsidRPr="00000000">
              <w:rPr>
                <w:color w:val="000000"/>
                <w:sz w:val="22"/>
                <w:szCs w:val="22"/>
                <w:rtl w:val="0"/>
              </w:rPr>
              <w:t xml:space="preserve">0.14 (0.25)</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8D">
            <w:pPr>
              <w:spacing w:after="0" w:line="240" w:lineRule="auto"/>
              <w:ind w:firstLine="0"/>
              <w:rPr>
                <w:color w:val="000000"/>
                <w:sz w:val="22"/>
                <w:szCs w:val="22"/>
              </w:rPr>
            </w:pPr>
            <w:r w:rsidDel="00000000" w:rsidR="00000000" w:rsidRPr="00000000">
              <w:rPr>
                <w:color w:val="000000"/>
                <w:sz w:val="22"/>
                <w:szCs w:val="22"/>
                <w:rtl w:val="0"/>
              </w:rPr>
              <w:t xml:space="preserve">Wilkowski et al.</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8E">
            <w:pPr>
              <w:spacing w:after="0" w:line="240" w:lineRule="auto"/>
              <w:ind w:firstLine="0"/>
              <w:rPr>
                <w:color w:val="000000"/>
                <w:sz w:val="22"/>
                <w:szCs w:val="22"/>
              </w:rPr>
            </w:pPr>
            <w:r w:rsidDel="00000000" w:rsidR="00000000" w:rsidRPr="00000000">
              <w:rPr>
                <w:color w:val="000000"/>
                <w:sz w:val="22"/>
                <w:szCs w:val="22"/>
                <w:rtl w:val="0"/>
              </w:rPr>
              <w:t xml:space="preserve">USA</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8F">
            <w:pPr>
              <w:spacing w:after="0" w:line="240" w:lineRule="auto"/>
              <w:ind w:firstLine="0"/>
              <w:rPr>
                <w:color w:val="000000"/>
                <w:sz w:val="22"/>
                <w:szCs w:val="22"/>
              </w:rPr>
            </w:pPr>
            <w:r w:rsidDel="00000000" w:rsidR="00000000" w:rsidRPr="00000000">
              <w:rPr>
                <w:color w:val="000000"/>
                <w:sz w:val="22"/>
                <w:szCs w:val="22"/>
                <w:rtl w:val="0"/>
              </w:rPr>
              <w:t xml:space="preserve">91.7</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90">
            <w:pPr>
              <w:spacing w:after="0" w:line="240" w:lineRule="auto"/>
              <w:ind w:firstLine="0"/>
              <w:rPr>
                <w:color w:val="000000"/>
                <w:sz w:val="22"/>
                <w:szCs w:val="22"/>
              </w:rPr>
            </w:pPr>
            <w:r w:rsidDel="00000000" w:rsidR="00000000" w:rsidRPr="00000000">
              <w:rPr>
                <w:color w:val="000000"/>
                <w:sz w:val="22"/>
                <w:szCs w:val="22"/>
                <w:rtl w:val="0"/>
              </w:rPr>
              <w:t xml:space="preserve">18-44; 19.83; 3.51</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91">
            <w:pPr>
              <w:spacing w:after="0" w:line="240" w:lineRule="auto"/>
              <w:ind w:firstLine="0"/>
              <w:rPr>
                <w:color w:val="000000"/>
                <w:sz w:val="22"/>
                <w:szCs w:val="22"/>
              </w:rPr>
            </w:pPr>
            <w:r w:rsidDel="00000000" w:rsidR="00000000" w:rsidRPr="00000000">
              <w:rPr>
                <w:color w:val="000000"/>
                <w:sz w:val="22"/>
                <w:szCs w:val="22"/>
                <w:rtl w:val="0"/>
              </w:rPr>
              <w:t xml:space="preserve">23:132:0</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92">
            <w:pPr>
              <w:spacing w:after="0" w:line="240" w:lineRule="auto"/>
              <w:ind w:firstLine="0"/>
              <w:rPr>
                <w:sz w:val="22"/>
                <w:szCs w:val="22"/>
              </w:rPr>
            </w:pPr>
            <w:r w:rsidDel="00000000" w:rsidR="00000000" w:rsidRPr="00000000">
              <w:rPr>
                <w:color w:val="000000"/>
                <w:sz w:val="22"/>
                <w:szCs w:val="22"/>
                <w:rtl w:val="0"/>
              </w:rPr>
              <w:t xml:space="preserve">.02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93">
            <w:pPr>
              <w:spacing w:after="0" w:line="240" w:lineRule="auto"/>
              <w:ind w:firstLine="0"/>
              <w:rPr>
                <w:color w:val="000000"/>
                <w:sz w:val="22"/>
                <w:szCs w:val="22"/>
              </w:rPr>
            </w:pPr>
            <w:r w:rsidDel="00000000" w:rsidR="00000000" w:rsidRPr="00000000">
              <w:rPr>
                <w:color w:val="000000"/>
                <w:sz w:val="22"/>
                <w:szCs w:val="22"/>
                <w:rtl w:val="0"/>
              </w:rPr>
              <w:t xml:space="preserve">0.17 (0.36)</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94">
            <w:pPr>
              <w:spacing w:after="0" w:line="240" w:lineRule="auto"/>
              <w:ind w:firstLine="0"/>
              <w:rPr>
                <w:color w:val="000000"/>
                <w:sz w:val="22"/>
                <w:szCs w:val="22"/>
              </w:rPr>
            </w:pPr>
            <w:r w:rsidDel="00000000" w:rsidR="00000000" w:rsidRPr="00000000">
              <w:rPr>
                <w:color w:val="000000"/>
                <w:sz w:val="22"/>
                <w:szCs w:val="22"/>
                <w:rtl w:val="0"/>
              </w:rPr>
              <w:t xml:space="preserve">0.43 (0.36)</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95">
            <w:pPr>
              <w:spacing w:after="0" w:line="240" w:lineRule="auto"/>
              <w:ind w:firstLine="0"/>
              <w:rPr>
                <w:color w:val="000000"/>
                <w:sz w:val="22"/>
                <w:szCs w:val="22"/>
              </w:rPr>
            </w:pPr>
            <w:r w:rsidDel="00000000" w:rsidR="00000000" w:rsidRPr="00000000">
              <w:rPr>
                <w:color w:val="000000"/>
                <w:sz w:val="22"/>
                <w:szCs w:val="22"/>
                <w:rtl w:val="0"/>
              </w:rPr>
              <w:t xml:space="preserve">0.18 (0.35)</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96">
            <w:pPr>
              <w:spacing w:after="0" w:line="240" w:lineRule="auto"/>
              <w:ind w:firstLine="0"/>
              <w:rPr>
                <w:color w:val="000000"/>
                <w:sz w:val="22"/>
                <w:szCs w:val="22"/>
              </w:rPr>
            </w:pPr>
            <w:r w:rsidDel="00000000" w:rsidR="00000000" w:rsidRPr="00000000">
              <w:rPr>
                <w:color w:val="000000"/>
                <w:sz w:val="22"/>
                <w:szCs w:val="22"/>
                <w:rtl w:val="0"/>
              </w:rPr>
              <w:t xml:space="preserve">0.29 (0.35)</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97">
            <w:pPr>
              <w:spacing w:after="0" w:line="240" w:lineRule="auto"/>
              <w:ind w:firstLine="0"/>
              <w:rPr>
                <w:color w:val="000000"/>
                <w:sz w:val="22"/>
                <w:szCs w:val="22"/>
              </w:rPr>
            </w:pPr>
            <w:r w:rsidDel="00000000" w:rsidR="00000000" w:rsidRPr="00000000">
              <w:rPr>
                <w:color w:val="000000"/>
                <w:sz w:val="22"/>
                <w:szCs w:val="22"/>
                <w:rtl w:val="0"/>
              </w:rPr>
              <w:t xml:space="preserve">Wong et al.</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98">
            <w:pPr>
              <w:spacing w:after="0" w:line="240" w:lineRule="auto"/>
              <w:ind w:firstLine="0"/>
              <w:rPr>
                <w:color w:val="000000"/>
                <w:sz w:val="22"/>
                <w:szCs w:val="22"/>
              </w:rPr>
            </w:pPr>
            <w:r w:rsidDel="00000000" w:rsidR="00000000" w:rsidRPr="00000000">
              <w:rPr>
                <w:color w:val="000000"/>
                <w:sz w:val="22"/>
                <w:szCs w:val="22"/>
                <w:rtl w:val="0"/>
              </w:rPr>
              <w:t xml:space="preserve">Malaysia</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99">
            <w:pPr>
              <w:spacing w:after="0" w:line="240" w:lineRule="auto"/>
              <w:ind w:firstLine="0"/>
              <w:rPr>
                <w:color w:val="000000"/>
                <w:sz w:val="22"/>
                <w:szCs w:val="22"/>
              </w:rPr>
            </w:pPr>
            <w:r w:rsidDel="00000000" w:rsidR="00000000" w:rsidRPr="00000000">
              <w:rPr>
                <w:color w:val="000000"/>
                <w:sz w:val="22"/>
                <w:szCs w:val="22"/>
                <w:rtl w:val="0"/>
              </w:rPr>
              <w:t xml:space="preserve">100</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9A">
            <w:pPr>
              <w:spacing w:after="0" w:line="240" w:lineRule="auto"/>
              <w:ind w:firstLine="0"/>
              <w:rPr>
                <w:color w:val="000000"/>
                <w:sz w:val="22"/>
                <w:szCs w:val="22"/>
              </w:rPr>
            </w:pPr>
            <w:r w:rsidDel="00000000" w:rsidR="00000000" w:rsidRPr="00000000">
              <w:rPr>
                <w:color w:val="000000"/>
                <w:sz w:val="22"/>
                <w:szCs w:val="22"/>
                <w:rtl w:val="0"/>
              </w:rPr>
              <w:t xml:space="preserve">18-27; 20.24; 1.71</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9B">
            <w:pPr>
              <w:spacing w:after="0" w:line="240" w:lineRule="auto"/>
              <w:ind w:firstLine="0"/>
              <w:rPr>
                <w:color w:val="000000"/>
                <w:sz w:val="22"/>
                <w:szCs w:val="22"/>
              </w:rPr>
            </w:pPr>
            <w:r w:rsidDel="00000000" w:rsidR="00000000" w:rsidRPr="00000000">
              <w:rPr>
                <w:color w:val="000000"/>
                <w:sz w:val="22"/>
                <w:szCs w:val="22"/>
                <w:rtl w:val="0"/>
              </w:rPr>
              <w:t xml:space="preserve">19:61:1</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9C">
            <w:pPr>
              <w:spacing w:after="0" w:line="240" w:lineRule="auto"/>
              <w:ind w:firstLine="0"/>
              <w:rPr>
                <w:sz w:val="22"/>
                <w:szCs w:val="22"/>
              </w:rPr>
            </w:pPr>
            <w:r w:rsidDel="00000000" w:rsidR="00000000" w:rsidRPr="00000000">
              <w:rPr>
                <w:color w:val="000000"/>
                <w:sz w:val="22"/>
                <w:szCs w:val="22"/>
                <w:rtl w:val="0"/>
              </w:rPr>
              <w:t xml:space="preserve">&lt; .01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9D">
            <w:pPr>
              <w:spacing w:after="0" w:line="240" w:lineRule="auto"/>
              <w:ind w:firstLine="0"/>
              <w:rPr>
                <w:color w:val="000000"/>
                <w:sz w:val="22"/>
                <w:szCs w:val="22"/>
              </w:rPr>
            </w:pPr>
            <w:r w:rsidDel="00000000" w:rsidR="00000000" w:rsidRPr="00000000">
              <w:rPr>
                <w:color w:val="000000"/>
                <w:sz w:val="22"/>
                <w:szCs w:val="22"/>
                <w:rtl w:val="0"/>
              </w:rPr>
              <w:t xml:space="preserve">0.22 (0.31)</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9E">
            <w:pPr>
              <w:spacing w:after="0" w:line="240" w:lineRule="auto"/>
              <w:ind w:firstLine="0"/>
              <w:rPr>
                <w:color w:val="000000"/>
                <w:sz w:val="22"/>
                <w:szCs w:val="22"/>
              </w:rPr>
            </w:pPr>
            <w:r w:rsidDel="00000000" w:rsidR="00000000" w:rsidRPr="00000000">
              <w:rPr>
                <w:color w:val="000000"/>
                <w:sz w:val="22"/>
                <w:szCs w:val="22"/>
                <w:rtl w:val="0"/>
              </w:rPr>
              <w:t xml:space="preserve">0.33 (0.31)</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9F">
            <w:pPr>
              <w:spacing w:after="0" w:line="240" w:lineRule="auto"/>
              <w:ind w:firstLine="0"/>
              <w:rPr>
                <w:color w:val="000000"/>
                <w:sz w:val="22"/>
                <w:szCs w:val="22"/>
              </w:rPr>
            </w:pPr>
            <w:r w:rsidDel="00000000" w:rsidR="00000000" w:rsidRPr="00000000">
              <w:rPr>
                <w:color w:val="000000"/>
                <w:sz w:val="22"/>
                <w:szCs w:val="22"/>
                <w:rtl w:val="0"/>
              </w:rPr>
              <w:t xml:space="preserve">0.18 (0.29)</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A0">
            <w:pPr>
              <w:spacing w:after="0" w:line="240" w:lineRule="auto"/>
              <w:ind w:firstLine="0"/>
              <w:rPr>
                <w:color w:val="000000"/>
                <w:sz w:val="22"/>
                <w:szCs w:val="22"/>
              </w:rPr>
            </w:pPr>
            <w:r w:rsidDel="00000000" w:rsidR="00000000" w:rsidRPr="00000000">
              <w:rPr>
                <w:color w:val="000000"/>
                <w:sz w:val="22"/>
                <w:szCs w:val="22"/>
                <w:rtl w:val="0"/>
              </w:rPr>
              <w:t xml:space="preserve">0.31 (0.29)</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A1">
            <w:pPr>
              <w:spacing w:after="0" w:line="240" w:lineRule="auto"/>
              <w:ind w:firstLine="0"/>
              <w:rPr>
                <w:color w:val="000000"/>
                <w:sz w:val="22"/>
                <w:szCs w:val="22"/>
              </w:rPr>
            </w:pPr>
            <w:r w:rsidDel="00000000" w:rsidR="00000000" w:rsidRPr="00000000">
              <w:rPr>
                <w:color w:val="000000"/>
                <w:sz w:val="22"/>
                <w:szCs w:val="22"/>
                <w:rtl w:val="0"/>
              </w:rPr>
              <w:t xml:space="preserve">Xu et al.</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A2">
            <w:pPr>
              <w:spacing w:after="0" w:line="240" w:lineRule="auto"/>
              <w:ind w:firstLine="0"/>
              <w:rPr>
                <w:color w:val="000000"/>
                <w:sz w:val="22"/>
                <w:szCs w:val="22"/>
              </w:rPr>
            </w:pPr>
            <w:r w:rsidDel="00000000" w:rsidR="00000000" w:rsidRPr="00000000">
              <w:rPr>
                <w:color w:val="000000"/>
                <w:sz w:val="22"/>
                <w:szCs w:val="22"/>
                <w:rtl w:val="0"/>
              </w:rPr>
              <w:t xml:space="preserve">China</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A3">
            <w:pPr>
              <w:spacing w:after="0" w:line="240" w:lineRule="auto"/>
              <w:ind w:firstLine="0"/>
              <w:rPr>
                <w:color w:val="000000"/>
                <w:sz w:val="22"/>
                <w:szCs w:val="22"/>
              </w:rPr>
            </w:pPr>
            <w:r w:rsidDel="00000000" w:rsidR="00000000" w:rsidRPr="00000000">
              <w:rPr>
                <w:color w:val="000000"/>
                <w:sz w:val="22"/>
                <w:szCs w:val="22"/>
                <w:rtl w:val="0"/>
              </w:rPr>
              <w:t xml:space="preserve">92.6</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A4">
            <w:pPr>
              <w:spacing w:after="0" w:line="240" w:lineRule="auto"/>
              <w:ind w:firstLine="0"/>
              <w:rPr>
                <w:color w:val="000000"/>
                <w:sz w:val="22"/>
                <w:szCs w:val="22"/>
              </w:rPr>
            </w:pPr>
            <w:r w:rsidDel="00000000" w:rsidR="00000000" w:rsidRPr="00000000">
              <w:rPr>
                <w:color w:val="000000"/>
                <w:sz w:val="22"/>
                <w:szCs w:val="22"/>
                <w:rtl w:val="0"/>
              </w:rPr>
              <w:t xml:space="preserve">18-33; 21.64; 3.41</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A5">
            <w:pPr>
              <w:spacing w:after="0" w:line="240" w:lineRule="auto"/>
              <w:ind w:firstLine="0"/>
              <w:rPr>
                <w:color w:val="000000"/>
                <w:sz w:val="22"/>
                <w:szCs w:val="22"/>
              </w:rPr>
            </w:pPr>
            <w:r w:rsidDel="00000000" w:rsidR="00000000" w:rsidRPr="00000000">
              <w:rPr>
                <w:color w:val="000000"/>
                <w:sz w:val="22"/>
                <w:szCs w:val="22"/>
                <w:rtl w:val="0"/>
              </w:rPr>
              <w:t xml:space="preserve">11:64:0</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A6">
            <w:pPr>
              <w:spacing w:after="0" w:line="240" w:lineRule="auto"/>
              <w:ind w:firstLine="0"/>
              <w:rPr>
                <w:sz w:val="22"/>
                <w:szCs w:val="22"/>
              </w:rPr>
            </w:pPr>
            <w:r w:rsidDel="00000000" w:rsidR="00000000" w:rsidRPr="00000000">
              <w:rPr>
                <w:color w:val="000000"/>
                <w:sz w:val="22"/>
                <w:szCs w:val="22"/>
                <w:rtl w:val="0"/>
              </w:rPr>
              <w:t xml:space="preserve">&lt; .01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A7">
            <w:pPr>
              <w:spacing w:after="0" w:line="240" w:lineRule="auto"/>
              <w:ind w:firstLine="0"/>
              <w:rPr>
                <w:color w:val="000000"/>
                <w:sz w:val="22"/>
                <w:szCs w:val="22"/>
              </w:rPr>
            </w:pPr>
            <w:r w:rsidDel="00000000" w:rsidR="00000000" w:rsidRPr="00000000">
              <w:rPr>
                <w:color w:val="000000"/>
                <w:sz w:val="22"/>
                <w:szCs w:val="22"/>
                <w:rtl w:val="0"/>
              </w:rPr>
              <w:t xml:space="preserve">0.18 (0.30)</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A8">
            <w:pPr>
              <w:spacing w:after="0" w:line="240" w:lineRule="auto"/>
              <w:ind w:firstLine="0"/>
              <w:rPr>
                <w:color w:val="000000"/>
                <w:sz w:val="22"/>
                <w:szCs w:val="22"/>
              </w:rPr>
            </w:pPr>
            <w:r w:rsidDel="00000000" w:rsidR="00000000" w:rsidRPr="00000000">
              <w:rPr>
                <w:color w:val="000000"/>
                <w:sz w:val="22"/>
                <w:szCs w:val="22"/>
                <w:rtl w:val="0"/>
              </w:rPr>
              <w:t xml:space="preserve">0.22 (0.30)</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A9">
            <w:pPr>
              <w:spacing w:after="0" w:line="240" w:lineRule="auto"/>
              <w:ind w:firstLine="0"/>
              <w:rPr>
                <w:color w:val="000000"/>
                <w:sz w:val="22"/>
                <w:szCs w:val="22"/>
              </w:rPr>
            </w:pPr>
            <w:r w:rsidDel="00000000" w:rsidR="00000000" w:rsidRPr="00000000">
              <w:rPr>
                <w:color w:val="000000"/>
                <w:sz w:val="22"/>
                <w:szCs w:val="22"/>
                <w:rtl w:val="0"/>
              </w:rPr>
              <w:t xml:space="preserve">0.09 (0.32)</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AA">
            <w:pPr>
              <w:spacing w:after="0" w:line="240" w:lineRule="auto"/>
              <w:ind w:firstLine="0"/>
              <w:rPr>
                <w:color w:val="000000"/>
                <w:sz w:val="22"/>
                <w:szCs w:val="22"/>
              </w:rPr>
            </w:pPr>
            <w:r w:rsidDel="00000000" w:rsidR="00000000" w:rsidRPr="00000000">
              <w:rPr>
                <w:color w:val="000000"/>
                <w:sz w:val="22"/>
                <w:szCs w:val="22"/>
                <w:rtl w:val="0"/>
              </w:rPr>
              <w:t xml:space="preserve">0.17 (0.32)</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AB">
            <w:pPr>
              <w:spacing w:after="0" w:line="240" w:lineRule="auto"/>
              <w:ind w:firstLine="0"/>
              <w:rPr>
                <w:color w:val="000000"/>
                <w:sz w:val="22"/>
                <w:szCs w:val="22"/>
              </w:rPr>
            </w:pPr>
            <w:r w:rsidDel="00000000" w:rsidR="00000000" w:rsidRPr="00000000">
              <w:rPr>
                <w:color w:val="000000"/>
                <w:sz w:val="22"/>
                <w:szCs w:val="22"/>
                <w:rtl w:val="0"/>
              </w:rPr>
              <w:t xml:space="preserve">Yusainy et al.</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AC">
            <w:pPr>
              <w:spacing w:after="0" w:line="240" w:lineRule="auto"/>
              <w:ind w:firstLine="0"/>
              <w:rPr>
                <w:color w:val="000000"/>
                <w:sz w:val="22"/>
                <w:szCs w:val="22"/>
              </w:rPr>
            </w:pPr>
            <w:r w:rsidDel="00000000" w:rsidR="00000000" w:rsidRPr="00000000">
              <w:rPr>
                <w:color w:val="000000"/>
                <w:sz w:val="22"/>
                <w:szCs w:val="22"/>
                <w:rtl w:val="0"/>
              </w:rPr>
              <w:t xml:space="preserve">Indonesia</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AD">
            <w:pPr>
              <w:spacing w:after="0" w:line="240" w:lineRule="auto"/>
              <w:ind w:firstLine="0"/>
              <w:rPr>
                <w:color w:val="000000"/>
                <w:sz w:val="22"/>
                <w:szCs w:val="22"/>
              </w:rPr>
            </w:pPr>
            <w:r w:rsidDel="00000000" w:rsidR="00000000" w:rsidRPr="00000000">
              <w:rPr>
                <w:color w:val="000000"/>
                <w:sz w:val="22"/>
                <w:szCs w:val="22"/>
                <w:rtl w:val="0"/>
              </w:rPr>
              <w:t xml:space="preserve">83.5</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AE">
            <w:pPr>
              <w:spacing w:after="0" w:line="240" w:lineRule="auto"/>
              <w:ind w:firstLine="0"/>
              <w:rPr>
                <w:color w:val="000000"/>
                <w:sz w:val="22"/>
                <w:szCs w:val="22"/>
              </w:rPr>
            </w:pPr>
            <w:r w:rsidDel="00000000" w:rsidR="00000000" w:rsidRPr="00000000">
              <w:rPr>
                <w:color w:val="000000"/>
                <w:sz w:val="22"/>
                <w:szCs w:val="22"/>
                <w:rtl w:val="0"/>
              </w:rPr>
              <w:t xml:space="preserve">17-21; 18.08; 0.71</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AF">
            <w:pPr>
              <w:spacing w:after="0" w:line="240" w:lineRule="auto"/>
              <w:ind w:firstLine="0"/>
              <w:rPr>
                <w:color w:val="000000"/>
                <w:sz w:val="22"/>
                <w:szCs w:val="22"/>
              </w:rPr>
            </w:pPr>
            <w:r w:rsidDel="00000000" w:rsidR="00000000" w:rsidRPr="00000000">
              <w:rPr>
                <w:color w:val="000000"/>
                <w:sz w:val="22"/>
                <w:szCs w:val="22"/>
                <w:rtl w:val="0"/>
              </w:rPr>
              <w:t xml:space="preserve">26:126:0</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B0">
            <w:pPr>
              <w:spacing w:after="0" w:line="240" w:lineRule="auto"/>
              <w:ind w:firstLine="0"/>
              <w:rPr>
                <w:sz w:val="22"/>
                <w:szCs w:val="22"/>
              </w:rPr>
            </w:pPr>
            <w:r w:rsidDel="00000000" w:rsidR="00000000" w:rsidRPr="00000000">
              <w:rPr>
                <w:color w:val="000000"/>
                <w:sz w:val="22"/>
                <w:szCs w:val="22"/>
                <w:rtl w:val="0"/>
              </w:rPr>
              <w:t xml:space="preserve">.01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B1">
            <w:pPr>
              <w:spacing w:after="0" w:line="240" w:lineRule="auto"/>
              <w:ind w:firstLine="0"/>
              <w:rPr>
                <w:color w:val="000000"/>
                <w:sz w:val="22"/>
                <w:szCs w:val="22"/>
              </w:rPr>
            </w:pPr>
            <w:r w:rsidDel="00000000" w:rsidR="00000000" w:rsidRPr="00000000">
              <w:rPr>
                <w:color w:val="000000"/>
                <w:sz w:val="22"/>
                <w:szCs w:val="22"/>
                <w:rtl w:val="0"/>
              </w:rPr>
              <w:t xml:space="preserve">0.06 (0.30)</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B2">
            <w:pPr>
              <w:spacing w:after="0" w:line="240" w:lineRule="auto"/>
              <w:ind w:firstLine="0"/>
              <w:rPr>
                <w:color w:val="000000"/>
                <w:sz w:val="22"/>
                <w:szCs w:val="22"/>
              </w:rPr>
            </w:pPr>
            <w:r w:rsidDel="00000000" w:rsidR="00000000" w:rsidRPr="00000000">
              <w:rPr>
                <w:color w:val="000000"/>
                <w:sz w:val="22"/>
                <w:szCs w:val="22"/>
                <w:rtl w:val="0"/>
              </w:rPr>
              <w:t xml:space="preserve">0.26 (0.30)</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B3">
            <w:pPr>
              <w:spacing w:after="0" w:line="240" w:lineRule="auto"/>
              <w:ind w:firstLine="0"/>
              <w:rPr>
                <w:color w:val="000000"/>
                <w:sz w:val="22"/>
                <w:szCs w:val="22"/>
              </w:rPr>
            </w:pPr>
            <w:r w:rsidDel="00000000" w:rsidR="00000000" w:rsidRPr="00000000">
              <w:rPr>
                <w:color w:val="000000"/>
                <w:sz w:val="22"/>
                <w:szCs w:val="22"/>
                <w:rtl w:val="0"/>
              </w:rPr>
              <w:t xml:space="preserve">0.02 (0.27)</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B4">
            <w:pPr>
              <w:spacing w:after="0" w:line="240" w:lineRule="auto"/>
              <w:ind w:firstLine="0"/>
              <w:rPr>
                <w:color w:val="000000"/>
                <w:sz w:val="22"/>
                <w:szCs w:val="22"/>
              </w:rPr>
            </w:pPr>
            <w:r w:rsidDel="00000000" w:rsidR="00000000" w:rsidRPr="00000000">
              <w:rPr>
                <w:color w:val="000000"/>
                <w:sz w:val="22"/>
                <w:szCs w:val="22"/>
                <w:rtl w:val="0"/>
              </w:rPr>
              <w:t xml:space="preserve">0.20 (0.27)</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B5">
            <w:pPr>
              <w:spacing w:after="0" w:line="240" w:lineRule="auto"/>
              <w:ind w:firstLine="0"/>
              <w:rPr>
                <w:color w:val="000000"/>
                <w:sz w:val="22"/>
                <w:szCs w:val="22"/>
              </w:rPr>
            </w:pPr>
            <w:r w:rsidDel="00000000" w:rsidR="00000000" w:rsidRPr="00000000">
              <w:rPr>
                <w:color w:val="000000"/>
                <w:sz w:val="22"/>
                <w:szCs w:val="22"/>
                <w:rtl w:val="0"/>
              </w:rPr>
              <w:t xml:space="preserve">Zerhouni et al.</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B6">
            <w:pPr>
              <w:spacing w:after="0" w:line="240" w:lineRule="auto"/>
              <w:ind w:firstLine="0"/>
              <w:rPr>
                <w:color w:val="000000"/>
                <w:sz w:val="22"/>
                <w:szCs w:val="22"/>
              </w:rPr>
            </w:pPr>
            <w:r w:rsidDel="00000000" w:rsidR="00000000" w:rsidRPr="00000000">
              <w:rPr>
                <w:color w:val="000000"/>
                <w:sz w:val="22"/>
                <w:szCs w:val="22"/>
                <w:rtl w:val="0"/>
              </w:rPr>
              <w:t xml:space="preserve">France</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B7">
            <w:pPr>
              <w:spacing w:after="0" w:line="240" w:lineRule="auto"/>
              <w:ind w:firstLine="0"/>
              <w:rPr>
                <w:color w:val="000000"/>
                <w:sz w:val="22"/>
                <w:szCs w:val="22"/>
              </w:rPr>
            </w:pPr>
            <w:r w:rsidDel="00000000" w:rsidR="00000000" w:rsidRPr="00000000">
              <w:rPr>
                <w:color w:val="000000"/>
                <w:sz w:val="22"/>
                <w:szCs w:val="22"/>
                <w:rtl w:val="0"/>
              </w:rPr>
              <w:t xml:space="preserve">100</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B8">
            <w:pPr>
              <w:spacing w:after="0" w:line="240" w:lineRule="auto"/>
              <w:ind w:firstLine="0"/>
              <w:rPr>
                <w:color w:val="000000"/>
                <w:sz w:val="22"/>
                <w:szCs w:val="22"/>
              </w:rPr>
            </w:pPr>
            <w:r w:rsidDel="00000000" w:rsidR="00000000" w:rsidRPr="00000000">
              <w:rPr>
                <w:color w:val="000000"/>
                <w:sz w:val="22"/>
                <w:szCs w:val="22"/>
                <w:rtl w:val="0"/>
              </w:rPr>
              <w:t xml:space="preserve">18-27; 18.96; 1.41</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B9">
            <w:pPr>
              <w:spacing w:after="0" w:line="240" w:lineRule="auto"/>
              <w:ind w:firstLine="0"/>
              <w:rPr>
                <w:color w:val="000000"/>
                <w:sz w:val="22"/>
                <w:szCs w:val="22"/>
              </w:rPr>
            </w:pPr>
            <w:r w:rsidDel="00000000" w:rsidR="00000000" w:rsidRPr="00000000">
              <w:rPr>
                <w:color w:val="000000"/>
                <w:sz w:val="22"/>
                <w:szCs w:val="22"/>
                <w:rtl w:val="0"/>
              </w:rPr>
              <w:t xml:space="preserve">7:87:0</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BA">
            <w:pPr>
              <w:spacing w:after="0" w:line="240" w:lineRule="auto"/>
              <w:ind w:firstLine="0"/>
              <w:rPr>
                <w:sz w:val="22"/>
                <w:szCs w:val="22"/>
              </w:rPr>
            </w:pPr>
            <w:r w:rsidDel="00000000" w:rsidR="00000000" w:rsidRPr="00000000">
              <w:rPr>
                <w:color w:val="000000"/>
                <w:sz w:val="22"/>
                <w:szCs w:val="22"/>
                <w:rtl w:val="0"/>
              </w:rPr>
              <w:t xml:space="preserve">&lt; .01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BB">
            <w:pPr>
              <w:spacing w:after="0" w:line="240" w:lineRule="auto"/>
              <w:ind w:firstLine="0"/>
              <w:rPr>
                <w:color w:val="000000"/>
                <w:sz w:val="22"/>
                <w:szCs w:val="22"/>
              </w:rPr>
            </w:pPr>
            <w:r w:rsidDel="00000000" w:rsidR="00000000" w:rsidRPr="00000000">
              <w:rPr>
                <w:color w:val="000000"/>
                <w:sz w:val="22"/>
                <w:szCs w:val="22"/>
                <w:rtl w:val="0"/>
              </w:rPr>
              <w:t xml:space="preserve">0.27 (0.38)</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BC">
            <w:pPr>
              <w:spacing w:after="0" w:line="240" w:lineRule="auto"/>
              <w:ind w:firstLine="0"/>
              <w:rPr>
                <w:color w:val="000000"/>
                <w:sz w:val="22"/>
                <w:szCs w:val="22"/>
              </w:rPr>
            </w:pPr>
            <w:r w:rsidDel="00000000" w:rsidR="00000000" w:rsidRPr="00000000">
              <w:rPr>
                <w:color w:val="000000"/>
                <w:sz w:val="22"/>
                <w:szCs w:val="22"/>
                <w:rtl w:val="0"/>
              </w:rPr>
              <w:t xml:space="preserve">0.42 (0.38)</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BD">
            <w:pPr>
              <w:spacing w:after="0" w:line="240" w:lineRule="auto"/>
              <w:ind w:firstLine="0"/>
              <w:rPr>
                <w:color w:val="000000"/>
                <w:sz w:val="22"/>
                <w:szCs w:val="22"/>
              </w:rPr>
            </w:pPr>
            <w:r w:rsidDel="00000000" w:rsidR="00000000" w:rsidRPr="00000000">
              <w:rPr>
                <w:color w:val="000000"/>
                <w:sz w:val="22"/>
                <w:szCs w:val="22"/>
                <w:rtl w:val="0"/>
              </w:rPr>
              <w:t xml:space="preserve">0.14 (0.32)</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BE">
            <w:pPr>
              <w:spacing w:after="0" w:line="240" w:lineRule="auto"/>
              <w:ind w:firstLine="0"/>
              <w:rPr>
                <w:color w:val="000000"/>
                <w:sz w:val="22"/>
                <w:szCs w:val="22"/>
              </w:rPr>
            </w:pPr>
            <w:r w:rsidDel="00000000" w:rsidR="00000000" w:rsidRPr="00000000">
              <w:rPr>
                <w:color w:val="000000"/>
                <w:sz w:val="22"/>
                <w:szCs w:val="22"/>
                <w:rtl w:val="0"/>
              </w:rPr>
              <w:t xml:space="preserve">0.32 (0.32)</w:t>
            </w:r>
          </w:p>
        </w:tc>
      </w:tr>
      <w:tr>
        <w:trPr>
          <w:cantSplit w:val="0"/>
          <w:trHeight w:val="300" w:hRule="atLeast"/>
          <w:tblHeader w:val="0"/>
        </w:trPr>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1BF">
            <w:pPr>
              <w:spacing w:after="0" w:line="240" w:lineRule="auto"/>
              <w:ind w:firstLine="0"/>
              <w:rPr>
                <w:color w:val="000000"/>
                <w:sz w:val="22"/>
                <w:szCs w:val="22"/>
              </w:rPr>
            </w:pPr>
            <w:r w:rsidDel="00000000" w:rsidR="00000000" w:rsidRPr="00000000">
              <w:rPr>
                <w:color w:val="000000"/>
                <w:sz w:val="22"/>
                <w:szCs w:val="22"/>
                <w:rtl w:val="0"/>
              </w:rPr>
              <w:t xml:space="preserve">Zhang et al.</w:t>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1C0">
            <w:pPr>
              <w:spacing w:after="0" w:line="240" w:lineRule="auto"/>
              <w:ind w:firstLine="0"/>
              <w:rPr>
                <w:color w:val="000000"/>
                <w:sz w:val="22"/>
                <w:szCs w:val="22"/>
              </w:rPr>
            </w:pPr>
            <w:r w:rsidDel="00000000" w:rsidR="00000000" w:rsidRPr="00000000">
              <w:rPr>
                <w:color w:val="000000"/>
                <w:sz w:val="22"/>
                <w:szCs w:val="22"/>
                <w:rtl w:val="0"/>
              </w:rPr>
              <w:t xml:space="preserve">China</w:t>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1C1">
            <w:pPr>
              <w:spacing w:after="0" w:line="240" w:lineRule="auto"/>
              <w:ind w:firstLine="0"/>
              <w:rPr>
                <w:color w:val="000000"/>
                <w:sz w:val="22"/>
                <w:szCs w:val="22"/>
              </w:rPr>
            </w:pPr>
            <w:r w:rsidDel="00000000" w:rsidR="00000000" w:rsidRPr="00000000">
              <w:rPr>
                <w:color w:val="000000"/>
                <w:sz w:val="22"/>
                <w:szCs w:val="22"/>
                <w:rtl w:val="0"/>
              </w:rPr>
              <w:t xml:space="preserve">100</w:t>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1C2">
            <w:pPr>
              <w:spacing w:after="0" w:line="240" w:lineRule="auto"/>
              <w:ind w:firstLine="0"/>
              <w:rPr>
                <w:color w:val="000000"/>
                <w:sz w:val="22"/>
                <w:szCs w:val="22"/>
              </w:rPr>
            </w:pPr>
            <w:r w:rsidDel="00000000" w:rsidR="00000000" w:rsidRPr="00000000">
              <w:rPr>
                <w:color w:val="000000"/>
                <w:sz w:val="22"/>
                <w:szCs w:val="22"/>
                <w:rtl w:val="0"/>
              </w:rPr>
              <w:t xml:space="preserve">17-32; 20.6; 2.54</w:t>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1C3">
            <w:pPr>
              <w:spacing w:after="0" w:line="240" w:lineRule="auto"/>
              <w:ind w:firstLine="0"/>
              <w:rPr>
                <w:color w:val="000000"/>
                <w:sz w:val="22"/>
                <w:szCs w:val="22"/>
              </w:rPr>
            </w:pPr>
            <w:r w:rsidDel="00000000" w:rsidR="00000000" w:rsidRPr="00000000">
              <w:rPr>
                <w:color w:val="000000"/>
                <w:sz w:val="22"/>
                <w:szCs w:val="22"/>
                <w:rtl w:val="0"/>
              </w:rPr>
              <w:t xml:space="preserve">38:59:0</w:t>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1C4">
            <w:pPr>
              <w:spacing w:after="0" w:line="240" w:lineRule="auto"/>
              <w:ind w:firstLine="0"/>
              <w:rPr>
                <w:sz w:val="22"/>
                <w:szCs w:val="22"/>
              </w:rPr>
            </w:pPr>
            <w:r w:rsidDel="00000000" w:rsidR="00000000" w:rsidRPr="00000000">
              <w:rPr>
                <w:color w:val="000000"/>
                <w:sz w:val="22"/>
                <w:szCs w:val="22"/>
                <w:rtl w:val="0"/>
              </w:rPr>
              <w:t xml:space="preserve">.01</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1C5">
            <w:pPr>
              <w:spacing w:after="0" w:line="240" w:lineRule="auto"/>
              <w:ind w:firstLine="0"/>
              <w:rPr>
                <w:color w:val="000000"/>
                <w:sz w:val="22"/>
                <w:szCs w:val="22"/>
              </w:rPr>
            </w:pPr>
            <w:r w:rsidDel="00000000" w:rsidR="00000000" w:rsidRPr="00000000">
              <w:rPr>
                <w:color w:val="000000"/>
                <w:sz w:val="22"/>
                <w:szCs w:val="22"/>
                <w:rtl w:val="0"/>
              </w:rPr>
              <w:t xml:space="preserve">0.20 (0.28)</w:t>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1C6">
            <w:pPr>
              <w:spacing w:after="0" w:line="240" w:lineRule="auto"/>
              <w:ind w:firstLine="0"/>
              <w:rPr>
                <w:color w:val="000000"/>
                <w:sz w:val="22"/>
                <w:szCs w:val="22"/>
              </w:rPr>
            </w:pPr>
            <w:r w:rsidDel="00000000" w:rsidR="00000000" w:rsidRPr="00000000">
              <w:rPr>
                <w:color w:val="000000"/>
                <w:sz w:val="22"/>
                <w:szCs w:val="22"/>
                <w:rtl w:val="0"/>
              </w:rPr>
              <w:t xml:space="preserve">0.19 (0.28)</w:t>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1C7">
            <w:pPr>
              <w:spacing w:after="0" w:line="240" w:lineRule="auto"/>
              <w:ind w:firstLine="0"/>
              <w:rPr>
                <w:color w:val="000000"/>
                <w:sz w:val="22"/>
                <w:szCs w:val="22"/>
              </w:rPr>
            </w:pPr>
            <w:r w:rsidDel="00000000" w:rsidR="00000000" w:rsidRPr="00000000">
              <w:rPr>
                <w:color w:val="000000"/>
                <w:sz w:val="22"/>
                <w:szCs w:val="22"/>
                <w:rtl w:val="0"/>
              </w:rPr>
              <w:t xml:space="preserve">0.16 (0.30)</w:t>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1C8">
            <w:pPr>
              <w:spacing w:after="0" w:line="240" w:lineRule="auto"/>
              <w:ind w:firstLine="0"/>
              <w:rPr>
                <w:color w:val="000000"/>
                <w:sz w:val="22"/>
                <w:szCs w:val="22"/>
              </w:rPr>
            </w:pPr>
            <w:r w:rsidDel="00000000" w:rsidR="00000000" w:rsidRPr="00000000">
              <w:rPr>
                <w:color w:val="000000"/>
                <w:sz w:val="22"/>
                <w:szCs w:val="22"/>
                <w:rtl w:val="0"/>
              </w:rPr>
              <w:t xml:space="preserve">0.20 (0.30)</w:t>
            </w:r>
          </w:p>
        </w:tc>
      </w:tr>
    </w:tbl>
    <w:p w:rsidR="00000000" w:rsidDel="00000000" w:rsidP="00000000" w:rsidRDefault="00000000" w:rsidRPr="00000000" w14:paraId="000001C9">
      <w:pPr>
        <w:ind w:firstLine="0"/>
        <w:rPr>
          <w:b w:val="1"/>
        </w:rPr>
        <w:sectPr>
          <w:type w:val="nextPage"/>
          <w:pgSz w:h="11906" w:w="16838" w:orient="landscape"/>
          <w:pgMar w:bottom="1411" w:top="1411" w:left="1411" w:right="1411" w:header="708" w:footer="708"/>
        </w:sectPr>
      </w:pPr>
      <w:r w:rsidDel="00000000" w:rsidR="00000000" w:rsidRPr="00000000">
        <w:rPr>
          <w:rtl w:val="0"/>
        </w:rPr>
      </w:r>
    </w:p>
    <w:p w:rsidR="00000000" w:rsidDel="00000000" w:rsidP="00000000" w:rsidRDefault="00000000" w:rsidRPr="00000000" w14:paraId="000001CA">
      <w:pPr>
        <w:ind w:firstLine="0"/>
        <w:rPr>
          <w:b w:val="1"/>
        </w:rPr>
      </w:pPr>
      <w:r w:rsidDel="00000000" w:rsidR="00000000" w:rsidRPr="00000000">
        <w:rPr>
          <w:b w:val="1"/>
          <w:rtl w:val="0"/>
        </w:rPr>
        <w:t xml:space="preserve">Main analyses</w:t>
      </w:r>
    </w:p>
    <w:p w:rsidR="00000000" w:rsidDel="00000000" w:rsidP="00000000" w:rsidRDefault="00000000" w:rsidRPr="00000000" w14:paraId="000001CB">
      <w:pPr>
        <w:rPr/>
      </w:pPr>
      <w:r w:rsidDel="00000000" w:rsidR="00000000" w:rsidRPr="00000000">
        <w:rPr>
          <w:rtl w:val="0"/>
        </w:rPr>
        <w:t xml:space="preserve">For Study 1, the dependent variable was the number of prompted responses across trials, and this was dependent on the trial type. For target-prompted trials, a prompted response was counted when participants mentioned the word that they were supposed to suppress or concentrate on. For example, for participants who were supposed to suppress or concentrate on </w:t>
      </w:r>
      <w:r w:rsidDel="00000000" w:rsidR="00000000" w:rsidRPr="00000000">
        <w:rPr>
          <w:i w:val="1"/>
          <w:rtl w:val="0"/>
        </w:rPr>
        <w:t xml:space="preserve">child</w:t>
      </w:r>
      <w:r w:rsidDel="00000000" w:rsidR="00000000" w:rsidRPr="00000000">
        <w:rPr>
          <w:rtl w:val="0"/>
        </w:rPr>
        <w:t xml:space="preserve">, any mentions of </w:t>
      </w:r>
      <w:r w:rsidDel="00000000" w:rsidR="00000000" w:rsidRPr="00000000">
        <w:rPr>
          <w:i w:val="1"/>
          <w:rtl w:val="0"/>
        </w:rPr>
        <w:t xml:space="preserve">child</w:t>
      </w:r>
      <w:r w:rsidDel="00000000" w:rsidR="00000000" w:rsidRPr="00000000">
        <w:rPr>
          <w:rtl w:val="0"/>
        </w:rPr>
        <w:t xml:space="preserve"> in response to </w:t>
      </w:r>
      <w:r w:rsidDel="00000000" w:rsidR="00000000" w:rsidRPr="00000000">
        <w:rPr>
          <w:i w:val="1"/>
          <w:rtl w:val="0"/>
        </w:rPr>
        <w:t xml:space="preserve">mother, little</w:t>
      </w:r>
      <w:r w:rsidDel="00000000" w:rsidR="00000000" w:rsidRPr="00000000">
        <w:rPr>
          <w:rtl w:val="0"/>
        </w:rPr>
        <w:t xml:space="preserve">, </w:t>
      </w:r>
      <w:r w:rsidDel="00000000" w:rsidR="00000000" w:rsidRPr="00000000">
        <w:rPr>
          <w:i w:val="1"/>
          <w:rtl w:val="0"/>
        </w:rPr>
        <w:t xml:space="preserve">adult,</w:t>
      </w:r>
      <w:r w:rsidDel="00000000" w:rsidR="00000000" w:rsidRPr="00000000">
        <w:rPr>
          <w:rtl w:val="0"/>
        </w:rPr>
        <w:t xml:space="preserve"> or</w:t>
      </w:r>
      <w:r w:rsidDel="00000000" w:rsidR="00000000" w:rsidRPr="00000000">
        <w:rPr>
          <w:i w:val="1"/>
          <w:rtl w:val="0"/>
        </w:rPr>
        <w:t xml:space="preserve"> young</w:t>
      </w:r>
      <w:r w:rsidDel="00000000" w:rsidR="00000000" w:rsidRPr="00000000">
        <w:rPr>
          <w:rtl w:val="0"/>
        </w:rPr>
        <w:t xml:space="preserve"> were counted. For the nontarget-prompted trials, which served as a baseline, for participants who were supposed to suppress or concentrate on </w:t>
      </w:r>
      <w:r w:rsidDel="00000000" w:rsidR="00000000" w:rsidRPr="00000000">
        <w:rPr>
          <w:i w:val="1"/>
          <w:rtl w:val="0"/>
        </w:rPr>
        <w:t xml:space="preserve">child</w:t>
      </w:r>
      <w:r w:rsidDel="00000000" w:rsidR="00000000" w:rsidRPr="00000000">
        <w:rPr>
          <w:rtl w:val="0"/>
        </w:rPr>
        <w:t xml:space="preserve">, any mentions of </w:t>
      </w:r>
      <w:r w:rsidDel="00000000" w:rsidR="00000000" w:rsidRPr="00000000">
        <w:rPr>
          <w:i w:val="1"/>
          <w:rtl w:val="0"/>
        </w:rPr>
        <w:t xml:space="preserve">house</w:t>
      </w:r>
      <w:r w:rsidDel="00000000" w:rsidR="00000000" w:rsidRPr="00000000">
        <w:rPr>
          <w:rtl w:val="0"/>
        </w:rPr>
        <w:t xml:space="preserve"> in response to </w:t>
      </w:r>
      <w:r w:rsidDel="00000000" w:rsidR="00000000" w:rsidRPr="00000000">
        <w:rPr>
          <w:i w:val="1"/>
          <w:rtl w:val="0"/>
        </w:rPr>
        <w:t xml:space="preserve">home</w:t>
      </w:r>
      <w:r w:rsidDel="00000000" w:rsidR="00000000" w:rsidRPr="00000000">
        <w:rPr>
          <w:rtl w:val="0"/>
        </w:rPr>
        <w:t xml:space="preserve">, </w:t>
      </w:r>
      <w:r w:rsidDel="00000000" w:rsidR="00000000" w:rsidRPr="00000000">
        <w:rPr>
          <w:i w:val="1"/>
          <w:rtl w:val="0"/>
        </w:rPr>
        <w:t xml:space="preserve">door</w:t>
      </w:r>
      <w:r w:rsidDel="00000000" w:rsidR="00000000" w:rsidRPr="00000000">
        <w:rPr>
          <w:rtl w:val="0"/>
        </w:rPr>
        <w:t xml:space="preserve">, </w:t>
      </w:r>
      <w:r w:rsidDel="00000000" w:rsidR="00000000" w:rsidRPr="00000000">
        <w:rPr>
          <w:i w:val="1"/>
          <w:rtl w:val="0"/>
        </w:rPr>
        <w:t xml:space="preserve">brick</w:t>
      </w:r>
      <w:r w:rsidDel="00000000" w:rsidR="00000000" w:rsidRPr="00000000">
        <w:rPr>
          <w:rtl w:val="0"/>
        </w:rPr>
        <w:t xml:space="preserve">, or </w:t>
      </w:r>
      <w:r w:rsidDel="00000000" w:rsidR="00000000" w:rsidRPr="00000000">
        <w:rPr>
          <w:i w:val="1"/>
          <w:rtl w:val="0"/>
        </w:rPr>
        <w:t xml:space="preserve">roof</w:t>
      </w:r>
      <w:r w:rsidDel="00000000" w:rsidR="00000000" w:rsidRPr="00000000">
        <w:rPr>
          <w:rtl w:val="0"/>
        </w:rPr>
        <w:t xml:space="preserve"> were counted. For each contributing laboratory, two coders watched the video recordings independently and recorded the total numbers of target and non-target prompted responses for each participant. The initial inter-rater reliability (mean Cohen’s kappa = .86) was high (i.e., &gt; .75) for all but six labs, whose interrater reliabilities were .16, .24, .42, .52, .61, </w:t>
      </w:r>
      <w:sdt>
        <w:sdtPr>
          <w:id w:val="-581550620"/>
          <w:tag w:val="goog_rdk_144"/>
        </w:sdtPr>
        <w:sdtContent>
          <w:ins w:author="Kyungmi Kim" w:id="79" w:date="2025-09-27T20:12:33Z">
            <w:r w:rsidDel="00000000" w:rsidR="00000000" w:rsidRPr="00000000">
              <w:rPr>
                <w:rtl w:val="0"/>
              </w:rPr>
              <w:t xml:space="preserve">and </w:t>
            </w:r>
          </w:ins>
        </w:sdtContent>
      </w:sdt>
      <w:r w:rsidDel="00000000" w:rsidR="00000000" w:rsidRPr="00000000">
        <w:rPr>
          <w:rtl w:val="0"/>
        </w:rPr>
        <w:t xml:space="preserve">.72. Discrepancies were discussed</w:t>
      </w:r>
      <w:sdt>
        <w:sdtPr>
          <w:id w:val="1552607533"/>
          <w:tag w:val="goog_rdk_145"/>
        </w:sdtPr>
        <w:sdtContent>
          <w:ins w:author="Magda Saraiva" w:id="80" w:date="2025-09-16T11:16:56Z">
            <w:r w:rsidDel="00000000" w:rsidR="00000000" w:rsidRPr="00000000">
              <w:rPr>
                <w:rtl w:val="0"/>
              </w:rPr>
              <w:t xml:space="preserve">,</w:t>
            </w:r>
          </w:ins>
        </w:sdtContent>
      </w:sdt>
      <w:r w:rsidDel="00000000" w:rsidR="00000000" w:rsidRPr="00000000">
        <w:rPr>
          <w:rtl w:val="0"/>
        </w:rPr>
        <w:t xml:space="preserve"> and a consensus was reached for each instance of discrepancy. However, coders eventually reached a consensus, because participating researchers were asked to flag such unlikely instances as early as possible</w:t>
      </w:r>
      <w:sdt>
        <w:sdtPr>
          <w:id w:val="705199611"/>
          <w:tag w:val="goog_rdk_146"/>
        </w:sdtPr>
        <w:sdtContent>
          <w:ins w:author="Magda Saraiva" w:id="81" w:date="2025-09-16T11:16:50Z">
            <w:r w:rsidDel="00000000" w:rsidR="00000000" w:rsidRPr="00000000">
              <w:rPr>
                <w:rtl w:val="0"/>
              </w:rPr>
              <w:t xml:space="preserve">,</w:t>
            </w:r>
          </w:ins>
        </w:sdtContent>
      </w:sdt>
      <w:r w:rsidDel="00000000" w:rsidR="00000000" w:rsidRPr="00000000">
        <w:rPr>
          <w:rtl w:val="0"/>
        </w:rPr>
        <w:t xml:space="preserve"> should they arise. In response, the lead research team would discuss with these labs to identify and correct any issues, such as instruction interpretation discrepancies or individual differences in pronunciation perceptions.</w:t>
      </w:r>
      <w:r w:rsidDel="00000000" w:rsidR="00000000" w:rsidRPr="00000000">
        <w:rPr>
          <w:vertAlign w:val="superscript"/>
        </w:rPr>
        <w:footnoteReference w:customMarkFollows="0" w:id="4"/>
      </w:r>
      <w:r w:rsidDel="00000000" w:rsidR="00000000" w:rsidRPr="00000000">
        <w:rPr>
          <w:rtl w:val="0"/>
        </w:rPr>
      </w:r>
    </w:p>
    <w:p w:rsidR="00000000" w:rsidDel="00000000" w:rsidP="00000000" w:rsidRDefault="00000000" w:rsidRPr="00000000" w14:paraId="000001CC">
      <w:pPr>
        <w:rPr/>
      </w:pPr>
      <w:sdt>
        <w:sdtPr>
          <w:id w:val="224401129"/>
          <w:tag w:val="goog_rdk_147"/>
        </w:sdtPr>
        <w:sdtContent>
          <w:commentRangeStart w:id="9"/>
        </w:sdtContent>
      </w:sdt>
      <w:r w:rsidDel="00000000" w:rsidR="00000000" w:rsidRPr="00000000">
        <w:rPr>
          <w:rtl w:val="0"/>
        </w:rPr>
        <w:t xml:space="preserve">To mirror the analyses made by the original authors, we first report results using a </w:t>
      </w:r>
      <w:r w:rsidDel="00000000" w:rsidR="00000000" w:rsidRPr="00000000">
        <w:rPr>
          <w:highlight w:val="white"/>
          <w:rtl w:val="0"/>
        </w:rPr>
        <w:t xml:space="preserve">2 (instructions: suppress vs. concentrate; between-participants) × 4 (target word: mountain, car, child, house; between-participants) × 2 (word type: target vs. non-target; within-participants) × 2 (time pressure: 3s vs. 10s; within-participants) </w:t>
      </w:r>
      <w:r w:rsidDel="00000000" w:rsidR="00000000" w:rsidRPr="00000000">
        <w:rPr>
          <w:rtl w:val="0"/>
        </w:rPr>
        <w:t xml:space="preserve">analysis of variance (ANOVA) performed on each lab’s data. Then, we conducted meta-analyses of partial eta-squared (</w:t>
      </w:r>
      <w:r w:rsidDel="00000000" w:rsidR="00000000" w:rsidRPr="00000000">
        <w:rPr>
          <w:highlight w:val="white"/>
          <w:rtl w:val="0"/>
        </w:rPr>
        <w:t xml:space="preserve">η</w:t>
      </w:r>
      <w:r w:rsidDel="00000000" w:rsidR="00000000" w:rsidRPr="00000000">
        <w:rPr>
          <w:highlight w:val="white"/>
          <w:vertAlign w:val="subscript"/>
          <w:rtl w:val="0"/>
        </w:rPr>
        <w:t xml:space="preserve">p</w:t>
      </w:r>
      <w:r w:rsidDel="00000000" w:rsidR="00000000" w:rsidRPr="00000000">
        <w:rPr>
          <w:highlight w:val="white"/>
          <w:vertAlign w:val="superscript"/>
          <w:rtl w:val="0"/>
        </w:rPr>
        <w:t xml:space="preserve">2</w:t>
      </w:r>
      <w:r w:rsidDel="00000000" w:rsidR="00000000" w:rsidRPr="00000000">
        <w:rPr>
          <w:rtl w:val="0"/>
        </w:rPr>
        <w:t xml:space="preserve">) effect sizes across studies by converting them to </w:t>
      </w:r>
      <w:r w:rsidDel="00000000" w:rsidR="00000000" w:rsidRPr="00000000">
        <w:rPr>
          <w:i w:val="1"/>
          <w:rtl w:val="0"/>
        </w:rPr>
        <w:t xml:space="preserve">r</w:t>
      </w:r>
      <w:r w:rsidDel="00000000" w:rsidR="00000000" w:rsidRPr="00000000">
        <w:rPr>
          <w:rtl w:val="0"/>
        </w:rPr>
        <w:t xml:space="preserve">, then to Fisher’s </w:t>
      </w:r>
      <w:r w:rsidDel="00000000" w:rsidR="00000000" w:rsidRPr="00000000">
        <w:rPr>
          <w:i w:val="1"/>
          <w:rtl w:val="0"/>
        </w:rPr>
        <w:t xml:space="preserve">z</w:t>
      </w:r>
      <w:r w:rsidDel="00000000" w:rsidR="00000000" w:rsidRPr="00000000">
        <w:rPr>
          <w:rtl w:val="0"/>
        </w:rPr>
        <w:t xml:space="preserve">, and then back-transformed to </w:t>
      </w:r>
      <w:r w:rsidDel="00000000" w:rsidR="00000000" w:rsidRPr="00000000">
        <w:rPr>
          <w:i w:val="1"/>
          <w:rtl w:val="0"/>
        </w:rPr>
        <w:t xml:space="preserve">r</w:t>
      </w:r>
      <w:r w:rsidDel="00000000" w:rsidR="00000000" w:rsidRPr="00000000">
        <w:rPr>
          <w:vertAlign w:val="subscript"/>
          <w:rtl w:val="0"/>
        </w:rPr>
        <w:t xml:space="preserve">pooled</w:t>
      </w:r>
      <w:r w:rsidDel="00000000" w:rsidR="00000000" w:rsidRPr="00000000">
        <w:rPr>
          <w:rtl w:val="0"/>
        </w:rPr>
        <w:t xml:space="preserve"> for interpretation. It is important to note that </w:t>
      </w:r>
      <w:r w:rsidDel="00000000" w:rsidR="00000000" w:rsidRPr="00000000">
        <w:rPr>
          <w:highlight w:val="white"/>
          <w:rtl w:val="0"/>
        </w:rPr>
        <w:t xml:space="preserve">η</w:t>
      </w:r>
      <w:r w:rsidDel="00000000" w:rsidR="00000000" w:rsidRPr="00000000">
        <w:rPr>
          <w:highlight w:val="white"/>
          <w:vertAlign w:val="subscript"/>
          <w:rtl w:val="0"/>
        </w:rPr>
        <w:t xml:space="preserve">p</w:t>
      </w:r>
      <w:r w:rsidDel="00000000" w:rsidR="00000000" w:rsidRPr="00000000">
        <w:rPr>
          <w:highlight w:val="white"/>
          <w:vertAlign w:val="superscript"/>
          <w:rtl w:val="0"/>
        </w:rPr>
        <w:t xml:space="preserve">2</w:t>
      </w:r>
      <w:r w:rsidDel="00000000" w:rsidR="00000000" w:rsidRPr="00000000">
        <w:rPr>
          <w:rtl w:val="0"/>
        </w:rPr>
        <w:t xml:space="preserve"> is a bounded measure, ranging from 0 to 1. Consequently, any transformation to other effect size metrics, such as </w:t>
      </w:r>
      <w:r w:rsidDel="00000000" w:rsidR="00000000" w:rsidRPr="00000000">
        <w:rPr>
          <w:i w:val="1"/>
          <w:rtl w:val="0"/>
        </w:rPr>
        <w:t xml:space="preserve">r</w:t>
      </w:r>
      <w:sdt>
        <w:sdtPr>
          <w:id w:val="1901498518"/>
          <w:tag w:val="goog_rdk_148"/>
        </w:sdtPr>
        <w:sdtContent>
          <w:r w:rsidDel="00000000" w:rsidR="00000000" w:rsidRPr="00000000">
            <w:rPr>
              <w:rFonts w:ascii="Gungsuh" w:cs="Gungsuh" w:eastAsia="Gungsuh" w:hAnsi="Gungsuh"/>
              <w:rtl w:val="0"/>
            </w:rPr>
            <w:t xml:space="preserve"> (via r = √</w:t>
          </w:r>
        </w:sdtContent>
      </w:sdt>
      <w:r w:rsidDel="00000000" w:rsidR="00000000" w:rsidRPr="00000000">
        <w:rPr>
          <w:i w:val="1"/>
          <w:rtl w:val="0"/>
        </w:rPr>
        <w:t xml:space="preserve">r</w:t>
      </w:r>
      <w:r w:rsidDel="00000000" w:rsidR="00000000" w:rsidRPr="00000000">
        <w:rPr>
          <w:highlight w:val="white"/>
          <w:rtl w:val="0"/>
        </w:rPr>
        <w:t xml:space="preserve">η</w:t>
      </w:r>
      <w:r w:rsidDel="00000000" w:rsidR="00000000" w:rsidRPr="00000000">
        <w:rPr>
          <w:highlight w:val="white"/>
          <w:vertAlign w:val="subscript"/>
          <w:rtl w:val="0"/>
        </w:rPr>
        <w:t xml:space="preserve">p</w:t>
      </w:r>
      <w:r w:rsidDel="00000000" w:rsidR="00000000" w:rsidRPr="00000000">
        <w:rPr>
          <w:highlight w:val="white"/>
          <w:vertAlign w:val="superscript"/>
          <w:rtl w:val="0"/>
        </w:rPr>
        <w:t xml:space="preserve">2</w:t>
      </w:r>
      <w:r w:rsidDel="00000000" w:rsidR="00000000" w:rsidRPr="00000000">
        <w:rPr>
          <w:rtl w:val="0"/>
        </w:rPr>
        <w:t xml:space="preserve">) or Fisher’s z, also produces values that are strictly non-negative. Because of this mathematical bound, the confidence intervals for pooled effect sizes derived from partial </w:t>
      </w:r>
      <w:r w:rsidDel="00000000" w:rsidR="00000000" w:rsidRPr="00000000">
        <w:rPr>
          <w:highlight w:val="white"/>
          <w:rtl w:val="0"/>
        </w:rPr>
        <w:t xml:space="preserve">η</w:t>
      </w:r>
      <w:r w:rsidDel="00000000" w:rsidR="00000000" w:rsidRPr="00000000">
        <w:rPr>
          <w:highlight w:val="white"/>
          <w:vertAlign w:val="subscript"/>
          <w:rtl w:val="0"/>
        </w:rPr>
        <w:t xml:space="preserve">p</w:t>
      </w:r>
      <w:r w:rsidDel="00000000" w:rsidR="00000000" w:rsidRPr="00000000">
        <w:rPr>
          <w:highlight w:val="white"/>
          <w:vertAlign w:val="superscript"/>
          <w:rtl w:val="0"/>
        </w:rPr>
        <w:t xml:space="preserve">2</w:t>
      </w:r>
      <w:r w:rsidDel="00000000" w:rsidR="00000000" w:rsidRPr="00000000">
        <w:rPr>
          <w:highlight w:val="white"/>
          <w:rtl w:val="0"/>
        </w:rPr>
        <w:t xml:space="preserve"> </w:t>
      </w:r>
      <w:r w:rsidDel="00000000" w:rsidR="00000000" w:rsidRPr="00000000">
        <w:rPr>
          <w:rtl w:val="0"/>
        </w:rPr>
        <w:t xml:space="preserve">almost always exclude zero, even for small effects. Therefore, the exclusion of zero in the confidence interval should not be interpreted as evidence of “statistical significance” in the usual sense. Instead, the meta-analytic results should be interpreted as descriptive summaries of effect magnitudes across studies, rather than formal hypothesis tests. This limitation is inherent to bounded effect size measures like partial </w:t>
      </w:r>
      <w:r w:rsidDel="00000000" w:rsidR="00000000" w:rsidRPr="00000000">
        <w:rPr>
          <w:highlight w:val="white"/>
          <w:rtl w:val="0"/>
        </w:rPr>
        <w:t xml:space="preserve">η</w:t>
      </w:r>
      <w:r w:rsidDel="00000000" w:rsidR="00000000" w:rsidRPr="00000000">
        <w:rPr>
          <w:highlight w:val="white"/>
          <w:vertAlign w:val="subscript"/>
          <w:rtl w:val="0"/>
        </w:rPr>
        <w:t xml:space="preserve">p</w:t>
      </w:r>
      <w:r w:rsidDel="00000000" w:rsidR="00000000" w:rsidRPr="00000000">
        <w:rPr>
          <w:highlight w:val="white"/>
          <w:vertAlign w:val="superscript"/>
          <w:rtl w:val="0"/>
        </w:rPr>
        <w:t xml:space="preserve">2</w:t>
      </w:r>
      <w:r w:rsidDel="00000000" w:rsidR="00000000" w:rsidRPr="00000000">
        <w:rPr>
          <w:highlight w:val="white"/>
          <w:rtl w:val="0"/>
        </w:rPr>
        <w:t xml:space="preserve"> </w:t>
      </w:r>
      <w:r w:rsidDel="00000000" w:rsidR="00000000" w:rsidRPr="00000000">
        <w:rPr>
          <w:rtl w:val="0"/>
        </w:rPr>
        <w:t xml:space="preserve">and does not reflect bias or error in our meta-analytic procedure. In addition, in a 2 × 2 × 2 × 2 factorial design, there are 15 effects (4 main effects; 6 two-way interactions; 4 three-way interactions; 1 four-way interaction). We present only the most informative effects here.</w:t>
      </w:r>
    </w:p>
    <w:p w:rsidR="00000000" w:rsidDel="00000000" w:rsidP="00000000" w:rsidRDefault="00000000" w:rsidRPr="00000000" w14:paraId="000001CD">
      <w:pPr>
        <w:rPr/>
      </w:pPr>
      <w:r w:rsidDel="00000000" w:rsidR="00000000" w:rsidRPr="00000000">
        <w:rPr>
          <w:rtl w:val="0"/>
        </w:rPr>
        <w:t xml:space="preserve">Results </w:t>
      </w:r>
      <w:sdt>
        <w:sdtPr>
          <w:id w:val="-839990714"/>
          <w:tag w:val="goog_rdk_149"/>
        </w:sdtPr>
        <w:sdtContent>
          <w:ins w:author="Magda Saraiva" w:id="82" w:date="2025-09-16T11:17:04Z"/>
          <w:sdt>
            <w:sdtPr>
              <w:id w:val="-1066731858"/>
              <w:tag w:val="goog_rdk_150"/>
            </w:sdtPr>
            <w:sdtContent>
              <w:ins w:author="Magda Saraiva" w:id="82" w:date="2025-09-16T11:17:04Z">
                <w:r w:rsidDel="00000000" w:rsidR="00000000" w:rsidRPr="00000000">
                  <w:rPr>
                    <w:rtl w:val="0"/>
                    <w:rPrChange w:author="Magda Saraiva" w:id="83" w:date="2025-09-16T11:17:04Z">
                      <w:rPr/>
                    </w:rPrChange>
                  </w:rPr>
                  <w:t xml:space="preserve">are</w:t>
                </w:r>
              </w:ins>
            </w:sdtContent>
          </w:sdt>
          <w:ins w:author="Magda Saraiva" w:id="82" w:date="2025-09-16T11:17:04Z"/>
        </w:sdtContent>
      </w:sdt>
      <w:sdt>
        <w:sdtPr>
          <w:id w:val="-1895606049"/>
          <w:tag w:val="goog_rdk_151"/>
        </w:sdtPr>
        <w:sdtContent>
          <w:del w:author="Magda Saraiva" w:id="82" w:date="2025-09-16T11:17:04Z"/>
          <w:sdt>
            <w:sdtPr>
              <w:id w:val="-1354083349"/>
              <w:tag w:val="goog_rdk_152"/>
            </w:sdtPr>
            <w:sdtContent>
              <w:del w:author="Magda Saraiva" w:id="82" w:date="2025-09-16T11:17:04Z">
                <w:r w:rsidDel="00000000" w:rsidR="00000000" w:rsidRPr="00000000">
                  <w:rPr>
                    <w:rtl w:val="0"/>
                    <w:rPrChange w:author="Magda Saraiva" w:id="83" w:date="2025-09-16T11:17:04Z">
                      <w:rPr/>
                    </w:rPrChange>
                  </w:rPr>
                  <w:delText xml:space="preserve">as</w:delText>
                </w:r>
              </w:del>
            </w:sdtContent>
          </w:sdt>
          <w:del w:author="Magda Saraiva" w:id="82" w:date="2025-09-16T11:17:04Z"/>
        </w:sdtContent>
      </w:sdt>
      <w:r w:rsidDel="00000000" w:rsidR="00000000" w:rsidRPr="00000000">
        <w:rPr>
          <w:rtl w:val="0"/>
        </w:rPr>
        <w:t xml:space="preserve"> displayed in Table 2. As one can see, many of the multi-way interaction effect sizes</w:t>
      </w:r>
      <w:r w:rsidDel="00000000" w:rsidR="00000000" w:rsidRPr="00000000">
        <w:rPr>
          <w:i w:val="1"/>
          <w:rtl w:val="0"/>
        </w:rPr>
        <w:t xml:space="preserve"> </w:t>
      </w:r>
      <w:r w:rsidDel="00000000" w:rsidR="00000000" w:rsidRPr="00000000">
        <w:rPr>
          <w:rtl w:val="0"/>
        </w:rPr>
        <w:t xml:space="preserve">are “small”. The most informative effect sizes are those that are split by target vs. nontarget words. Because the task involved suppressing or concentrating </w:t>
      </w:r>
      <w:sdt>
        <w:sdtPr>
          <w:id w:val="1211877237"/>
          <w:tag w:val="goog_rdk_153"/>
        </w:sdtPr>
        <w:sdtContent>
          <w:ins w:author="Kyungmi Kim" w:id="84" w:date="2025-09-27T20:16:36Z"/>
          <w:sdt>
            <w:sdtPr>
              <w:id w:val="-1147777213"/>
              <w:tag w:val="goog_rdk_154"/>
            </w:sdtPr>
            <w:sdtContent>
              <w:ins w:author="Kyungmi Kim" w:id="84" w:date="2025-09-27T20:16:36Z">
                <w:r w:rsidDel="00000000" w:rsidR="00000000" w:rsidRPr="00000000">
                  <w:rPr>
                    <w:rtl w:val="0"/>
                    <w:rPrChange w:author="Kyungmi Kim" w:id="85" w:date="2025-09-27T20:16:36Z">
                      <w:rPr/>
                    </w:rPrChange>
                  </w:rPr>
                  <w:t xml:space="preserve">on </w:t>
                </w:r>
              </w:ins>
            </w:sdtContent>
          </w:sdt>
          <w:ins w:author="Kyungmi Kim" w:id="84" w:date="2025-09-27T20:16:36Z"/>
        </w:sdtContent>
      </w:sdt>
      <w:r w:rsidDel="00000000" w:rsidR="00000000" w:rsidRPr="00000000">
        <w:rPr>
          <w:rtl w:val="0"/>
        </w:rPr>
        <w:t xml:space="preserve">only </w:t>
      </w:r>
      <w:sdt>
        <w:sdtPr>
          <w:id w:val="-1238305329"/>
          <w:tag w:val="goog_rdk_155"/>
        </w:sdtPr>
        <w:sdtContent>
          <w:ins w:author="Magda Saraiva" w:id="86" w:date="2025-09-16T11:17:09Z">
            <w:sdt>
              <w:sdtPr>
                <w:id w:val="-639215832"/>
                <w:tag w:val="goog_rdk_156"/>
              </w:sdtPr>
              <w:sdtContent>
                <w:del w:author="Kyungmi Kim" w:id="84" w:date="2025-09-27T20:16:36Z"/>
              </w:sdtContent>
            </w:sdt>
          </w:ins>
          <w:sdt>
            <w:sdtPr>
              <w:id w:val="1326434658"/>
              <w:tag w:val="goog_rdk_157"/>
            </w:sdtPr>
            <w:sdtContent>
              <w:ins w:author="Magda Saraiva" w:id="86" w:date="2025-09-16T11:17:09Z">
                <w:del w:author="Kyungmi Kim" w:id="84" w:date="2025-09-27T20:16:36Z">
                  <w:r w:rsidDel="00000000" w:rsidR="00000000" w:rsidRPr="00000000">
                    <w:rPr>
                      <w:rtl w:val="0"/>
                      <w:rPrChange w:author="Magda Saraiva" w:id="87" w:date="2025-09-16T11:17:09Z">
                        <w:rPr/>
                      </w:rPrChange>
                    </w:rPr>
                    <w:delText xml:space="preserve">on </w:delText>
                  </w:r>
                </w:del>
              </w:ins>
            </w:sdtContent>
          </w:sdt>
          <w:ins w:author="Magda Saraiva" w:id="86" w:date="2025-09-16T11:17:09Z">
            <w:del w:author="Kyungmi Kim" w:id="84" w:date="2025-09-27T20:16:36Z"/>
          </w:ins>
        </w:sdtContent>
      </w:sdt>
      <w:r w:rsidDel="00000000" w:rsidR="00000000" w:rsidRPr="00000000">
        <w:rPr>
          <w:rtl w:val="0"/>
        </w:rPr>
        <w:t xml:space="preserve">target words, there should be no main effects or interactions for nontarget words. This was indeed the case; all effect sizes for nontarget words were nearly zero (</w:t>
      </w:r>
      <w:r w:rsidDel="00000000" w:rsidR="00000000" w:rsidRPr="00000000">
        <w:rPr>
          <w:i w:val="1"/>
          <w:rtl w:val="0"/>
        </w:rPr>
        <w:t xml:space="preserve">r</w:t>
      </w:r>
      <w:r w:rsidDel="00000000" w:rsidR="00000000" w:rsidRPr="00000000">
        <w:rPr>
          <w:vertAlign w:val="subscript"/>
          <w:rtl w:val="0"/>
        </w:rPr>
        <w:t xml:space="preserve">pooled.condition</w:t>
      </w:r>
      <w:r w:rsidDel="00000000" w:rsidR="00000000" w:rsidRPr="00000000">
        <w:rPr>
          <w:rtl w:val="0"/>
        </w:rPr>
        <w:t xml:space="preserve"> = .08; </w:t>
      </w:r>
      <w:r w:rsidDel="00000000" w:rsidR="00000000" w:rsidRPr="00000000">
        <w:rPr>
          <w:i w:val="1"/>
          <w:rtl w:val="0"/>
        </w:rPr>
        <w:t xml:space="preserve">r</w:t>
      </w:r>
      <w:r w:rsidDel="00000000" w:rsidR="00000000" w:rsidRPr="00000000">
        <w:rPr>
          <w:vertAlign w:val="subscript"/>
          <w:rtl w:val="0"/>
        </w:rPr>
        <w:t xml:space="preserve">pooled.time pressure</w:t>
      </w:r>
      <w:r w:rsidDel="00000000" w:rsidR="00000000" w:rsidRPr="00000000">
        <w:rPr>
          <w:rtl w:val="0"/>
        </w:rPr>
        <w:t xml:space="preserve"> = .10, </w:t>
      </w:r>
      <w:r w:rsidDel="00000000" w:rsidR="00000000" w:rsidRPr="00000000">
        <w:rPr>
          <w:i w:val="1"/>
          <w:rtl w:val="0"/>
        </w:rPr>
        <w:t xml:space="preserve">r</w:t>
      </w:r>
      <w:r w:rsidDel="00000000" w:rsidR="00000000" w:rsidRPr="00000000">
        <w:rPr>
          <w:vertAlign w:val="subscript"/>
          <w:rtl w:val="0"/>
        </w:rPr>
        <w:t xml:space="preserve">pooled.interaction</w:t>
      </w:r>
      <w:r w:rsidDel="00000000" w:rsidR="00000000" w:rsidRPr="00000000">
        <w:rPr>
          <w:rtl w:val="0"/>
        </w:rPr>
        <w:t xml:space="preserve"> = .09). Crucially, for target words, the main effect of condition was moderately large (</w:t>
      </w:r>
      <w:r w:rsidDel="00000000" w:rsidR="00000000" w:rsidRPr="00000000">
        <w:rPr>
          <w:i w:val="1"/>
          <w:rtl w:val="0"/>
        </w:rPr>
        <w:t xml:space="preserve">r</w:t>
      </w:r>
      <w:r w:rsidDel="00000000" w:rsidR="00000000" w:rsidRPr="00000000">
        <w:rPr>
          <w:vertAlign w:val="subscript"/>
          <w:rtl w:val="0"/>
        </w:rPr>
        <w:t xml:space="preserve">pooled.condition</w:t>
      </w:r>
      <w:r w:rsidDel="00000000" w:rsidR="00000000" w:rsidRPr="00000000">
        <w:rPr>
          <w:rtl w:val="0"/>
        </w:rPr>
        <w:t xml:space="preserve"> = .31), though the main effect of time pressure and the interaction term were very small (</w:t>
      </w:r>
      <w:r w:rsidDel="00000000" w:rsidR="00000000" w:rsidRPr="00000000">
        <w:rPr>
          <w:i w:val="1"/>
          <w:rtl w:val="0"/>
        </w:rPr>
        <w:t xml:space="preserve">r</w:t>
      </w:r>
      <w:r w:rsidDel="00000000" w:rsidR="00000000" w:rsidRPr="00000000">
        <w:rPr>
          <w:vertAlign w:val="subscript"/>
          <w:rtl w:val="0"/>
        </w:rPr>
        <w:t xml:space="preserve">pooled.time pressure</w:t>
      </w:r>
      <w:r w:rsidDel="00000000" w:rsidR="00000000" w:rsidRPr="00000000">
        <w:rPr>
          <w:rtl w:val="0"/>
        </w:rPr>
        <w:t xml:space="preserve"> = .10, </w:t>
      </w:r>
      <w:r w:rsidDel="00000000" w:rsidR="00000000" w:rsidRPr="00000000">
        <w:rPr>
          <w:i w:val="1"/>
          <w:rtl w:val="0"/>
        </w:rPr>
        <w:t xml:space="preserve">r</w:t>
      </w:r>
      <w:r w:rsidDel="00000000" w:rsidR="00000000" w:rsidRPr="00000000">
        <w:rPr>
          <w:vertAlign w:val="subscript"/>
          <w:rtl w:val="0"/>
        </w:rPr>
        <w:t xml:space="preserve">pooled.interaction</w:t>
      </w:r>
      <w:r w:rsidDel="00000000" w:rsidR="00000000" w:rsidRPr="00000000">
        <w:rPr>
          <w:rtl w:val="0"/>
        </w:rPr>
        <w:t xml:space="preserve"> = .08). As we will show later, this pattern of results for target words is also consistent </w:t>
      </w:r>
      <w:sdt>
        <w:sdtPr>
          <w:id w:val="1848074210"/>
          <w:tag w:val="goog_rdk_158"/>
        </w:sdtPr>
        <w:sdtContent>
          <w:ins w:author="Kyungmi Kim" w:id="88" w:date="2025-09-27T20:24:44Z">
            <w:r w:rsidDel="00000000" w:rsidR="00000000" w:rsidRPr="00000000">
              <w:rPr>
                <w:rtl w:val="0"/>
              </w:rPr>
              <w:t xml:space="preserve">with</w:t>
            </w:r>
          </w:ins>
        </w:sdtContent>
      </w:sdt>
      <w:sdt>
        <w:sdtPr>
          <w:id w:val="919266284"/>
          <w:tag w:val="goog_rdk_159"/>
        </w:sdtPr>
        <w:sdtContent>
          <w:del w:author="Kyungmi Kim" w:id="88" w:date="2025-09-27T20:24:44Z">
            <w:r w:rsidDel="00000000" w:rsidR="00000000" w:rsidRPr="00000000">
              <w:rPr>
                <w:rtl w:val="0"/>
              </w:rPr>
              <w:delText xml:space="preserve">in</w:delText>
            </w:r>
          </w:del>
        </w:sdtContent>
      </w:sdt>
      <w:r w:rsidDel="00000000" w:rsidR="00000000" w:rsidRPr="00000000">
        <w:rPr>
          <w:rtl w:val="0"/>
        </w:rPr>
        <w:t xml:space="preserve"> our meta-analysis using Cohen’s </w:t>
      </w:r>
      <w:r w:rsidDel="00000000" w:rsidR="00000000" w:rsidRPr="00000000">
        <w:rPr>
          <w:i w:val="1"/>
          <w:rtl w:val="0"/>
        </w:rPr>
        <w:t xml:space="preserve">d</w:t>
      </w:r>
      <w:r w:rsidDel="00000000" w:rsidR="00000000" w:rsidRPr="00000000">
        <w:rPr>
          <w:rtl w:val="0"/>
        </w:rPr>
        <w:t xml:space="preserve"> computed from raw means.</w:t>
      </w:r>
    </w:p>
    <w:p w:rsidR="00000000" w:rsidDel="00000000" w:rsidP="00000000" w:rsidRDefault="00000000" w:rsidRPr="00000000" w14:paraId="000001CE">
      <w:pPr>
        <w:ind w:firstLine="0"/>
        <w:rPr>
          <w:b w:val="1"/>
        </w:rPr>
      </w:pPr>
      <w:r w:rsidDel="00000000" w:rsidR="00000000" w:rsidRPr="00000000">
        <w:rPr>
          <w:b w:val="1"/>
          <w:rtl w:val="0"/>
        </w:rPr>
        <w:t xml:space="preserve">Table 2</w:t>
      </w:r>
    </w:p>
    <w:p w:rsidR="00000000" w:rsidDel="00000000" w:rsidP="00000000" w:rsidRDefault="00000000" w:rsidRPr="00000000" w14:paraId="000001CF">
      <w:pPr>
        <w:ind w:firstLine="0"/>
        <w:rPr>
          <w:i w:val="1"/>
        </w:rPr>
      </w:pPr>
      <w:r w:rsidDel="00000000" w:rsidR="00000000" w:rsidRPr="00000000">
        <w:rPr>
          <w:i w:val="1"/>
          <w:rtl w:val="0"/>
        </w:rPr>
        <w:t xml:space="preserve">Meta-analysis of fixed effect estimates from ANOVAs</w:t>
      </w:r>
    </w:p>
    <w:tbl>
      <w:tblPr>
        <w:tblStyle w:val="Table4"/>
        <w:tblW w:w="9108.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6588"/>
        <w:gridCol w:w="990"/>
        <w:gridCol w:w="810"/>
        <w:gridCol w:w="720"/>
        <w:tblGridChange w:id="0">
          <w:tblGrid>
            <w:gridCol w:w="6588"/>
            <w:gridCol w:w="990"/>
            <w:gridCol w:w="810"/>
            <w:gridCol w:w="720"/>
          </w:tblGrid>
        </w:tblGridChange>
      </w:tblGrid>
      <w:tr>
        <w:trPr>
          <w:cantSplit w:val="0"/>
          <w:tblHeader w:val="0"/>
        </w:trPr>
        <w:tc>
          <w:tcPr>
            <w:tcBorders>
              <w:top w:color="000000" w:space="0" w:sz="4" w:val="single"/>
              <w:bottom w:color="000000" w:space="0" w:sz="4" w:val="single"/>
            </w:tcBorders>
          </w:tcPr>
          <w:p w:rsidR="00000000" w:rsidDel="00000000" w:rsidP="00000000" w:rsidRDefault="00000000" w:rsidRPr="00000000" w14:paraId="000001D0">
            <w:pPr>
              <w:ind w:firstLine="0"/>
              <w:rPr/>
            </w:pPr>
            <w:r w:rsidDel="00000000" w:rsidR="00000000" w:rsidRPr="00000000">
              <w:rPr>
                <w:rtl w:val="0"/>
              </w:rPr>
              <w:t xml:space="preserve">Parameter</w:t>
            </w:r>
          </w:p>
        </w:tc>
        <w:tc>
          <w:tcPr>
            <w:tcBorders>
              <w:top w:color="000000" w:space="0" w:sz="4" w:val="single"/>
              <w:bottom w:color="000000" w:space="0" w:sz="4" w:val="single"/>
            </w:tcBorders>
          </w:tcPr>
          <w:p w:rsidR="00000000" w:rsidDel="00000000" w:rsidP="00000000" w:rsidRDefault="00000000" w:rsidRPr="00000000" w14:paraId="000001D1">
            <w:pPr>
              <w:ind w:firstLine="0"/>
              <w:rPr/>
            </w:pPr>
            <w:r w:rsidDel="00000000" w:rsidR="00000000" w:rsidRPr="00000000">
              <w:rPr>
                <w:i w:val="1"/>
                <w:rtl w:val="0"/>
              </w:rPr>
              <w:t xml:space="preserve">r</w:t>
            </w:r>
            <w:r w:rsidDel="00000000" w:rsidR="00000000" w:rsidRPr="00000000">
              <w:rPr>
                <w:vertAlign w:val="subscript"/>
                <w:rtl w:val="0"/>
              </w:rPr>
              <w:t xml:space="preserve">pooled</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D2">
            <w:pPr>
              <w:ind w:firstLine="0"/>
              <w:rPr/>
            </w:pPr>
            <w:r w:rsidDel="00000000" w:rsidR="00000000" w:rsidRPr="00000000">
              <w:rPr>
                <w:rtl w:val="0"/>
              </w:rPr>
              <w:t xml:space="preserve">LL</w:t>
            </w:r>
          </w:p>
        </w:tc>
        <w:tc>
          <w:tcPr>
            <w:tcBorders>
              <w:top w:color="000000" w:space="0" w:sz="4" w:val="single"/>
              <w:bottom w:color="000000" w:space="0" w:sz="4" w:val="single"/>
            </w:tcBorders>
          </w:tcPr>
          <w:p w:rsidR="00000000" w:rsidDel="00000000" w:rsidP="00000000" w:rsidRDefault="00000000" w:rsidRPr="00000000" w14:paraId="000001D3">
            <w:pPr>
              <w:ind w:firstLine="0"/>
              <w:rPr/>
            </w:pPr>
            <w:r w:rsidDel="00000000" w:rsidR="00000000" w:rsidRPr="00000000">
              <w:rPr>
                <w:rtl w:val="0"/>
              </w:rPr>
              <w:t xml:space="preserve">UL</w:t>
            </w:r>
          </w:p>
        </w:tc>
      </w:tr>
      <w:tr>
        <w:trPr>
          <w:cantSplit w:val="0"/>
          <w:tblHeader w:val="0"/>
        </w:trPr>
        <w:tc>
          <w:tcPr/>
          <w:p w:rsidR="00000000" w:rsidDel="00000000" w:rsidP="00000000" w:rsidRDefault="00000000" w:rsidRPr="00000000" w14:paraId="000001D4">
            <w:pPr>
              <w:ind w:firstLine="0"/>
              <w:rPr/>
            </w:pPr>
            <w:r w:rsidDel="00000000" w:rsidR="00000000" w:rsidRPr="00000000">
              <w:rPr>
                <w:rtl w:val="0"/>
              </w:rPr>
              <w:t xml:space="preserve">Four-way interaction</w:t>
            </w:r>
          </w:p>
        </w:tc>
        <w:tc>
          <w:tcPr/>
          <w:p w:rsidR="00000000" w:rsidDel="00000000" w:rsidP="00000000" w:rsidRDefault="00000000" w:rsidRPr="00000000" w14:paraId="000001D5">
            <w:pPr>
              <w:ind w:firstLine="0"/>
              <w:rPr/>
            </w:pPr>
            <w:r w:rsidDel="00000000" w:rsidR="00000000" w:rsidRPr="00000000">
              <w:rPr>
                <w:rtl w:val="0"/>
              </w:rPr>
            </w:r>
          </w:p>
        </w:tc>
        <w:tc>
          <w:tcPr/>
          <w:p w:rsidR="00000000" w:rsidDel="00000000" w:rsidP="00000000" w:rsidRDefault="00000000" w:rsidRPr="00000000" w14:paraId="000001D6">
            <w:pPr>
              <w:ind w:firstLine="0"/>
              <w:rPr/>
            </w:pPr>
            <w:r w:rsidDel="00000000" w:rsidR="00000000" w:rsidRPr="00000000">
              <w:rPr>
                <w:rtl w:val="0"/>
              </w:rPr>
            </w:r>
          </w:p>
        </w:tc>
        <w:tc>
          <w:tcPr/>
          <w:p w:rsidR="00000000" w:rsidDel="00000000" w:rsidP="00000000" w:rsidRDefault="00000000" w:rsidRPr="00000000" w14:paraId="000001D7">
            <w:pPr>
              <w:ind w:firstLine="0"/>
              <w:rPr/>
            </w:pPr>
            <w:r w:rsidDel="00000000" w:rsidR="00000000" w:rsidRPr="00000000">
              <w:rPr>
                <w:rtl w:val="0"/>
              </w:rPr>
            </w:r>
          </w:p>
        </w:tc>
      </w:tr>
      <w:tr>
        <w:trPr>
          <w:cantSplit w:val="0"/>
          <w:tblHeader w:val="0"/>
        </w:trPr>
        <w:tc>
          <w:tcPr/>
          <w:p w:rsidR="00000000" w:rsidDel="00000000" w:rsidP="00000000" w:rsidRDefault="00000000" w:rsidRPr="00000000" w14:paraId="000001D8">
            <w:pPr>
              <w:ind w:firstLine="0"/>
              <w:rPr/>
            </w:pPr>
            <w:r w:rsidDel="00000000" w:rsidR="00000000" w:rsidRPr="00000000">
              <w:rPr>
                <w:rtl w:val="0"/>
              </w:rPr>
              <w:t xml:space="preserve">     Condition × Time pressure × Word type × Target word</w:t>
            </w:r>
          </w:p>
        </w:tc>
        <w:tc>
          <w:tcPr/>
          <w:p w:rsidR="00000000" w:rsidDel="00000000" w:rsidP="00000000" w:rsidRDefault="00000000" w:rsidRPr="00000000" w14:paraId="000001D9">
            <w:pPr>
              <w:ind w:firstLine="0"/>
              <w:rPr/>
            </w:pPr>
            <w:r w:rsidDel="00000000" w:rsidR="00000000" w:rsidRPr="00000000">
              <w:rPr>
                <w:rtl w:val="0"/>
              </w:rPr>
              <w:t xml:space="preserve">.18</w:t>
            </w:r>
          </w:p>
        </w:tc>
        <w:tc>
          <w:tcPr/>
          <w:p w:rsidR="00000000" w:rsidDel="00000000" w:rsidP="00000000" w:rsidRDefault="00000000" w:rsidRPr="00000000" w14:paraId="000001DA">
            <w:pPr>
              <w:ind w:firstLine="0"/>
              <w:rPr/>
            </w:pPr>
            <w:r w:rsidDel="00000000" w:rsidR="00000000" w:rsidRPr="00000000">
              <w:rPr>
                <w:rtl w:val="0"/>
              </w:rPr>
              <w:t xml:space="preserve">.16</w:t>
            </w:r>
          </w:p>
        </w:tc>
        <w:tc>
          <w:tcPr/>
          <w:p w:rsidR="00000000" w:rsidDel="00000000" w:rsidP="00000000" w:rsidRDefault="00000000" w:rsidRPr="00000000" w14:paraId="000001DB">
            <w:pPr>
              <w:ind w:firstLine="0"/>
              <w:rPr/>
            </w:pPr>
            <w:r w:rsidDel="00000000" w:rsidR="00000000" w:rsidRPr="00000000">
              <w:rPr>
                <w:rtl w:val="0"/>
              </w:rPr>
              <w:t xml:space="preserve">.21</w:t>
            </w:r>
          </w:p>
        </w:tc>
      </w:tr>
      <w:tr>
        <w:trPr>
          <w:cantSplit w:val="0"/>
          <w:tblHeader w:val="0"/>
        </w:trPr>
        <w:tc>
          <w:tcPr/>
          <w:p w:rsidR="00000000" w:rsidDel="00000000" w:rsidP="00000000" w:rsidRDefault="00000000" w:rsidRPr="00000000" w14:paraId="000001DC">
            <w:pPr>
              <w:ind w:firstLine="0"/>
              <w:rPr/>
            </w:pPr>
            <w:r w:rsidDel="00000000" w:rsidR="00000000" w:rsidRPr="00000000">
              <w:rPr>
                <w:rtl w:val="0"/>
              </w:rPr>
              <w:t xml:space="preserve">Three-way interactions</w:t>
            </w:r>
          </w:p>
        </w:tc>
        <w:tc>
          <w:tcPr/>
          <w:p w:rsidR="00000000" w:rsidDel="00000000" w:rsidP="00000000" w:rsidRDefault="00000000" w:rsidRPr="00000000" w14:paraId="000001DD">
            <w:pPr>
              <w:ind w:firstLine="0"/>
              <w:rPr/>
            </w:pPr>
            <w:r w:rsidDel="00000000" w:rsidR="00000000" w:rsidRPr="00000000">
              <w:rPr>
                <w:rtl w:val="0"/>
              </w:rPr>
            </w:r>
          </w:p>
        </w:tc>
        <w:tc>
          <w:tcPr/>
          <w:p w:rsidR="00000000" w:rsidDel="00000000" w:rsidP="00000000" w:rsidRDefault="00000000" w:rsidRPr="00000000" w14:paraId="000001DE">
            <w:pPr>
              <w:ind w:firstLine="0"/>
              <w:rPr/>
            </w:pPr>
            <w:r w:rsidDel="00000000" w:rsidR="00000000" w:rsidRPr="00000000">
              <w:rPr>
                <w:rtl w:val="0"/>
              </w:rPr>
            </w:r>
          </w:p>
        </w:tc>
        <w:tc>
          <w:tcPr/>
          <w:p w:rsidR="00000000" w:rsidDel="00000000" w:rsidP="00000000" w:rsidRDefault="00000000" w:rsidRPr="00000000" w14:paraId="000001DF">
            <w:pPr>
              <w:ind w:firstLine="0"/>
              <w:rPr/>
            </w:pPr>
            <w:r w:rsidDel="00000000" w:rsidR="00000000" w:rsidRPr="00000000">
              <w:rPr>
                <w:rtl w:val="0"/>
              </w:rPr>
            </w:r>
          </w:p>
        </w:tc>
      </w:tr>
      <w:tr>
        <w:trPr>
          <w:cantSplit w:val="0"/>
          <w:tblHeader w:val="0"/>
        </w:trPr>
        <w:tc>
          <w:tcPr/>
          <w:p w:rsidR="00000000" w:rsidDel="00000000" w:rsidP="00000000" w:rsidRDefault="00000000" w:rsidRPr="00000000" w14:paraId="000001E0">
            <w:pPr>
              <w:ind w:firstLine="0"/>
              <w:rPr/>
            </w:pPr>
            <w:r w:rsidDel="00000000" w:rsidR="00000000" w:rsidRPr="00000000">
              <w:rPr>
                <w:rtl w:val="0"/>
              </w:rPr>
              <w:t xml:space="preserve">     Condition × Time pressure × Word type</w:t>
            </w:r>
          </w:p>
        </w:tc>
        <w:tc>
          <w:tcPr/>
          <w:p w:rsidR="00000000" w:rsidDel="00000000" w:rsidP="00000000" w:rsidRDefault="00000000" w:rsidRPr="00000000" w14:paraId="000001E1">
            <w:pPr>
              <w:ind w:firstLine="0"/>
              <w:rPr/>
            </w:pPr>
            <w:r w:rsidDel="00000000" w:rsidR="00000000" w:rsidRPr="00000000">
              <w:rPr>
                <w:rtl w:val="0"/>
              </w:rPr>
              <w:t xml:space="preserve">.08</w:t>
            </w:r>
          </w:p>
        </w:tc>
        <w:tc>
          <w:tcPr/>
          <w:p w:rsidR="00000000" w:rsidDel="00000000" w:rsidP="00000000" w:rsidRDefault="00000000" w:rsidRPr="00000000" w14:paraId="000001E2">
            <w:pPr>
              <w:ind w:firstLine="0"/>
              <w:rPr/>
            </w:pPr>
            <w:r w:rsidDel="00000000" w:rsidR="00000000" w:rsidRPr="00000000">
              <w:rPr>
                <w:rtl w:val="0"/>
              </w:rPr>
              <w:t xml:space="preserve">.06</w:t>
            </w:r>
          </w:p>
        </w:tc>
        <w:tc>
          <w:tcPr/>
          <w:p w:rsidR="00000000" w:rsidDel="00000000" w:rsidP="00000000" w:rsidRDefault="00000000" w:rsidRPr="00000000" w14:paraId="000001E3">
            <w:pPr>
              <w:ind w:firstLine="0"/>
              <w:rPr/>
            </w:pPr>
            <w:r w:rsidDel="00000000" w:rsidR="00000000" w:rsidRPr="00000000">
              <w:rPr>
                <w:rtl w:val="0"/>
              </w:rPr>
              <w:t xml:space="preserve">.11</w:t>
            </w:r>
          </w:p>
        </w:tc>
      </w:tr>
      <w:tr>
        <w:trPr>
          <w:cantSplit w:val="0"/>
          <w:tblHeader w:val="0"/>
        </w:trPr>
        <w:tc>
          <w:tcPr/>
          <w:p w:rsidR="00000000" w:rsidDel="00000000" w:rsidP="00000000" w:rsidRDefault="00000000" w:rsidRPr="00000000" w14:paraId="000001E4">
            <w:pPr>
              <w:ind w:firstLine="0"/>
              <w:rPr/>
            </w:pPr>
            <w:r w:rsidDel="00000000" w:rsidR="00000000" w:rsidRPr="00000000">
              <w:rPr>
                <w:rtl w:val="0"/>
              </w:rPr>
              <w:t xml:space="preserve">     Condition × Time pressure × Target word</w:t>
            </w:r>
          </w:p>
        </w:tc>
        <w:tc>
          <w:tcPr/>
          <w:p w:rsidR="00000000" w:rsidDel="00000000" w:rsidP="00000000" w:rsidRDefault="00000000" w:rsidRPr="00000000" w14:paraId="000001E5">
            <w:pPr>
              <w:ind w:firstLine="0"/>
              <w:rPr/>
            </w:pPr>
            <w:r w:rsidDel="00000000" w:rsidR="00000000" w:rsidRPr="00000000">
              <w:rPr>
                <w:rtl w:val="0"/>
              </w:rPr>
              <w:t xml:space="preserve">.17</w:t>
            </w:r>
          </w:p>
        </w:tc>
        <w:tc>
          <w:tcPr/>
          <w:p w:rsidR="00000000" w:rsidDel="00000000" w:rsidP="00000000" w:rsidRDefault="00000000" w:rsidRPr="00000000" w14:paraId="000001E6">
            <w:pPr>
              <w:ind w:firstLine="0"/>
              <w:rPr/>
            </w:pPr>
            <w:r w:rsidDel="00000000" w:rsidR="00000000" w:rsidRPr="00000000">
              <w:rPr>
                <w:rtl w:val="0"/>
              </w:rPr>
              <w:t xml:space="preserve">.14</w:t>
            </w:r>
          </w:p>
        </w:tc>
        <w:tc>
          <w:tcPr/>
          <w:p w:rsidR="00000000" w:rsidDel="00000000" w:rsidP="00000000" w:rsidRDefault="00000000" w:rsidRPr="00000000" w14:paraId="000001E7">
            <w:pPr>
              <w:ind w:firstLine="0"/>
              <w:rPr/>
            </w:pPr>
            <w:r w:rsidDel="00000000" w:rsidR="00000000" w:rsidRPr="00000000">
              <w:rPr>
                <w:rtl w:val="0"/>
              </w:rPr>
              <w:t xml:space="preserve">.19</w:t>
            </w:r>
          </w:p>
        </w:tc>
      </w:tr>
      <w:tr>
        <w:trPr>
          <w:cantSplit w:val="0"/>
          <w:tblHeader w:val="0"/>
        </w:trPr>
        <w:tc>
          <w:tcPr/>
          <w:p w:rsidR="00000000" w:rsidDel="00000000" w:rsidP="00000000" w:rsidRDefault="00000000" w:rsidRPr="00000000" w14:paraId="000001E8">
            <w:pPr>
              <w:ind w:firstLine="0"/>
              <w:rPr/>
            </w:pPr>
            <w:r w:rsidDel="00000000" w:rsidR="00000000" w:rsidRPr="00000000">
              <w:rPr>
                <w:rtl w:val="0"/>
              </w:rPr>
              <w:t xml:space="preserve">     Condition × Word type × Target word</w:t>
            </w:r>
          </w:p>
        </w:tc>
        <w:tc>
          <w:tcPr/>
          <w:p w:rsidR="00000000" w:rsidDel="00000000" w:rsidP="00000000" w:rsidRDefault="00000000" w:rsidRPr="00000000" w14:paraId="000001E9">
            <w:pPr>
              <w:ind w:firstLine="0"/>
              <w:rPr/>
            </w:pPr>
            <w:r w:rsidDel="00000000" w:rsidR="00000000" w:rsidRPr="00000000">
              <w:rPr>
                <w:rtl w:val="0"/>
              </w:rPr>
              <w:t xml:space="preserve">.17</w:t>
            </w:r>
          </w:p>
        </w:tc>
        <w:tc>
          <w:tcPr/>
          <w:p w:rsidR="00000000" w:rsidDel="00000000" w:rsidP="00000000" w:rsidRDefault="00000000" w:rsidRPr="00000000" w14:paraId="000001EA">
            <w:pPr>
              <w:ind w:firstLine="0"/>
              <w:rPr/>
            </w:pPr>
            <w:r w:rsidDel="00000000" w:rsidR="00000000" w:rsidRPr="00000000">
              <w:rPr>
                <w:rtl w:val="0"/>
              </w:rPr>
              <w:t xml:space="preserve">.15</w:t>
            </w:r>
          </w:p>
        </w:tc>
        <w:tc>
          <w:tcPr/>
          <w:p w:rsidR="00000000" w:rsidDel="00000000" w:rsidP="00000000" w:rsidRDefault="00000000" w:rsidRPr="00000000" w14:paraId="000001EB">
            <w:pPr>
              <w:ind w:firstLine="0"/>
              <w:rPr/>
            </w:pPr>
            <w:r w:rsidDel="00000000" w:rsidR="00000000" w:rsidRPr="00000000">
              <w:rPr>
                <w:rtl w:val="0"/>
              </w:rPr>
              <w:t xml:space="preserve">.19</w:t>
            </w:r>
          </w:p>
        </w:tc>
      </w:tr>
      <w:tr>
        <w:trPr>
          <w:cantSplit w:val="0"/>
          <w:tblHeader w:val="0"/>
        </w:trPr>
        <w:tc>
          <w:tcPr/>
          <w:p w:rsidR="00000000" w:rsidDel="00000000" w:rsidP="00000000" w:rsidRDefault="00000000" w:rsidRPr="00000000" w14:paraId="000001EC">
            <w:pPr>
              <w:ind w:firstLine="0"/>
              <w:rPr/>
            </w:pPr>
            <w:r w:rsidDel="00000000" w:rsidR="00000000" w:rsidRPr="00000000">
              <w:rPr>
                <w:rtl w:val="0"/>
              </w:rPr>
              <w:t xml:space="preserve">     Time pressure × Word type × Time pressure</w:t>
            </w:r>
          </w:p>
        </w:tc>
        <w:tc>
          <w:tcPr/>
          <w:p w:rsidR="00000000" w:rsidDel="00000000" w:rsidP="00000000" w:rsidRDefault="00000000" w:rsidRPr="00000000" w14:paraId="000001ED">
            <w:pPr>
              <w:ind w:firstLine="0"/>
              <w:rPr/>
            </w:pPr>
            <w:r w:rsidDel="00000000" w:rsidR="00000000" w:rsidRPr="00000000">
              <w:rPr>
                <w:rtl w:val="0"/>
              </w:rPr>
              <w:t xml:space="preserve">.18</w:t>
            </w:r>
          </w:p>
        </w:tc>
        <w:tc>
          <w:tcPr/>
          <w:p w:rsidR="00000000" w:rsidDel="00000000" w:rsidP="00000000" w:rsidRDefault="00000000" w:rsidRPr="00000000" w14:paraId="000001EE">
            <w:pPr>
              <w:ind w:firstLine="0"/>
              <w:rPr/>
            </w:pPr>
            <w:r w:rsidDel="00000000" w:rsidR="00000000" w:rsidRPr="00000000">
              <w:rPr>
                <w:rtl w:val="0"/>
              </w:rPr>
              <w:t xml:space="preserve">.15</w:t>
            </w:r>
          </w:p>
        </w:tc>
        <w:tc>
          <w:tcPr/>
          <w:p w:rsidR="00000000" w:rsidDel="00000000" w:rsidP="00000000" w:rsidRDefault="00000000" w:rsidRPr="00000000" w14:paraId="000001EF">
            <w:pPr>
              <w:ind w:firstLine="0"/>
              <w:rPr/>
            </w:pPr>
            <w:r w:rsidDel="00000000" w:rsidR="00000000" w:rsidRPr="00000000">
              <w:rPr>
                <w:rtl w:val="0"/>
              </w:rPr>
              <w:t xml:space="preserve">.21</w:t>
            </w:r>
          </w:p>
        </w:tc>
      </w:tr>
      <w:tr>
        <w:trPr>
          <w:cantSplit w:val="0"/>
          <w:tblHeader w:val="0"/>
        </w:trPr>
        <w:tc>
          <w:tcPr/>
          <w:p w:rsidR="00000000" w:rsidDel="00000000" w:rsidP="00000000" w:rsidRDefault="00000000" w:rsidRPr="00000000" w14:paraId="000001F0">
            <w:pPr>
              <w:ind w:firstLine="0"/>
              <w:rPr/>
            </w:pPr>
            <w:r w:rsidDel="00000000" w:rsidR="00000000" w:rsidRPr="00000000">
              <w:rPr>
                <w:rtl w:val="0"/>
              </w:rPr>
              <w:t xml:space="preserve">Two-way interactions</w:t>
            </w:r>
          </w:p>
        </w:tc>
        <w:tc>
          <w:tcPr/>
          <w:p w:rsidR="00000000" w:rsidDel="00000000" w:rsidP="00000000" w:rsidRDefault="00000000" w:rsidRPr="00000000" w14:paraId="000001F1">
            <w:pPr>
              <w:ind w:firstLine="0"/>
              <w:rPr/>
            </w:pPr>
            <w:r w:rsidDel="00000000" w:rsidR="00000000" w:rsidRPr="00000000">
              <w:rPr>
                <w:rtl w:val="0"/>
              </w:rPr>
            </w:r>
          </w:p>
        </w:tc>
        <w:tc>
          <w:tcPr/>
          <w:p w:rsidR="00000000" w:rsidDel="00000000" w:rsidP="00000000" w:rsidRDefault="00000000" w:rsidRPr="00000000" w14:paraId="000001F2">
            <w:pPr>
              <w:ind w:firstLine="0"/>
              <w:rPr/>
            </w:pPr>
            <w:r w:rsidDel="00000000" w:rsidR="00000000" w:rsidRPr="00000000">
              <w:rPr>
                <w:rtl w:val="0"/>
              </w:rPr>
            </w:r>
          </w:p>
        </w:tc>
        <w:tc>
          <w:tcPr/>
          <w:p w:rsidR="00000000" w:rsidDel="00000000" w:rsidP="00000000" w:rsidRDefault="00000000" w:rsidRPr="00000000" w14:paraId="000001F3">
            <w:pPr>
              <w:ind w:firstLine="0"/>
              <w:rPr/>
            </w:pPr>
            <w:r w:rsidDel="00000000" w:rsidR="00000000" w:rsidRPr="00000000">
              <w:rPr>
                <w:rtl w:val="0"/>
              </w:rPr>
            </w:r>
          </w:p>
        </w:tc>
      </w:tr>
      <w:tr>
        <w:trPr>
          <w:cantSplit w:val="0"/>
          <w:tblHeader w:val="0"/>
        </w:trPr>
        <w:tc>
          <w:tcPr/>
          <w:p w:rsidR="00000000" w:rsidDel="00000000" w:rsidP="00000000" w:rsidRDefault="00000000" w:rsidRPr="00000000" w14:paraId="000001F4">
            <w:pPr>
              <w:ind w:firstLine="0"/>
              <w:rPr/>
            </w:pPr>
            <w:r w:rsidDel="00000000" w:rsidR="00000000" w:rsidRPr="00000000">
              <w:rPr>
                <w:rtl w:val="0"/>
              </w:rPr>
              <w:t xml:space="preserve">    Condition × Word type</w:t>
            </w:r>
          </w:p>
        </w:tc>
        <w:tc>
          <w:tcPr/>
          <w:p w:rsidR="00000000" w:rsidDel="00000000" w:rsidP="00000000" w:rsidRDefault="00000000" w:rsidRPr="00000000" w14:paraId="000001F5">
            <w:pPr>
              <w:ind w:firstLine="0"/>
              <w:rPr/>
            </w:pPr>
            <w:r w:rsidDel="00000000" w:rsidR="00000000" w:rsidRPr="00000000">
              <w:rPr>
                <w:rtl w:val="0"/>
              </w:rPr>
              <w:t xml:space="preserve">.29</w:t>
            </w:r>
          </w:p>
        </w:tc>
        <w:tc>
          <w:tcPr/>
          <w:p w:rsidR="00000000" w:rsidDel="00000000" w:rsidP="00000000" w:rsidRDefault="00000000" w:rsidRPr="00000000" w14:paraId="000001F6">
            <w:pPr>
              <w:ind w:firstLine="0"/>
              <w:rPr/>
            </w:pPr>
            <w:r w:rsidDel="00000000" w:rsidR="00000000" w:rsidRPr="00000000">
              <w:rPr>
                <w:rtl w:val="0"/>
              </w:rPr>
              <w:t xml:space="preserve">.24</w:t>
            </w:r>
          </w:p>
        </w:tc>
        <w:tc>
          <w:tcPr/>
          <w:p w:rsidR="00000000" w:rsidDel="00000000" w:rsidP="00000000" w:rsidRDefault="00000000" w:rsidRPr="00000000" w14:paraId="000001F7">
            <w:pPr>
              <w:ind w:firstLine="0"/>
              <w:rPr/>
            </w:pPr>
            <w:r w:rsidDel="00000000" w:rsidR="00000000" w:rsidRPr="00000000">
              <w:rPr>
                <w:rtl w:val="0"/>
              </w:rPr>
              <w:t xml:space="preserve">.33</w:t>
            </w:r>
          </w:p>
        </w:tc>
      </w:tr>
      <w:tr>
        <w:trPr>
          <w:cantSplit w:val="0"/>
          <w:tblHeader w:val="0"/>
        </w:trPr>
        <w:tc>
          <w:tcPr/>
          <w:p w:rsidR="00000000" w:rsidDel="00000000" w:rsidP="00000000" w:rsidRDefault="00000000" w:rsidRPr="00000000" w14:paraId="000001F8">
            <w:pPr>
              <w:ind w:firstLine="0"/>
              <w:rPr/>
            </w:pPr>
            <w:r w:rsidDel="00000000" w:rsidR="00000000" w:rsidRPr="00000000">
              <w:rPr>
                <w:rtl w:val="0"/>
              </w:rPr>
              <w:t xml:space="preserve">    Condition × Time pressure</w:t>
            </w:r>
          </w:p>
        </w:tc>
        <w:tc>
          <w:tcPr/>
          <w:p w:rsidR="00000000" w:rsidDel="00000000" w:rsidP="00000000" w:rsidRDefault="00000000" w:rsidRPr="00000000" w14:paraId="000001F9">
            <w:pPr>
              <w:ind w:firstLine="0"/>
              <w:rPr/>
            </w:pPr>
            <w:r w:rsidDel="00000000" w:rsidR="00000000" w:rsidRPr="00000000">
              <w:rPr>
                <w:rtl w:val="0"/>
              </w:rPr>
              <w:t xml:space="preserve">.07</w:t>
            </w:r>
          </w:p>
        </w:tc>
        <w:tc>
          <w:tcPr/>
          <w:p w:rsidR="00000000" w:rsidDel="00000000" w:rsidP="00000000" w:rsidRDefault="00000000" w:rsidRPr="00000000" w14:paraId="000001FA">
            <w:pPr>
              <w:ind w:firstLine="0"/>
              <w:rPr/>
            </w:pPr>
            <w:r w:rsidDel="00000000" w:rsidR="00000000" w:rsidRPr="00000000">
              <w:rPr>
                <w:rtl w:val="0"/>
              </w:rPr>
              <w:t xml:space="preserve">.05</w:t>
            </w:r>
          </w:p>
        </w:tc>
        <w:tc>
          <w:tcPr/>
          <w:p w:rsidR="00000000" w:rsidDel="00000000" w:rsidP="00000000" w:rsidRDefault="00000000" w:rsidRPr="00000000" w14:paraId="000001FB">
            <w:pPr>
              <w:ind w:firstLine="0"/>
              <w:rPr/>
            </w:pPr>
            <w:r w:rsidDel="00000000" w:rsidR="00000000" w:rsidRPr="00000000">
              <w:rPr>
                <w:rtl w:val="0"/>
              </w:rPr>
              <w:t xml:space="preserve">.09</w:t>
            </w:r>
          </w:p>
        </w:tc>
      </w:tr>
      <w:tr>
        <w:trPr>
          <w:cantSplit w:val="0"/>
          <w:tblHeader w:val="0"/>
        </w:trPr>
        <w:tc>
          <w:tcPr/>
          <w:p w:rsidR="00000000" w:rsidDel="00000000" w:rsidP="00000000" w:rsidRDefault="00000000" w:rsidRPr="00000000" w14:paraId="000001FC">
            <w:pPr>
              <w:ind w:firstLine="0"/>
              <w:rPr/>
            </w:pPr>
            <w:r w:rsidDel="00000000" w:rsidR="00000000" w:rsidRPr="00000000">
              <w:rPr>
                <w:rtl w:val="0"/>
              </w:rPr>
              <w:t xml:space="preserve">Within target words</w:t>
            </w:r>
          </w:p>
        </w:tc>
        <w:tc>
          <w:tcPr/>
          <w:p w:rsidR="00000000" w:rsidDel="00000000" w:rsidP="00000000" w:rsidRDefault="00000000" w:rsidRPr="00000000" w14:paraId="000001FD">
            <w:pPr>
              <w:ind w:firstLine="0"/>
              <w:rPr/>
            </w:pPr>
            <w:r w:rsidDel="00000000" w:rsidR="00000000" w:rsidRPr="00000000">
              <w:rPr>
                <w:rtl w:val="0"/>
              </w:rPr>
            </w:r>
          </w:p>
        </w:tc>
        <w:tc>
          <w:tcPr/>
          <w:p w:rsidR="00000000" w:rsidDel="00000000" w:rsidP="00000000" w:rsidRDefault="00000000" w:rsidRPr="00000000" w14:paraId="000001FE">
            <w:pPr>
              <w:ind w:firstLine="0"/>
              <w:rPr/>
            </w:pPr>
            <w:r w:rsidDel="00000000" w:rsidR="00000000" w:rsidRPr="00000000">
              <w:rPr>
                <w:rtl w:val="0"/>
              </w:rPr>
            </w:r>
          </w:p>
        </w:tc>
        <w:tc>
          <w:tcPr/>
          <w:p w:rsidR="00000000" w:rsidDel="00000000" w:rsidP="00000000" w:rsidRDefault="00000000" w:rsidRPr="00000000" w14:paraId="000001FF">
            <w:pPr>
              <w:ind w:firstLine="0"/>
              <w:rPr/>
            </w:pPr>
            <w:r w:rsidDel="00000000" w:rsidR="00000000" w:rsidRPr="00000000">
              <w:rPr>
                <w:rtl w:val="0"/>
              </w:rPr>
            </w:r>
          </w:p>
        </w:tc>
      </w:tr>
      <w:tr>
        <w:trPr>
          <w:cantSplit w:val="0"/>
          <w:tblHeader w:val="0"/>
        </w:trPr>
        <w:tc>
          <w:tcPr/>
          <w:p w:rsidR="00000000" w:rsidDel="00000000" w:rsidP="00000000" w:rsidRDefault="00000000" w:rsidRPr="00000000" w14:paraId="00000200">
            <w:pPr>
              <w:ind w:firstLine="0"/>
              <w:rPr/>
            </w:pPr>
            <w:r w:rsidDel="00000000" w:rsidR="00000000" w:rsidRPr="00000000">
              <w:rPr>
                <w:rtl w:val="0"/>
              </w:rPr>
              <w:t xml:space="preserve">     Condition × Time pressure</w:t>
            </w:r>
          </w:p>
        </w:tc>
        <w:tc>
          <w:tcPr/>
          <w:p w:rsidR="00000000" w:rsidDel="00000000" w:rsidP="00000000" w:rsidRDefault="00000000" w:rsidRPr="00000000" w14:paraId="00000201">
            <w:pPr>
              <w:ind w:firstLine="0"/>
              <w:rPr/>
            </w:pPr>
            <w:r w:rsidDel="00000000" w:rsidR="00000000" w:rsidRPr="00000000">
              <w:rPr>
                <w:rtl w:val="0"/>
              </w:rPr>
              <w:t xml:space="preserve">.08</w:t>
            </w:r>
          </w:p>
        </w:tc>
        <w:tc>
          <w:tcPr/>
          <w:p w:rsidR="00000000" w:rsidDel="00000000" w:rsidP="00000000" w:rsidRDefault="00000000" w:rsidRPr="00000000" w14:paraId="00000202">
            <w:pPr>
              <w:ind w:firstLine="0"/>
              <w:rPr/>
            </w:pPr>
            <w:r w:rsidDel="00000000" w:rsidR="00000000" w:rsidRPr="00000000">
              <w:rPr>
                <w:rtl w:val="0"/>
              </w:rPr>
              <w:t xml:space="preserve">.06</w:t>
            </w:r>
          </w:p>
        </w:tc>
        <w:tc>
          <w:tcPr/>
          <w:p w:rsidR="00000000" w:rsidDel="00000000" w:rsidP="00000000" w:rsidRDefault="00000000" w:rsidRPr="00000000" w14:paraId="00000203">
            <w:pPr>
              <w:ind w:firstLine="0"/>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204">
            <w:pPr>
              <w:ind w:firstLine="0"/>
              <w:rPr/>
            </w:pPr>
            <w:r w:rsidDel="00000000" w:rsidR="00000000" w:rsidRPr="00000000">
              <w:rPr>
                <w:rtl w:val="0"/>
              </w:rPr>
              <w:t xml:space="preserve">     Condition</w:t>
            </w:r>
          </w:p>
        </w:tc>
        <w:tc>
          <w:tcPr/>
          <w:p w:rsidR="00000000" w:rsidDel="00000000" w:rsidP="00000000" w:rsidRDefault="00000000" w:rsidRPr="00000000" w14:paraId="00000205">
            <w:pPr>
              <w:ind w:firstLine="0"/>
              <w:rPr/>
            </w:pPr>
            <w:r w:rsidDel="00000000" w:rsidR="00000000" w:rsidRPr="00000000">
              <w:rPr>
                <w:rtl w:val="0"/>
              </w:rPr>
              <w:t xml:space="preserve">.31</w:t>
            </w:r>
          </w:p>
        </w:tc>
        <w:tc>
          <w:tcPr/>
          <w:p w:rsidR="00000000" w:rsidDel="00000000" w:rsidP="00000000" w:rsidRDefault="00000000" w:rsidRPr="00000000" w14:paraId="00000206">
            <w:pPr>
              <w:ind w:firstLine="0"/>
              <w:rPr/>
            </w:pPr>
            <w:r w:rsidDel="00000000" w:rsidR="00000000" w:rsidRPr="00000000">
              <w:rPr>
                <w:rtl w:val="0"/>
              </w:rPr>
              <w:t xml:space="preserve">.26</w:t>
            </w:r>
          </w:p>
        </w:tc>
        <w:tc>
          <w:tcPr/>
          <w:p w:rsidR="00000000" w:rsidDel="00000000" w:rsidP="00000000" w:rsidRDefault="00000000" w:rsidRPr="00000000" w14:paraId="00000207">
            <w:pPr>
              <w:ind w:firstLine="0"/>
              <w:rPr/>
            </w:pPr>
            <w:r w:rsidDel="00000000" w:rsidR="00000000" w:rsidRPr="00000000">
              <w:rPr>
                <w:rtl w:val="0"/>
              </w:rPr>
              <w:t xml:space="preserve">.35</w:t>
            </w:r>
          </w:p>
        </w:tc>
      </w:tr>
      <w:tr>
        <w:trPr>
          <w:cantSplit w:val="0"/>
          <w:tblHeader w:val="0"/>
        </w:trPr>
        <w:tc>
          <w:tcPr/>
          <w:p w:rsidR="00000000" w:rsidDel="00000000" w:rsidP="00000000" w:rsidRDefault="00000000" w:rsidRPr="00000000" w14:paraId="00000208">
            <w:pPr>
              <w:ind w:firstLine="0"/>
              <w:rPr/>
            </w:pPr>
            <w:r w:rsidDel="00000000" w:rsidR="00000000" w:rsidRPr="00000000">
              <w:rPr>
                <w:rtl w:val="0"/>
              </w:rPr>
              <w:t xml:space="preserve">     Time pressure</w:t>
            </w:r>
          </w:p>
        </w:tc>
        <w:tc>
          <w:tcPr/>
          <w:p w:rsidR="00000000" w:rsidDel="00000000" w:rsidP="00000000" w:rsidRDefault="00000000" w:rsidRPr="00000000" w14:paraId="00000209">
            <w:pPr>
              <w:ind w:firstLine="0"/>
              <w:rPr/>
            </w:pPr>
            <w:r w:rsidDel="00000000" w:rsidR="00000000" w:rsidRPr="00000000">
              <w:rPr>
                <w:rtl w:val="0"/>
              </w:rPr>
              <w:t xml:space="preserve">.10</w:t>
            </w:r>
          </w:p>
        </w:tc>
        <w:tc>
          <w:tcPr/>
          <w:p w:rsidR="00000000" w:rsidDel="00000000" w:rsidP="00000000" w:rsidRDefault="00000000" w:rsidRPr="00000000" w14:paraId="0000020A">
            <w:pPr>
              <w:ind w:firstLine="0"/>
              <w:rPr/>
            </w:pPr>
            <w:r w:rsidDel="00000000" w:rsidR="00000000" w:rsidRPr="00000000">
              <w:rPr>
                <w:rtl w:val="0"/>
              </w:rPr>
              <w:t xml:space="preserve">.08</w:t>
            </w:r>
          </w:p>
        </w:tc>
        <w:tc>
          <w:tcPr/>
          <w:p w:rsidR="00000000" w:rsidDel="00000000" w:rsidP="00000000" w:rsidRDefault="00000000" w:rsidRPr="00000000" w14:paraId="0000020B">
            <w:pPr>
              <w:ind w:firstLine="0"/>
              <w:rPr/>
            </w:pPr>
            <w:r w:rsidDel="00000000" w:rsidR="00000000" w:rsidRPr="00000000">
              <w:rPr>
                <w:rtl w:val="0"/>
              </w:rPr>
              <w:t xml:space="preserve">.12</w:t>
            </w:r>
          </w:p>
        </w:tc>
      </w:tr>
      <w:tr>
        <w:trPr>
          <w:cantSplit w:val="0"/>
          <w:tblHeader w:val="0"/>
        </w:trPr>
        <w:tc>
          <w:tcPr/>
          <w:p w:rsidR="00000000" w:rsidDel="00000000" w:rsidP="00000000" w:rsidRDefault="00000000" w:rsidRPr="00000000" w14:paraId="0000020C">
            <w:pPr>
              <w:ind w:firstLine="0"/>
              <w:rPr/>
            </w:pPr>
            <w:r w:rsidDel="00000000" w:rsidR="00000000" w:rsidRPr="00000000">
              <w:rPr>
                <w:rtl w:val="0"/>
              </w:rPr>
              <w:t xml:space="preserve">Within nontarget words</w:t>
            </w:r>
          </w:p>
        </w:tc>
        <w:tc>
          <w:tcPr/>
          <w:p w:rsidR="00000000" w:rsidDel="00000000" w:rsidP="00000000" w:rsidRDefault="00000000" w:rsidRPr="00000000" w14:paraId="0000020D">
            <w:pPr>
              <w:ind w:firstLine="0"/>
              <w:rPr/>
            </w:pPr>
            <w:r w:rsidDel="00000000" w:rsidR="00000000" w:rsidRPr="00000000">
              <w:rPr>
                <w:rtl w:val="0"/>
              </w:rPr>
            </w:r>
          </w:p>
        </w:tc>
        <w:tc>
          <w:tcPr/>
          <w:p w:rsidR="00000000" w:rsidDel="00000000" w:rsidP="00000000" w:rsidRDefault="00000000" w:rsidRPr="00000000" w14:paraId="0000020E">
            <w:pPr>
              <w:ind w:firstLine="0"/>
              <w:rPr/>
            </w:pPr>
            <w:r w:rsidDel="00000000" w:rsidR="00000000" w:rsidRPr="00000000">
              <w:rPr>
                <w:rtl w:val="0"/>
              </w:rPr>
            </w:r>
          </w:p>
        </w:tc>
        <w:tc>
          <w:tcPr/>
          <w:p w:rsidR="00000000" w:rsidDel="00000000" w:rsidP="00000000" w:rsidRDefault="00000000" w:rsidRPr="00000000" w14:paraId="0000020F">
            <w:pPr>
              <w:ind w:firstLine="0"/>
              <w:rPr/>
            </w:pPr>
            <w:r w:rsidDel="00000000" w:rsidR="00000000" w:rsidRPr="00000000">
              <w:rPr>
                <w:rtl w:val="0"/>
              </w:rPr>
            </w:r>
          </w:p>
        </w:tc>
      </w:tr>
      <w:tr>
        <w:trPr>
          <w:cantSplit w:val="0"/>
          <w:tblHeader w:val="0"/>
        </w:trPr>
        <w:tc>
          <w:tcPr/>
          <w:p w:rsidR="00000000" w:rsidDel="00000000" w:rsidP="00000000" w:rsidRDefault="00000000" w:rsidRPr="00000000" w14:paraId="00000210">
            <w:pPr>
              <w:ind w:firstLine="0"/>
              <w:rPr/>
            </w:pPr>
            <w:r w:rsidDel="00000000" w:rsidR="00000000" w:rsidRPr="00000000">
              <w:rPr>
                <w:rtl w:val="0"/>
              </w:rPr>
              <w:t xml:space="preserve">     Condition × Time pressure</w:t>
            </w:r>
          </w:p>
        </w:tc>
        <w:tc>
          <w:tcPr/>
          <w:p w:rsidR="00000000" w:rsidDel="00000000" w:rsidP="00000000" w:rsidRDefault="00000000" w:rsidRPr="00000000" w14:paraId="00000211">
            <w:pPr>
              <w:ind w:firstLine="0"/>
              <w:rPr/>
            </w:pPr>
            <w:r w:rsidDel="00000000" w:rsidR="00000000" w:rsidRPr="00000000">
              <w:rPr>
                <w:rtl w:val="0"/>
              </w:rPr>
              <w:t xml:space="preserve">.08</w:t>
            </w:r>
          </w:p>
        </w:tc>
        <w:tc>
          <w:tcPr/>
          <w:p w:rsidR="00000000" w:rsidDel="00000000" w:rsidP="00000000" w:rsidRDefault="00000000" w:rsidRPr="00000000" w14:paraId="00000212">
            <w:pPr>
              <w:ind w:firstLine="0"/>
              <w:rPr/>
            </w:pPr>
            <w:r w:rsidDel="00000000" w:rsidR="00000000" w:rsidRPr="00000000">
              <w:rPr>
                <w:rtl w:val="0"/>
              </w:rPr>
              <w:t xml:space="preserve">.06</w:t>
            </w:r>
          </w:p>
        </w:tc>
        <w:tc>
          <w:tcPr/>
          <w:p w:rsidR="00000000" w:rsidDel="00000000" w:rsidP="00000000" w:rsidRDefault="00000000" w:rsidRPr="00000000" w14:paraId="00000213">
            <w:pPr>
              <w:ind w:firstLine="0"/>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214">
            <w:pPr>
              <w:ind w:firstLine="0"/>
              <w:rPr/>
            </w:pPr>
            <w:r w:rsidDel="00000000" w:rsidR="00000000" w:rsidRPr="00000000">
              <w:rPr>
                <w:rtl w:val="0"/>
              </w:rPr>
              <w:t xml:space="preserve">     Condition</w:t>
            </w:r>
          </w:p>
        </w:tc>
        <w:tc>
          <w:tcPr/>
          <w:p w:rsidR="00000000" w:rsidDel="00000000" w:rsidP="00000000" w:rsidRDefault="00000000" w:rsidRPr="00000000" w14:paraId="00000215">
            <w:pPr>
              <w:ind w:firstLine="0"/>
              <w:rPr/>
            </w:pPr>
            <w:r w:rsidDel="00000000" w:rsidR="00000000" w:rsidRPr="00000000">
              <w:rPr>
                <w:rtl w:val="0"/>
              </w:rPr>
              <w:t xml:space="preserve">.09</w:t>
            </w:r>
          </w:p>
        </w:tc>
        <w:tc>
          <w:tcPr/>
          <w:p w:rsidR="00000000" w:rsidDel="00000000" w:rsidP="00000000" w:rsidRDefault="00000000" w:rsidRPr="00000000" w14:paraId="00000216">
            <w:pPr>
              <w:ind w:firstLine="0"/>
              <w:rPr/>
            </w:pPr>
            <w:r w:rsidDel="00000000" w:rsidR="00000000" w:rsidRPr="00000000">
              <w:rPr>
                <w:rtl w:val="0"/>
              </w:rPr>
              <w:t xml:space="preserve">.07</w:t>
            </w:r>
          </w:p>
        </w:tc>
        <w:tc>
          <w:tcPr/>
          <w:p w:rsidR="00000000" w:rsidDel="00000000" w:rsidP="00000000" w:rsidRDefault="00000000" w:rsidRPr="00000000" w14:paraId="00000217">
            <w:pPr>
              <w:ind w:firstLine="0"/>
              <w:rPr/>
            </w:pPr>
            <w:r w:rsidDel="00000000" w:rsidR="00000000" w:rsidRPr="00000000">
              <w:rPr>
                <w:rtl w:val="0"/>
              </w:rPr>
              <w:t xml:space="preserve">.12</w:t>
            </w:r>
          </w:p>
        </w:tc>
      </w:tr>
      <w:tr>
        <w:trPr>
          <w:cantSplit w:val="0"/>
          <w:tblHeader w:val="0"/>
        </w:trPr>
        <w:tc>
          <w:tcPr>
            <w:tcBorders>
              <w:bottom w:color="000000" w:space="0" w:sz="4" w:val="single"/>
            </w:tcBorders>
          </w:tcPr>
          <w:p w:rsidR="00000000" w:rsidDel="00000000" w:rsidP="00000000" w:rsidRDefault="00000000" w:rsidRPr="00000000" w14:paraId="00000218">
            <w:pPr>
              <w:ind w:firstLine="0"/>
              <w:rPr/>
            </w:pPr>
            <w:r w:rsidDel="00000000" w:rsidR="00000000" w:rsidRPr="00000000">
              <w:rPr>
                <w:rtl w:val="0"/>
              </w:rPr>
              <w:t xml:space="preserve">     Time pressure</w:t>
            </w:r>
          </w:p>
        </w:tc>
        <w:tc>
          <w:tcPr>
            <w:tcBorders>
              <w:bottom w:color="000000" w:space="0" w:sz="4" w:val="single"/>
            </w:tcBorders>
          </w:tcPr>
          <w:p w:rsidR="00000000" w:rsidDel="00000000" w:rsidP="00000000" w:rsidRDefault="00000000" w:rsidRPr="00000000" w14:paraId="00000219">
            <w:pPr>
              <w:ind w:firstLine="0"/>
              <w:rPr/>
            </w:pPr>
            <w:r w:rsidDel="00000000" w:rsidR="00000000" w:rsidRPr="00000000">
              <w:rPr>
                <w:rtl w:val="0"/>
              </w:rPr>
              <w:t xml:space="preserve">.10</w:t>
            </w:r>
          </w:p>
        </w:tc>
        <w:tc>
          <w:tcPr>
            <w:tcBorders>
              <w:bottom w:color="000000" w:space="0" w:sz="4" w:val="single"/>
            </w:tcBorders>
          </w:tcPr>
          <w:p w:rsidR="00000000" w:rsidDel="00000000" w:rsidP="00000000" w:rsidRDefault="00000000" w:rsidRPr="00000000" w14:paraId="0000021A">
            <w:pPr>
              <w:ind w:firstLine="0"/>
              <w:rPr/>
            </w:pPr>
            <w:r w:rsidDel="00000000" w:rsidR="00000000" w:rsidRPr="00000000">
              <w:rPr>
                <w:rtl w:val="0"/>
              </w:rPr>
              <w:t xml:space="preserve">.08</w:t>
            </w:r>
          </w:p>
        </w:tc>
        <w:tc>
          <w:tcPr>
            <w:tcBorders>
              <w:bottom w:color="000000" w:space="0" w:sz="4" w:val="single"/>
            </w:tcBorders>
          </w:tcPr>
          <w:p w:rsidR="00000000" w:rsidDel="00000000" w:rsidP="00000000" w:rsidRDefault="00000000" w:rsidRPr="00000000" w14:paraId="0000021B">
            <w:pPr>
              <w:ind w:firstLine="0"/>
              <w:rPr/>
            </w:pPr>
            <w:r w:rsidDel="00000000" w:rsidR="00000000" w:rsidRPr="00000000">
              <w:rPr>
                <w:rtl w:val="0"/>
              </w:rPr>
              <w:t xml:space="preserve">.12</w:t>
            </w:r>
          </w:p>
        </w:tc>
      </w:tr>
    </w:tbl>
    <w:p w:rsidR="00000000" w:rsidDel="00000000" w:rsidP="00000000" w:rsidRDefault="00000000" w:rsidRPr="00000000" w14:paraId="0000021C">
      <w:pPr>
        <w:ind w:firstLine="0"/>
        <w:rPr/>
      </w:pP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To explore generalizability issues, each lab’s data </w:t>
      </w:r>
      <w:sdt>
        <w:sdtPr>
          <w:id w:val="1223749367"/>
          <w:tag w:val="goog_rdk_160"/>
        </w:sdtPr>
        <w:sdtContent>
          <w:ins w:author="Kyungmi Kim" w:id="89" w:date="2025-09-27T20:19:12Z">
            <w:r w:rsidDel="00000000" w:rsidR="00000000" w:rsidRPr="00000000">
              <w:rPr>
                <w:rtl w:val="0"/>
              </w:rPr>
              <w:t xml:space="preserve">were</w:t>
            </w:r>
          </w:ins>
        </w:sdtContent>
      </w:sdt>
      <w:sdt>
        <w:sdtPr>
          <w:id w:val="-923955181"/>
          <w:tag w:val="goog_rdk_161"/>
        </w:sdtPr>
        <w:sdtContent>
          <w:del w:author="Kyungmi Kim" w:id="89" w:date="2025-09-27T20:19:12Z">
            <w:r w:rsidDel="00000000" w:rsidR="00000000" w:rsidRPr="00000000">
              <w:rPr>
                <w:rtl w:val="0"/>
              </w:rPr>
              <w:delText xml:space="preserve">was</w:delText>
            </w:r>
          </w:del>
        </w:sdtContent>
      </w:sdt>
      <w:r w:rsidDel="00000000" w:rsidR="00000000" w:rsidRPr="00000000">
        <w:rPr>
          <w:rtl w:val="0"/>
        </w:rPr>
        <w:t xml:space="preserve"> also analysed as a mixed effects model with participant and target word as random intercepts, and condition, time pressure</w:t>
      </w:r>
      <w:sdt>
        <w:sdtPr>
          <w:id w:val="131008344"/>
          <w:tag w:val="goog_rdk_162"/>
        </w:sdtPr>
        <w:sdtContent>
          <w:ins w:author="Magda Saraiva" w:id="90" w:date="2025-09-16T11:17:22Z">
            <w:r w:rsidDel="00000000" w:rsidR="00000000" w:rsidRPr="00000000">
              <w:rPr>
                <w:rtl w:val="0"/>
              </w:rPr>
              <w:t xml:space="preserve">,</w:t>
            </w:r>
          </w:ins>
        </w:sdtContent>
      </w:sdt>
      <w:r w:rsidDel="00000000" w:rsidR="00000000" w:rsidRPr="00000000">
        <w:rPr>
          <w:rtl w:val="0"/>
        </w:rPr>
        <w:t xml:space="preserve"> and target word as fixed effects (preregistered).</w:t>
      </w:r>
      <w:r w:rsidDel="00000000" w:rsidR="00000000" w:rsidRPr="00000000">
        <w:rPr>
          <w:i w:val="1"/>
          <w:rtl w:val="0"/>
        </w:rPr>
        <w:t xml:space="preserve"> </w:t>
      </w:r>
      <w:r w:rsidDel="00000000" w:rsidR="00000000" w:rsidRPr="00000000">
        <w:rPr>
          <w:rtl w:val="0"/>
        </w:rPr>
        <w:t xml:space="preserve">Because</w:t>
      </w:r>
      <w:r w:rsidDel="00000000" w:rsidR="00000000" w:rsidRPr="00000000">
        <w:rPr>
          <w:i w:val="1"/>
          <w:rtl w:val="0"/>
        </w:rPr>
        <w:t xml:space="preserve"> </w:t>
      </w:r>
      <w:r w:rsidDel="00000000" w:rsidR="00000000" w:rsidRPr="00000000">
        <w:rPr>
          <w:rtl w:val="0"/>
        </w:rPr>
        <w:t xml:space="preserve">data from only seven labs achieved convergence, it was not meaningful to report this analysis. Instead, we simplified the model by removing the random intercept of </w:t>
      </w:r>
      <w:sdt>
        <w:sdtPr>
          <w:id w:val="-1045720140"/>
          <w:tag w:val="goog_rdk_163"/>
        </w:sdtPr>
        <w:sdtContent>
          <w:ins w:author="Magda Saraiva" w:id="91" w:date="2025-09-16T11:17:27Z">
            <w:sdt>
              <w:sdtPr>
                <w:id w:val="1583729589"/>
                <w:tag w:val="goog_rdk_164"/>
              </w:sdtPr>
              <w:sdtContent>
                <w:del w:author="Kyungmi Kim" w:id="92" w:date="2025-09-27T20:19:56Z"/>
              </w:sdtContent>
            </w:sdt>
          </w:ins>
          <w:sdt>
            <w:sdtPr>
              <w:id w:val="1632687511"/>
              <w:tag w:val="goog_rdk_165"/>
            </w:sdtPr>
            <w:sdtContent>
              <w:ins w:author="Magda Saraiva" w:id="91" w:date="2025-09-16T11:17:27Z">
                <w:del w:author="Kyungmi Kim" w:id="92" w:date="2025-09-27T20:19:56Z">
                  <w:r w:rsidDel="00000000" w:rsidR="00000000" w:rsidRPr="00000000">
                    <w:rPr>
                      <w:rtl w:val="0"/>
                      <w:rPrChange w:author="Magda Saraiva" w:id="93" w:date="2025-09-16T11:17:27Z">
                        <w:rPr/>
                      </w:rPrChange>
                    </w:rPr>
                    <w:delText xml:space="preserve">the </w:delText>
                  </w:r>
                </w:del>
              </w:ins>
            </w:sdtContent>
          </w:sdt>
          <w:ins w:author="Magda Saraiva" w:id="91" w:date="2025-09-16T11:17:27Z">
            <w:del w:author="Kyungmi Kim" w:id="92" w:date="2025-09-27T20:19:56Z"/>
          </w:ins>
        </w:sdtContent>
      </w:sdt>
      <w:r w:rsidDel="00000000" w:rsidR="00000000" w:rsidRPr="00000000">
        <w:rPr>
          <w:rtl w:val="0"/>
        </w:rPr>
        <w:t xml:space="preserve">target word (preregistered) and </w:t>
      </w:r>
      <w:sdt>
        <w:sdtPr>
          <w:id w:val="-2025002741"/>
          <w:tag w:val="goog_rdk_166"/>
        </w:sdtPr>
        <w:sdtContent>
          <w:commentRangeStart w:id="10"/>
        </w:sdtContent>
      </w:sdt>
      <w:r w:rsidDel="00000000" w:rsidR="00000000" w:rsidRPr="00000000">
        <w:rPr>
          <w:rtl w:val="0"/>
        </w:rPr>
        <w:t xml:space="preserve">restricted the analyses on target words only (not preregistered but followed logically from the above ANOVA analyses)</w:t>
      </w:r>
      <w:r w:rsidDel="00000000" w:rsidR="00000000" w:rsidRPr="00000000">
        <w:rPr>
          <w:vertAlign w:val="superscript"/>
        </w:rPr>
        <w:footnoteReference w:customMarkFollows="0" w:id="5"/>
      </w:r>
      <w:r w:rsidDel="00000000" w:rsidR="00000000" w:rsidRPr="00000000">
        <w:rPr>
          <w:rtl w:val="0"/>
        </w:rPr>
        <w:t xml:space="preserve">.</w:t>
      </w:r>
      <w:commentRangeEnd w:id="10"/>
      <w:r w:rsidDel="00000000" w:rsidR="00000000" w:rsidRPr="00000000">
        <w:commentReference w:id="10"/>
      </w:r>
      <w:r w:rsidDel="00000000" w:rsidR="00000000" w:rsidRPr="00000000">
        <w:rPr>
          <w:rtl w:val="0"/>
        </w:rPr>
        <w:t xml:space="preserve"> Data from all labs achieved convergence here. </w:t>
      </w:r>
    </w:p>
    <w:p w:rsidR="00000000" w:rsidDel="00000000" w:rsidP="00000000" w:rsidRDefault="00000000" w:rsidRPr="00000000" w14:paraId="0000021E">
      <w:pPr>
        <w:rPr/>
      </w:pPr>
      <w:sdt>
        <w:sdtPr>
          <w:id w:val="2146374439"/>
          <w:tag w:val="goog_rdk_167"/>
        </w:sdtPr>
        <w:sdtContent>
          <w:commentRangeStart w:id="11"/>
        </w:sdtContent>
      </w:sdt>
      <w:r w:rsidDel="00000000" w:rsidR="00000000" w:rsidRPr="00000000">
        <w:rPr>
          <w:rtl w:val="0"/>
        </w:rPr>
        <w:t xml:space="preserve">As shown in Table 3, for this model (variance component = .10), the 95% confidence intervals of the crucial Condition × Time pressure interaction was nonsignificant, but the main effects of instruction and time pressure were significant. Participants who were told to concentrate on the target words recalled </w:t>
      </w:r>
      <w:r w:rsidDel="00000000" w:rsidR="00000000" w:rsidRPr="00000000">
        <w:rPr>
          <w:i w:val="1"/>
          <w:rtl w:val="0"/>
        </w:rPr>
        <w:t xml:space="preserve">more</w:t>
      </w:r>
      <w:r w:rsidDel="00000000" w:rsidR="00000000" w:rsidRPr="00000000">
        <w:rPr>
          <w:rtl w:val="0"/>
        </w:rPr>
        <w:t xml:space="preserve"> target words, and </w:t>
      </w:r>
      <w:sdt>
        <w:sdtPr>
          <w:id w:val="-489807887"/>
          <w:tag w:val="goog_rdk_168"/>
        </w:sdtPr>
        <w:sdtContent>
          <w:del w:author="Magda Saraiva" w:id="94" w:date="2025-09-16T11:17:53Z">
            <w:r w:rsidDel="00000000" w:rsidR="00000000" w:rsidRPr="00000000">
              <w:rPr>
                <w:rtl w:val="0"/>
              </w:rPr>
              <w:delText xml:space="preserve">that </w:delText>
            </w:r>
          </w:del>
        </w:sdtContent>
      </w:sdt>
      <w:r w:rsidDel="00000000" w:rsidR="00000000" w:rsidRPr="00000000">
        <w:rPr>
          <w:rtl w:val="0"/>
        </w:rPr>
        <w:t xml:space="preserve">participants who were under </w:t>
      </w:r>
      <w:sdt>
        <w:sdtPr>
          <w:id w:val="1247219841"/>
          <w:tag w:val="goog_rdk_169"/>
        </w:sdtPr>
        <w:sdtContent>
          <w:ins w:author="Magda Saraiva" w:id="95" w:date="2025-09-16T11:17:57Z"/>
          <w:sdt>
            <w:sdtPr>
              <w:id w:val="-1332511519"/>
              <w:tag w:val="goog_rdk_170"/>
            </w:sdtPr>
            <w:sdtContent>
              <w:ins w:author="Magda Saraiva" w:id="95" w:date="2025-09-16T11:17:57Z">
                <w:r w:rsidDel="00000000" w:rsidR="00000000" w:rsidRPr="00000000">
                  <w:rPr>
                    <w:rtl w:val="0"/>
                    <w:rPrChange w:author="Magda Saraiva" w:id="96" w:date="2025-09-16T11:17:57Z">
                      <w:rPr/>
                    </w:rPrChange>
                  </w:rPr>
                  <w:t xml:space="preserve">a </w:t>
                </w:r>
              </w:ins>
            </w:sdtContent>
          </w:sdt>
          <w:ins w:author="Magda Saraiva" w:id="95" w:date="2025-09-16T11:17:57Z"/>
        </w:sdtContent>
      </w:sdt>
      <w:r w:rsidDel="00000000" w:rsidR="00000000" w:rsidRPr="00000000">
        <w:rPr>
          <w:rtl w:val="0"/>
        </w:rPr>
        <w:t xml:space="preserve">higher cognitive load recalled </w:t>
      </w:r>
      <w:r w:rsidDel="00000000" w:rsidR="00000000" w:rsidRPr="00000000">
        <w:rPr>
          <w:i w:val="1"/>
          <w:rtl w:val="0"/>
        </w:rPr>
        <w:t xml:space="preserve">more</w:t>
      </w:r>
      <w:r w:rsidDel="00000000" w:rsidR="00000000" w:rsidRPr="00000000">
        <w:rPr>
          <w:rtl w:val="0"/>
        </w:rPr>
        <w:t xml:space="preserve"> target words. </w:t>
      </w:r>
    </w:p>
    <w:p w:rsidR="00000000" w:rsidDel="00000000" w:rsidP="00000000" w:rsidRDefault="00000000" w:rsidRPr="00000000" w14:paraId="0000021F">
      <w:pPr>
        <w:ind w:firstLine="0"/>
        <w:rPr>
          <w:b w:val="1"/>
        </w:rPr>
      </w:pPr>
      <w:r w:rsidDel="00000000" w:rsidR="00000000" w:rsidRPr="00000000">
        <w:rPr>
          <w:b w:val="1"/>
          <w:rtl w:val="0"/>
        </w:rPr>
        <w:t xml:space="preserve">Table 3</w:t>
      </w:r>
    </w:p>
    <w:p w:rsidR="00000000" w:rsidDel="00000000" w:rsidP="00000000" w:rsidRDefault="00000000" w:rsidRPr="00000000" w14:paraId="00000220">
      <w:pPr>
        <w:ind w:firstLine="0"/>
        <w:rPr>
          <w:i w:val="1"/>
        </w:rPr>
      </w:pPr>
      <w:r w:rsidDel="00000000" w:rsidR="00000000" w:rsidRPr="00000000">
        <w:rPr>
          <w:i w:val="1"/>
          <w:rtl w:val="0"/>
        </w:rPr>
        <w:t xml:space="preserve">Meta-analysis of fixed effect estimates in </w:t>
      </w:r>
      <w:sdt>
        <w:sdtPr>
          <w:id w:val="-531759094"/>
          <w:tag w:val="goog_rdk_171"/>
        </w:sdtPr>
        <w:sdtContent>
          <w:ins w:author="Magda Saraiva" w:id="97" w:date="2025-09-16T11:18:02Z"/>
          <w:sdt>
            <w:sdtPr>
              <w:id w:val="-1123608678"/>
              <w:tag w:val="goog_rdk_172"/>
            </w:sdtPr>
            <w:sdtContent>
              <w:ins w:author="Magda Saraiva" w:id="97" w:date="2025-09-16T11:18:02Z">
                <w:r w:rsidDel="00000000" w:rsidR="00000000" w:rsidRPr="00000000">
                  <w:rPr>
                    <w:i w:val="1"/>
                    <w:rtl w:val="0"/>
                    <w:rPrChange w:author="Magda Saraiva" w:id="98" w:date="2025-09-16T11:18:02Z">
                      <w:rPr>
                        <w:i w:val="1"/>
                      </w:rPr>
                    </w:rPrChange>
                  </w:rPr>
                  <w:t xml:space="preserve">a </w:t>
                </w:r>
              </w:ins>
            </w:sdtContent>
          </w:sdt>
          <w:ins w:author="Magda Saraiva" w:id="97" w:date="2025-09-16T11:18:02Z"/>
        </w:sdtContent>
      </w:sdt>
      <w:r w:rsidDel="00000000" w:rsidR="00000000" w:rsidRPr="00000000">
        <w:rPr>
          <w:i w:val="1"/>
          <w:rtl w:val="0"/>
        </w:rPr>
        <w:t xml:space="preserve">mixed model for target words</w:t>
      </w:r>
    </w:p>
    <w:tbl>
      <w:tblPr>
        <w:tblStyle w:val="Table5"/>
        <w:tblW w:w="9198.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356"/>
        <w:gridCol w:w="2952"/>
        <w:gridCol w:w="900"/>
        <w:gridCol w:w="990"/>
        <w:tblGridChange w:id="0">
          <w:tblGrid>
            <w:gridCol w:w="4356"/>
            <w:gridCol w:w="2952"/>
            <w:gridCol w:w="900"/>
            <w:gridCol w:w="990"/>
          </w:tblGrid>
        </w:tblGridChange>
      </w:tblGrid>
      <w:tr>
        <w:trPr>
          <w:cantSplit w:val="0"/>
          <w:tblHeader w:val="0"/>
        </w:trPr>
        <w:tc>
          <w:tcPr>
            <w:tcBorders>
              <w:top w:color="000000" w:space="0" w:sz="4" w:val="single"/>
              <w:bottom w:color="000000" w:space="0" w:sz="4" w:val="single"/>
            </w:tcBorders>
          </w:tcPr>
          <w:p w:rsidR="00000000" w:rsidDel="00000000" w:rsidP="00000000" w:rsidRDefault="00000000" w:rsidRPr="00000000" w14:paraId="00000221">
            <w:pPr>
              <w:ind w:firstLine="0"/>
              <w:rPr/>
            </w:pPr>
            <w:r w:rsidDel="00000000" w:rsidR="00000000" w:rsidRPr="00000000">
              <w:rPr>
                <w:rtl w:val="0"/>
              </w:rPr>
              <w:t xml:space="preserve">Parameter</w:t>
            </w:r>
          </w:p>
        </w:tc>
        <w:tc>
          <w:tcPr>
            <w:tcBorders>
              <w:top w:color="000000" w:space="0" w:sz="4" w:val="single"/>
              <w:bottom w:color="000000" w:space="0" w:sz="4" w:val="single"/>
            </w:tcBorders>
          </w:tcPr>
          <w:p w:rsidR="00000000" w:rsidDel="00000000" w:rsidP="00000000" w:rsidRDefault="00000000" w:rsidRPr="00000000" w14:paraId="00000222">
            <w:pPr>
              <w:ind w:firstLine="0"/>
              <w:rPr/>
            </w:pPr>
            <w:r w:rsidDel="00000000" w:rsidR="00000000" w:rsidRPr="00000000">
              <w:rPr>
                <w:rtl w:val="0"/>
              </w:rPr>
              <w:t xml:space="preserve">Meta-analytic fixed effect</w:t>
            </w:r>
          </w:p>
        </w:tc>
        <w:tc>
          <w:tcPr>
            <w:tcBorders>
              <w:top w:color="000000" w:space="0" w:sz="4" w:val="single"/>
              <w:bottom w:color="000000" w:space="0" w:sz="4" w:val="single"/>
            </w:tcBorders>
          </w:tcPr>
          <w:p w:rsidR="00000000" w:rsidDel="00000000" w:rsidP="00000000" w:rsidRDefault="00000000" w:rsidRPr="00000000" w14:paraId="00000223">
            <w:pPr>
              <w:ind w:firstLine="0"/>
              <w:rPr/>
            </w:pPr>
            <w:r w:rsidDel="00000000" w:rsidR="00000000" w:rsidRPr="00000000">
              <w:rPr>
                <w:rtl w:val="0"/>
              </w:rPr>
              <w:t xml:space="preserve">LL</w:t>
            </w:r>
          </w:p>
        </w:tc>
        <w:tc>
          <w:tcPr>
            <w:tcBorders>
              <w:top w:color="000000" w:space="0" w:sz="4" w:val="single"/>
              <w:bottom w:color="000000" w:space="0" w:sz="4" w:val="single"/>
            </w:tcBorders>
          </w:tcPr>
          <w:p w:rsidR="00000000" w:rsidDel="00000000" w:rsidP="00000000" w:rsidRDefault="00000000" w:rsidRPr="00000000" w14:paraId="00000224">
            <w:pPr>
              <w:ind w:firstLine="0"/>
              <w:rPr/>
            </w:pPr>
            <w:r w:rsidDel="00000000" w:rsidR="00000000" w:rsidRPr="00000000">
              <w:rPr>
                <w:rtl w:val="0"/>
              </w:rPr>
              <w:t xml:space="preserve">UL</w:t>
            </w:r>
          </w:p>
        </w:tc>
      </w:tr>
      <w:tr>
        <w:trPr>
          <w:cantSplit w:val="0"/>
          <w:tblHeader w:val="0"/>
        </w:trPr>
        <w:tc>
          <w:tcPr>
            <w:tcBorders>
              <w:top w:color="000000" w:space="0" w:sz="4" w:val="single"/>
            </w:tcBorders>
          </w:tcPr>
          <w:p w:rsidR="00000000" w:rsidDel="00000000" w:rsidP="00000000" w:rsidRDefault="00000000" w:rsidRPr="00000000" w14:paraId="00000225">
            <w:pPr>
              <w:ind w:firstLine="0"/>
              <w:rPr/>
            </w:pPr>
            <w:r w:rsidDel="00000000" w:rsidR="00000000" w:rsidRPr="00000000">
              <w:rPr>
                <w:rtl w:val="0"/>
              </w:rPr>
              <w:t xml:space="preserve">Condition (1 = supp; 2 = conc)</w:t>
            </w:r>
          </w:p>
        </w:tc>
        <w:tc>
          <w:tcPr>
            <w:tcBorders>
              <w:top w:color="000000" w:space="0" w:sz="4" w:val="single"/>
            </w:tcBorders>
          </w:tcPr>
          <w:p w:rsidR="00000000" w:rsidDel="00000000" w:rsidP="00000000" w:rsidRDefault="00000000" w:rsidRPr="00000000" w14:paraId="00000226">
            <w:pPr>
              <w:ind w:firstLine="0"/>
              <w:rPr/>
            </w:pPr>
            <w:r w:rsidDel="00000000" w:rsidR="00000000" w:rsidRPr="00000000">
              <w:rPr>
                <w:rtl w:val="0"/>
              </w:rPr>
              <w:t xml:space="preserve">.13</w:t>
            </w:r>
          </w:p>
        </w:tc>
        <w:tc>
          <w:tcPr>
            <w:tcBorders>
              <w:top w:color="000000" w:space="0" w:sz="4" w:val="single"/>
            </w:tcBorders>
          </w:tcPr>
          <w:p w:rsidR="00000000" w:rsidDel="00000000" w:rsidP="00000000" w:rsidRDefault="00000000" w:rsidRPr="00000000" w14:paraId="00000227">
            <w:pPr>
              <w:ind w:firstLine="0"/>
              <w:rPr/>
            </w:pPr>
            <w:r w:rsidDel="00000000" w:rsidR="00000000" w:rsidRPr="00000000">
              <w:rPr>
                <w:rtl w:val="0"/>
              </w:rPr>
              <w:t xml:space="preserve">.11</w:t>
            </w:r>
          </w:p>
        </w:tc>
        <w:tc>
          <w:tcPr>
            <w:tcBorders>
              <w:top w:color="000000" w:space="0" w:sz="4" w:val="single"/>
            </w:tcBorders>
          </w:tcPr>
          <w:p w:rsidR="00000000" w:rsidDel="00000000" w:rsidP="00000000" w:rsidRDefault="00000000" w:rsidRPr="00000000" w14:paraId="00000228">
            <w:pPr>
              <w:ind w:firstLine="0"/>
              <w:rPr/>
            </w:pPr>
            <w:r w:rsidDel="00000000" w:rsidR="00000000" w:rsidRPr="00000000">
              <w:rPr>
                <w:rtl w:val="0"/>
              </w:rPr>
              <w:t xml:space="preserve">.16</w:t>
            </w:r>
          </w:p>
        </w:tc>
      </w:tr>
      <w:tr>
        <w:trPr>
          <w:cantSplit w:val="0"/>
          <w:tblHeader w:val="0"/>
        </w:trPr>
        <w:tc>
          <w:tcPr/>
          <w:p w:rsidR="00000000" w:rsidDel="00000000" w:rsidP="00000000" w:rsidRDefault="00000000" w:rsidRPr="00000000" w14:paraId="00000229">
            <w:pPr>
              <w:ind w:firstLine="0"/>
              <w:rPr/>
            </w:pPr>
            <w:r w:rsidDel="00000000" w:rsidR="00000000" w:rsidRPr="00000000">
              <w:rPr>
                <w:rtl w:val="0"/>
              </w:rPr>
              <w:t xml:space="preserve">Time pressure (1 = low; 2 = high)</w:t>
            </w:r>
            <w:r w:rsidDel="00000000" w:rsidR="00000000" w:rsidRPr="00000000">
              <w:rPr>
                <w:vertAlign w:val="superscript"/>
              </w:rPr>
              <w:footnoteReference w:customMarkFollows="0" w:id="6"/>
            </w:r>
            <w:r w:rsidDel="00000000" w:rsidR="00000000" w:rsidRPr="00000000">
              <w:rPr>
                <w:rtl w:val="0"/>
              </w:rPr>
            </w:r>
          </w:p>
        </w:tc>
        <w:tc>
          <w:tcPr/>
          <w:p w:rsidR="00000000" w:rsidDel="00000000" w:rsidP="00000000" w:rsidRDefault="00000000" w:rsidRPr="00000000" w14:paraId="0000022A">
            <w:pPr>
              <w:ind w:firstLine="0"/>
              <w:rPr/>
            </w:pPr>
            <w:r w:rsidDel="00000000" w:rsidR="00000000" w:rsidRPr="00000000">
              <w:rPr>
                <w:rtl w:val="0"/>
              </w:rPr>
              <w:t xml:space="preserve">.03</w:t>
            </w:r>
          </w:p>
        </w:tc>
        <w:tc>
          <w:tcPr/>
          <w:p w:rsidR="00000000" w:rsidDel="00000000" w:rsidP="00000000" w:rsidRDefault="00000000" w:rsidRPr="00000000" w14:paraId="0000022B">
            <w:pPr>
              <w:ind w:firstLine="0"/>
              <w:rPr/>
            </w:pPr>
            <w:r w:rsidDel="00000000" w:rsidR="00000000" w:rsidRPr="00000000">
              <w:rPr>
                <w:rtl w:val="0"/>
              </w:rPr>
              <w:t xml:space="preserve">.001</w:t>
            </w:r>
          </w:p>
        </w:tc>
        <w:tc>
          <w:tcPr/>
          <w:p w:rsidR="00000000" w:rsidDel="00000000" w:rsidP="00000000" w:rsidRDefault="00000000" w:rsidRPr="00000000" w14:paraId="0000022C">
            <w:pPr>
              <w:ind w:firstLine="0"/>
              <w:rPr/>
            </w:pPr>
            <w:r w:rsidDel="00000000" w:rsidR="00000000" w:rsidRPr="00000000">
              <w:rPr>
                <w:rtl w:val="0"/>
              </w:rPr>
              <w:t xml:space="preserve">.04</w:t>
            </w:r>
          </w:p>
        </w:tc>
      </w:tr>
      <w:tr>
        <w:trPr>
          <w:cantSplit w:val="0"/>
          <w:tblHeader w:val="0"/>
        </w:trPr>
        <w:tc>
          <w:tcPr>
            <w:tcBorders>
              <w:bottom w:color="000000" w:space="0" w:sz="4" w:val="single"/>
            </w:tcBorders>
          </w:tcPr>
          <w:p w:rsidR="00000000" w:rsidDel="00000000" w:rsidP="00000000" w:rsidRDefault="00000000" w:rsidRPr="00000000" w14:paraId="0000022D">
            <w:pPr>
              <w:ind w:firstLine="0"/>
              <w:rPr/>
            </w:pPr>
            <w:r w:rsidDel="00000000" w:rsidR="00000000" w:rsidRPr="00000000">
              <w:rPr>
                <w:rtl w:val="0"/>
              </w:rPr>
              <w:t xml:space="preserve">Condition × Time pressure</w:t>
            </w:r>
          </w:p>
        </w:tc>
        <w:tc>
          <w:tcPr>
            <w:tcBorders>
              <w:bottom w:color="000000" w:space="0" w:sz="4" w:val="single"/>
            </w:tcBorders>
          </w:tcPr>
          <w:p w:rsidR="00000000" w:rsidDel="00000000" w:rsidP="00000000" w:rsidRDefault="00000000" w:rsidRPr="00000000" w14:paraId="0000022E">
            <w:pPr>
              <w:ind w:firstLine="0"/>
              <w:rPr/>
            </w:pPr>
            <w:r w:rsidDel="00000000" w:rsidR="00000000" w:rsidRPr="00000000">
              <w:rPr>
                <w:rtl w:val="0"/>
              </w:rPr>
              <w:t xml:space="preserve">-.004</w:t>
            </w:r>
          </w:p>
        </w:tc>
        <w:tc>
          <w:tcPr>
            <w:tcBorders>
              <w:bottom w:color="000000" w:space="0" w:sz="4" w:val="single"/>
            </w:tcBorders>
          </w:tcPr>
          <w:p w:rsidR="00000000" w:rsidDel="00000000" w:rsidP="00000000" w:rsidRDefault="00000000" w:rsidRPr="00000000" w14:paraId="0000022F">
            <w:pPr>
              <w:ind w:firstLine="0"/>
              <w:rPr/>
            </w:pPr>
            <w:r w:rsidDel="00000000" w:rsidR="00000000" w:rsidRPr="00000000">
              <w:rPr>
                <w:rtl w:val="0"/>
              </w:rPr>
              <w:t xml:space="preserve">-.03</w:t>
            </w:r>
          </w:p>
        </w:tc>
        <w:tc>
          <w:tcPr>
            <w:tcBorders>
              <w:bottom w:color="000000" w:space="0" w:sz="4" w:val="single"/>
            </w:tcBorders>
          </w:tcPr>
          <w:p w:rsidR="00000000" w:rsidDel="00000000" w:rsidP="00000000" w:rsidRDefault="00000000" w:rsidRPr="00000000" w14:paraId="00000230">
            <w:pPr>
              <w:ind w:firstLine="0"/>
              <w:rPr/>
            </w:pPr>
            <w:r w:rsidDel="00000000" w:rsidR="00000000" w:rsidRPr="00000000">
              <w:rPr>
                <w:rtl w:val="0"/>
              </w:rPr>
              <w:t xml:space="preserve">.02</w:t>
            </w:r>
          </w:p>
        </w:tc>
      </w:tr>
    </w:tbl>
    <w:p w:rsidR="00000000" w:rsidDel="00000000" w:rsidP="00000000" w:rsidRDefault="00000000" w:rsidRPr="00000000" w14:paraId="00000231">
      <w:pPr>
        <w:ind w:firstLine="0"/>
        <w:rPr/>
      </w:pPr>
      <w:r w:rsidDel="00000000" w:rsidR="00000000" w:rsidRPr="00000000">
        <w:rPr>
          <w:i w:val="1"/>
          <w:rtl w:val="0"/>
        </w:rPr>
        <w:t xml:space="preserve">Note</w:t>
      </w:r>
      <w:r w:rsidDel="00000000" w:rsidR="00000000" w:rsidRPr="00000000">
        <w:rPr>
          <w:rtl w:val="0"/>
        </w:rPr>
        <w:t xml:space="preserve">: supp = suppression; conc = concentration</w:t>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232">
      <w:pPr>
        <w:rPr/>
      </w:pPr>
      <w:sdt>
        <w:sdtPr>
          <w:id w:val="-842592738"/>
          <w:tag w:val="goog_rdk_173"/>
        </w:sdtPr>
        <w:sdtContent>
          <w:commentRangeStart w:id="12"/>
        </w:sdtContent>
      </w:sdt>
      <w:r w:rsidDel="00000000" w:rsidR="00000000" w:rsidRPr="00000000">
        <w:rPr>
          <w:rtl w:val="0"/>
        </w:rPr>
        <w:t xml:space="preserve">Next, in line with Wegner and Erber (1992), we focused on two simple effects that would provide evidence for the immediate enhancement effect. Specifically, prompted response frequencies in the concentration and suppression conditions were compared for both low and high time pressure trials. From these two contrasts, we computed Cohen’s </w:t>
      </w:r>
      <w:r w:rsidDel="00000000" w:rsidR="00000000" w:rsidRPr="00000000">
        <w:rPr>
          <w:i w:val="1"/>
          <w:rtl w:val="0"/>
        </w:rPr>
        <w:t xml:space="preserve">d</w:t>
      </w:r>
      <w:r w:rsidDel="00000000" w:rsidR="00000000" w:rsidRPr="00000000">
        <w:rPr>
          <w:i w:val="1"/>
          <w:vertAlign w:val="subscript"/>
          <w:rtl w:val="0"/>
        </w:rPr>
        <w:t xml:space="preserve">low</w:t>
      </w:r>
      <w:r w:rsidDel="00000000" w:rsidR="00000000" w:rsidRPr="00000000">
        <w:rPr>
          <w:i w:val="1"/>
          <w:rtl w:val="0"/>
        </w:rPr>
        <w:t xml:space="preserve"> </w:t>
      </w:r>
      <w:r w:rsidDel="00000000" w:rsidR="00000000" w:rsidRPr="00000000">
        <w:rPr>
          <w:rtl w:val="0"/>
        </w:rPr>
        <w:t xml:space="preserve">and </w:t>
      </w:r>
      <w:r w:rsidDel="00000000" w:rsidR="00000000" w:rsidRPr="00000000">
        <w:rPr>
          <w:i w:val="1"/>
          <w:rtl w:val="0"/>
        </w:rPr>
        <w:t xml:space="preserve">d</w:t>
      </w:r>
      <w:r w:rsidDel="00000000" w:rsidR="00000000" w:rsidRPr="00000000">
        <w:rPr>
          <w:i w:val="1"/>
          <w:vertAlign w:val="subscript"/>
          <w:rtl w:val="0"/>
        </w:rPr>
        <w:t xml:space="preserve">high</w:t>
      </w:r>
      <w:r w:rsidDel="00000000" w:rsidR="00000000" w:rsidRPr="00000000">
        <w:rPr>
          <w:rtl w:val="0"/>
        </w:rPr>
        <w:t xml:space="preserve">, which reflected the standardized difference between the means for the concentration and suppression conditions. A negative effect size under low time pressure (</w:t>
      </w:r>
      <w:r w:rsidDel="00000000" w:rsidR="00000000" w:rsidRPr="00000000">
        <w:rPr>
          <w:i w:val="1"/>
          <w:rtl w:val="0"/>
        </w:rPr>
        <w:t xml:space="preserve">d</w:t>
      </w:r>
      <w:r w:rsidDel="00000000" w:rsidR="00000000" w:rsidRPr="00000000">
        <w:rPr>
          <w:i w:val="1"/>
          <w:vertAlign w:val="subscript"/>
          <w:rtl w:val="0"/>
        </w:rPr>
        <w:t xml:space="preserve">low</w:t>
      </w:r>
      <w:r w:rsidDel="00000000" w:rsidR="00000000" w:rsidRPr="00000000">
        <w:rPr>
          <w:rtl w:val="0"/>
        </w:rPr>
        <w:t xml:space="preserve">) and a positive effect size under high time pressure (</w:t>
      </w:r>
      <w:r w:rsidDel="00000000" w:rsidR="00000000" w:rsidRPr="00000000">
        <w:rPr>
          <w:i w:val="1"/>
          <w:rtl w:val="0"/>
        </w:rPr>
        <w:t xml:space="preserve">d</w:t>
      </w:r>
      <w:r w:rsidDel="00000000" w:rsidR="00000000" w:rsidRPr="00000000">
        <w:rPr>
          <w:i w:val="1"/>
          <w:vertAlign w:val="subscript"/>
          <w:rtl w:val="0"/>
        </w:rPr>
        <w:t xml:space="preserve">high</w:t>
      </w:r>
      <w:r w:rsidDel="00000000" w:rsidR="00000000" w:rsidRPr="00000000">
        <w:rPr>
          <w:rtl w:val="0"/>
        </w:rPr>
        <w:t xml:space="preserve">) were taken as evidence for the immediate enhancement effect.</w:t>
      </w:r>
    </w:p>
    <w:p w:rsidR="00000000" w:rsidDel="00000000" w:rsidP="00000000" w:rsidRDefault="00000000" w:rsidRPr="00000000" w14:paraId="00000233">
      <w:pPr>
        <w:rPr/>
        <w:sectPr>
          <w:type w:val="nextPage"/>
          <w:pgSz w:h="16838" w:w="11906" w:orient="portrait"/>
          <w:pgMar w:bottom="1411" w:top="1411" w:left="1411" w:right="1411" w:header="708" w:footer="708"/>
        </w:sectPr>
      </w:pPr>
      <w:r w:rsidDel="00000000" w:rsidR="00000000" w:rsidRPr="00000000">
        <w:rPr>
          <w:rtl w:val="0"/>
        </w:rPr>
        <w:t xml:space="preserve">Figure 1 shows the random effect meta-analytic effect size for the immediate enhancement effects (i.e., </w:t>
      </w:r>
      <w:r w:rsidDel="00000000" w:rsidR="00000000" w:rsidRPr="00000000">
        <w:rPr>
          <w:i w:val="1"/>
          <w:rtl w:val="0"/>
        </w:rPr>
        <w:t xml:space="preserve">d</w:t>
      </w:r>
      <w:r w:rsidDel="00000000" w:rsidR="00000000" w:rsidRPr="00000000">
        <w:rPr>
          <w:i w:val="1"/>
          <w:vertAlign w:val="subscript"/>
          <w:rtl w:val="0"/>
        </w:rPr>
        <w:t xml:space="preserve">low</w:t>
      </w:r>
      <w:r w:rsidDel="00000000" w:rsidR="00000000" w:rsidRPr="00000000">
        <w:rPr>
          <w:i w:val="1"/>
          <w:rtl w:val="0"/>
        </w:rPr>
        <w:t xml:space="preserve"> </w:t>
      </w:r>
      <w:r w:rsidDel="00000000" w:rsidR="00000000" w:rsidRPr="00000000">
        <w:rPr>
          <w:rtl w:val="0"/>
        </w:rPr>
        <w:t xml:space="preserve">and </w:t>
      </w:r>
      <w:r w:rsidDel="00000000" w:rsidR="00000000" w:rsidRPr="00000000">
        <w:rPr>
          <w:i w:val="1"/>
          <w:rtl w:val="0"/>
        </w:rPr>
        <w:t xml:space="preserve">d</w:t>
      </w:r>
      <w:r w:rsidDel="00000000" w:rsidR="00000000" w:rsidRPr="00000000">
        <w:rPr>
          <w:i w:val="1"/>
          <w:vertAlign w:val="subscript"/>
          <w:rtl w:val="0"/>
        </w:rPr>
        <w:t xml:space="preserve">high</w:t>
      </w:r>
      <w:r w:rsidDel="00000000" w:rsidR="00000000" w:rsidRPr="00000000">
        <w:rPr>
          <w:rtl w:val="0"/>
        </w:rPr>
        <w:t xml:space="preserve">) across labs. In Wegner and Erber’s Study 1 (1992), the immediate enhancement effects within the low and high time pressure conditions were </w:t>
      </w:r>
      <w:r w:rsidDel="00000000" w:rsidR="00000000" w:rsidRPr="00000000">
        <w:rPr>
          <w:i w:val="1"/>
          <w:rtl w:val="0"/>
        </w:rPr>
        <w:t xml:space="preserve">d</w:t>
      </w:r>
      <w:r w:rsidDel="00000000" w:rsidR="00000000" w:rsidRPr="00000000">
        <w:rPr>
          <w:i w:val="1"/>
          <w:vertAlign w:val="subscript"/>
          <w:rtl w:val="0"/>
        </w:rPr>
        <w:t xml:space="preserve">low</w:t>
      </w:r>
      <w:r w:rsidDel="00000000" w:rsidR="00000000" w:rsidRPr="00000000">
        <w:rPr>
          <w:i w:val="1"/>
          <w:rtl w:val="0"/>
        </w:rPr>
        <w:t xml:space="preserve"> </w:t>
      </w:r>
      <w:r w:rsidDel="00000000" w:rsidR="00000000" w:rsidRPr="00000000">
        <w:rPr>
          <w:rtl w:val="0"/>
        </w:rPr>
        <w:t xml:space="preserve">= -0.82 [-0.27, -1.36] and </w:t>
      </w:r>
      <w:r w:rsidDel="00000000" w:rsidR="00000000" w:rsidRPr="00000000">
        <w:rPr>
          <w:i w:val="1"/>
          <w:rtl w:val="0"/>
        </w:rPr>
        <w:t xml:space="preserve">d</w:t>
      </w:r>
      <w:r w:rsidDel="00000000" w:rsidR="00000000" w:rsidRPr="00000000">
        <w:rPr>
          <w:i w:val="1"/>
          <w:vertAlign w:val="subscript"/>
          <w:rtl w:val="0"/>
        </w:rPr>
        <w:t xml:space="preserve">high</w:t>
      </w:r>
      <w:r w:rsidDel="00000000" w:rsidR="00000000" w:rsidRPr="00000000">
        <w:rPr>
          <w:rtl w:val="0"/>
        </w:rPr>
        <w:t xml:space="preserve"> = 0.54 [0.01, 1.07], respectively. In our current multi-lab data, the effect size of the suppression condition under low time pressure was negative, </w:t>
      </w:r>
      <w:r w:rsidDel="00000000" w:rsidR="00000000" w:rsidRPr="00000000">
        <w:rPr>
          <w:i w:val="1"/>
          <w:rtl w:val="0"/>
        </w:rPr>
        <w:t xml:space="preserve">d</w:t>
      </w:r>
      <w:r w:rsidDel="00000000" w:rsidR="00000000" w:rsidRPr="00000000">
        <w:rPr>
          <w:i w:val="1"/>
          <w:vertAlign w:val="subscript"/>
          <w:rtl w:val="0"/>
        </w:rPr>
        <w:t xml:space="preserve">low</w:t>
      </w:r>
      <w:r w:rsidDel="00000000" w:rsidR="00000000" w:rsidRPr="00000000">
        <w:rPr>
          <w:i w:val="1"/>
          <w:rtl w:val="0"/>
        </w:rPr>
        <w:t xml:space="preserve"> </w:t>
      </w:r>
      <w:r w:rsidDel="00000000" w:rsidR="00000000" w:rsidRPr="00000000">
        <w:rPr>
          <w:rtl w:val="0"/>
        </w:rPr>
        <w:t xml:space="preserve">= -0.50 [-.59, -.40], </w:t>
      </w:r>
      <w:r w:rsidDel="00000000" w:rsidR="00000000" w:rsidRPr="00000000">
        <w:rPr>
          <w:i w:val="1"/>
          <w:rtl w:val="0"/>
        </w:rPr>
        <w:t xml:space="preserve">p</w:t>
      </w:r>
      <w:r w:rsidDel="00000000" w:rsidR="00000000" w:rsidRPr="00000000">
        <w:rPr>
          <w:rtl w:val="0"/>
        </w:rPr>
        <w:t xml:space="preserve"> &lt; .001, with significant heterogeneity, τ = .19, </w:t>
      </w:r>
      <w:r w:rsidDel="00000000" w:rsidR="00000000" w:rsidRPr="00000000">
        <w:rPr>
          <w:i w:val="1"/>
          <w:rtl w:val="0"/>
        </w:rPr>
        <w:t xml:space="preserve">I</w:t>
      </w:r>
      <w:r w:rsidDel="00000000" w:rsidR="00000000" w:rsidRPr="00000000">
        <w:rPr>
          <w:vertAlign w:val="superscript"/>
          <w:rtl w:val="0"/>
        </w:rPr>
        <w:t xml:space="preserve">2</w:t>
      </w:r>
      <w:r w:rsidDel="00000000" w:rsidR="00000000" w:rsidRPr="00000000">
        <w:rPr>
          <w:rtl w:val="0"/>
        </w:rPr>
        <w:t xml:space="preserve"> = 45.08%, </w:t>
      </w:r>
      <w:r w:rsidDel="00000000" w:rsidR="00000000" w:rsidRPr="00000000">
        <w:rPr>
          <w:i w:val="1"/>
          <w:rtl w:val="0"/>
        </w:rPr>
        <w:t xml:space="preserve">H</w:t>
      </w:r>
      <w:r w:rsidDel="00000000" w:rsidR="00000000" w:rsidRPr="00000000">
        <w:rPr>
          <w:vertAlign w:val="superscript"/>
          <w:rtl w:val="0"/>
        </w:rPr>
        <w:t xml:space="preserve">2</w:t>
      </w:r>
      <w:r w:rsidDel="00000000" w:rsidR="00000000" w:rsidRPr="00000000">
        <w:rPr>
          <w:rtl w:val="0"/>
        </w:rPr>
        <w:t xml:space="preserve"> = 1.82, </w:t>
      </w:r>
      <w:r w:rsidDel="00000000" w:rsidR="00000000" w:rsidRPr="00000000">
        <w:rPr>
          <w:i w:val="1"/>
          <w:rtl w:val="0"/>
        </w:rPr>
        <w:t xml:space="preserve">Q(df = 35)</w:t>
      </w:r>
      <w:r w:rsidDel="00000000" w:rsidR="00000000" w:rsidRPr="00000000">
        <w:rPr>
          <w:rtl w:val="0"/>
        </w:rPr>
        <w:t xml:space="preserve"> = 63.93, </w:t>
      </w:r>
      <w:r w:rsidDel="00000000" w:rsidR="00000000" w:rsidRPr="00000000">
        <w:rPr>
          <w:i w:val="1"/>
          <w:rtl w:val="0"/>
        </w:rPr>
        <w:t xml:space="preserve">p</w:t>
      </w:r>
      <w:r w:rsidDel="00000000" w:rsidR="00000000" w:rsidRPr="00000000">
        <w:rPr>
          <w:rtl w:val="0"/>
        </w:rPr>
        <w:t xml:space="preserve"> =.002; the effect size of the suppression condition under high time pressure was also negative, </w:t>
      </w:r>
      <w:r w:rsidDel="00000000" w:rsidR="00000000" w:rsidRPr="00000000">
        <w:rPr>
          <w:i w:val="1"/>
          <w:rtl w:val="0"/>
        </w:rPr>
        <w:t xml:space="preserve">d</w:t>
      </w:r>
      <w:r w:rsidDel="00000000" w:rsidR="00000000" w:rsidRPr="00000000">
        <w:rPr>
          <w:i w:val="1"/>
          <w:vertAlign w:val="subscript"/>
          <w:rtl w:val="0"/>
        </w:rPr>
        <w:t xml:space="preserve">high</w:t>
      </w:r>
      <w:r w:rsidDel="00000000" w:rsidR="00000000" w:rsidRPr="00000000">
        <w:rPr>
          <w:i w:val="1"/>
          <w:rtl w:val="0"/>
        </w:rPr>
        <w:t xml:space="preserve"> </w:t>
      </w:r>
      <w:r w:rsidDel="00000000" w:rsidR="00000000" w:rsidRPr="00000000">
        <w:rPr>
          <w:rtl w:val="0"/>
        </w:rPr>
        <w:t xml:space="preserve">= -0.42 [-0.52, -0.32], </w:t>
      </w:r>
      <w:r w:rsidDel="00000000" w:rsidR="00000000" w:rsidRPr="00000000">
        <w:rPr>
          <w:i w:val="1"/>
          <w:rtl w:val="0"/>
        </w:rPr>
        <w:t xml:space="preserve">p</w:t>
      </w:r>
      <w:r w:rsidDel="00000000" w:rsidR="00000000" w:rsidRPr="00000000">
        <w:rPr>
          <w:rtl w:val="0"/>
        </w:rPr>
        <w:t xml:space="preserve"> &lt; .001, with significant heterogeneity, τ = .21, </w:t>
      </w:r>
      <w:r w:rsidDel="00000000" w:rsidR="00000000" w:rsidRPr="00000000">
        <w:rPr>
          <w:i w:val="1"/>
          <w:rtl w:val="0"/>
        </w:rPr>
        <w:t xml:space="preserve">I</w:t>
      </w:r>
      <w:r w:rsidDel="00000000" w:rsidR="00000000" w:rsidRPr="00000000">
        <w:rPr>
          <w:vertAlign w:val="superscript"/>
          <w:rtl w:val="0"/>
        </w:rPr>
        <w:t xml:space="preserve">2</w:t>
      </w:r>
      <w:r w:rsidDel="00000000" w:rsidR="00000000" w:rsidRPr="00000000">
        <w:rPr>
          <w:rtl w:val="0"/>
        </w:rPr>
        <w:t xml:space="preserve"> = 51.01%, </w:t>
      </w:r>
      <w:r w:rsidDel="00000000" w:rsidR="00000000" w:rsidRPr="00000000">
        <w:rPr>
          <w:i w:val="1"/>
          <w:rtl w:val="0"/>
        </w:rPr>
        <w:t xml:space="preserve">H</w:t>
      </w:r>
      <w:r w:rsidDel="00000000" w:rsidR="00000000" w:rsidRPr="00000000">
        <w:rPr>
          <w:vertAlign w:val="superscript"/>
          <w:rtl w:val="0"/>
        </w:rPr>
        <w:t xml:space="preserve">2</w:t>
      </w:r>
      <w:r w:rsidDel="00000000" w:rsidR="00000000" w:rsidRPr="00000000">
        <w:rPr>
          <w:rtl w:val="0"/>
        </w:rPr>
        <w:t xml:space="preserve"> = 2.04, </w:t>
      </w:r>
      <w:r w:rsidDel="00000000" w:rsidR="00000000" w:rsidRPr="00000000">
        <w:rPr>
          <w:i w:val="1"/>
          <w:rtl w:val="0"/>
        </w:rPr>
        <w:t xml:space="preserve">Q</w:t>
      </w:r>
      <w:r w:rsidDel="00000000" w:rsidR="00000000" w:rsidRPr="00000000">
        <w:rPr>
          <w:vertAlign w:val="subscript"/>
          <w:rtl w:val="0"/>
        </w:rPr>
        <w:t xml:space="preserve"> </w:t>
      </w:r>
      <w:r w:rsidDel="00000000" w:rsidR="00000000" w:rsidRPr="00000000">
        <w:rPr>
          <w:rtl w:val="0"/>
        </w:rPr>
        <w:t xml:space="preserve">(</w:t>
      </w:r>
      <w:r w:rsidDel="00000000" w:rsidR="00000000" w:rsidRPr="00000000">
        <w:rPr>
          <w:i w:val="1"/>
          <w:rtl w:val="0"/>
        </w:rPr>
        <w:t xml:space="preserve">df</w:t>
      </w:r>
      <w:r w:rsidDel="00000000" w:rsidR="00000000" w:rsidRPr="00000000">
        <w:rPr>
          <w:rtl w:val="0"/>
        </w:rPr>
        <w:t xml:space="preserve"> = 35) = 72.92, </w:t>
      </w:r>
      <w:r w:rsidDel="00000000" w:rsidR="00000000" w:rsidRPr="00000000">
        <w:rPr>
          <w:i w:val="1"/>
          <w:rtl w:val="0"/>
        </w:rPr>
        <w:t xml:space="preserve">p</w:t>
      </w:r>
      <w:r w:rsidDel="00000000" w:rsidR="00000000" w:rsidRPr="00000000">
        <w:rPr>
          <w:rtl w:val="0"/>
        </w:rPr>
        <w:t xml:space="preserve"> = .001. It is worth noting that only three labs had a negative </w:t>
      </w:r>
      <w:r w:rsidDel="00000000" w:rsidR="00000000" w:rsidRPr="00000000">
        <w:rPr>
          <w:i w:val="1"/>
          <w:rtl w:val="0"/>
        </w:rPr>
        <w:t xml:space="preserve">d</w:t>
      </w:r>
      <w:r w:rsidDel="00000000" w:rsidR="00000000" w:rsidRPr="00000000">
        <w:rPr>
          <w:i w:val="1"/>
          <w:vertAlign w:val="subscript"/>
          <w:rtl w:val="0"/>
        </w:rPr>
        <w:t xml:space="preserve">low</w:t>
      </w:r>
      <w:r w:rsidDel="00000000" w:rsidR="00000000" w:rsidRPr="00000000">
        <w:rPr>
          <w:rtl w:val="0"/>
        </w:rPr>
        <w:t xml:space="preserve"> and a positive </w:t>
      </w:r>
      <w:r w:rsidDel="00000000" w:rsidR="00000000" w:rsidRPr="00000000">
        <w:rPr>
          <w:i w:val="1"/>
          <w:rtl w:val="0"/>
        </w:rPr>
        <w:t xml:space="preserve">d</w:t>
      </w:r>
      <w:r w:rsidDel="00000000" w:rsidR="00000000" w:rsidRPr="00000000">
        <w:rPr>
          <w:i w:val="1"/>
          <w:vertAlign w:val="subscript"/>
          <w:rtl w:val="0"/>
        </w:rPr>
        <w:t xml:space="preserve">high</w:t>
      </w:r>
      <w:r w:rsidDel="00000000" w:rsidR="00000000" w:rsidRPr="00000000">
        <w:rPr>
          <w:rtl w:val="0"/>
        </w:rPr>
        <w:t xml:space="preserve">, but in all three labs, the confidence intervals of their effect sizes included zero. In essence, this meant that the immediate enhancement effect was not found in any of the labs. For the majority of the labs, the consistent result was that those who were asked to concentrate on the target words had more target-relevant associations, regardless of time pressure. This conclusion is also consistent with the meta-analysis of fixed effect estimates from ANOVA and mixed models reported above.</w:t>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234">
      <w:pPr>
        <w:spacing w:line="259" w:lineRule="auto"/>
        <w:ind w:firstLine="0"/>
        <w:rPr/>
      </w:pPr>
      <w:sdt>
        <w:sdtPr>
          <w:id w:val="-990942210"/>
          <w:tag w:val="goog_rdk_174"/>
        </w:sdtPr>
        <w:sdtContent>
          <w:commentRangeStart w:id="13"/>
        </w:sdtContent>
      </w:sdt>
      <w:sdt>
        <w:sdtPr>
          <w:id w:val="418662958"/>
          <w:tag w:val="goog_rdk_175"/>
        </w:sdtPr>
        <w:sdtContent>
          <w:commentRangeStart w:id="14"/>
        </w:sdtContent>
      </w:sdt>
      <w:r w:rsidDel="00000000" w:rsidR="00000000" w:rsidRPr="00000000">
        <w:rPr/>
        <w:drawing>
          <wp:inline distB="0" distT="0" distL="0" distR="0">
            <wp:extent cx="5768340" cy="7667625"/>
            <wp:effectExtent b="0" l="0" r="0" t="0"/>
            <wp:docPr id="1974350001" name="image6.png"/>
            <a:graphic>
              <a:graphicData uri="http://schemas.openxmlformats.org/drawingml/2006/picture">
                <pic:pic>
                  <pic:nvPicPr>
                    <pic:cNvPr id="0" name="image6.png"/>
                    <pic:cNvPicPr preferRelativeResize="0"/>
                  </pic:nvPicPr>
                  <pic:blipFill>
                    <a:blip r:embed="rId15"/>
                    <a:srcRect b="2109" l="0" r="0" t="3855"/>
                    <a:stretch>
                      <a:fillRect/>
                    </a:stretch>
                  </pic:blipFill>
                  <pic:spPr>
                    <a:xfrm>
                      <a:off x="0" y="0"/>
                      <a:ext cx="5768340" cy="7667625"/>
                    </a:xfrm>
                    <a:prstGeom prst="rect"/>
                    <a:ln/>
                  </pic:spPr>
                </pic:pic>
              </a:graphicData>
            </a:graphic>
          </wp:inline>
        </w:drawing>
      </w:r>
      <w:commentRangeEnd w:id="13"/>
      <w:r w:rsidDel="00000000" w:rsidR="00000000" w:rsidRPr="00000000">
        <w:commentReference w:id="13"/>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235">
      <w:pPr>
        <w:ind w:firstLine="0"/>
        <w:rPr>
          <w:b w:val="1"/>
        </w:rPr>
      </w:pPr>
      <w:sdt>
        <w:sdtPr>
          <w:id w:val="-2031051422"/>
          <w:tag w:val="goog_rdk_176"/>
        </w:sdtPr>
        <w:sdtContent>
          <w:commentRangeStart w:id="15"/>
        </w:sdtContent>
      </w:sdt>
      <w:r w:rsidDel="00000000" w:rsidR="00000000" w:rsidRPr="00000000">
        <w:rPr>
          <w:rtl w:val="0"/>
        </w:rPr>
        <w:t xml:space="preserve">Figure </w:t>
      </w:r>
      <w:commentRangeEnd w:id="15"/>
      <w:r w:rsidDel="00000000" w:rsidR="00000000" w:rsidRPr="00000000">
        <w:commentReference w:id="15"/>
      </w:r>
      <w:r w:rsidDel="00000000" w:rsidR="00000000" w:rsidRPr="00000000">
        <w:rPr>
          <w:rtl w:val="0"/>
        </w:rPr>
        <w:t xml:space="preserve">1. Forest plot depicting the meta-analytic effect sizes of the immediate enhancement effect under high (</w:t>
      </w:r>
      <w:r w:rsidDel="00000000" w:rsidR="00000000" w:rsidRPr="00000000">
        <w:rPr>
          <w:i w:val="1"/>
          <w:rtl w:val="0"/>
        </w:rPr>
        <w:t xml:space="preserve">d</w:t>
      </w:r>
      <w:r w:rsidDel="00000000" w:rsidR="00000000" w:rsidRPr="00000000">
        <w:rPr>
          <w:vertAlign w:val="subscript"/>
          <w:rtl w:val="0"/>
        </w:rPr>
        <w:t xml:space="preserve">high</w:t>
      </w:r>
      <w:r w:rsidDel="00000000" w:rsidR="00000000" w:rsidRPr="00000000">
        <w:rPr>
          <w:rtl w:val="0"/>
        </w:rPr>
        <w:t xml:space="preserve"> in red) and low time pressure (</w:t>
      </w:r>
      <w:r w:rsidDel="00000000" w:rsidR="00000000" w:rsidRPr="00000000">
        <w:rPr>
          <w:i w:val="1"/>
          <w:rtl w:val="0"/>
        </w:rPr>
        <w:t xml:space="preserve">d</w:t>
      </w:r>
      <w:r w:rsidDel="00000000" w:rsidR="00000000" w:rsidRPr="00000000">
        <w:rPr>
          <w:vertAlign w:val="subscript"/>
          <w:rtl w:val="0"/>
        </w:rPr>
        <w:t xml:space="preserve">low</w:t>
      </w:r>
      <w:r w:rsidDel="00000000" w:rsidR="00000000" w:rsidRPr="00000000">
        <w:rPr>
          <w:rtl w:val="0"/>
        </w:rPr>
        <w:t xml:space="preserve"> in blue). A positive </w:t>
      </w:r>
      <w:r w:rsidDel="00000000" w:rsidR="00000000" w:rsidRPr="00000000">
        <w:rPr>
          <w:i w:val="1"/>
          <w:rtl w:val="0"/>
        </w:rPr>
        <w:t xml:space="preserve">d</w:t>
      </w:r>
      <w:r w:rsidDel="00000000" w:rsidR="00000000" w:rsidRPr="00000000">
        <w:rPr>
          <w:vertAlign w:val="subscript"/>
          <w:rtl w:val="0"/>
        </w:rPr>
        <w:t xml:space="preserve">high</w:t>
      </w:r>
      <w:r w:rsidDel="00000000" w:rsidR="00000000" w:rsidRPr="00000000">
        <w:rPr>
          <w:rtl w:val="0"/>
        </w:rPr>
        <w:t xml:space="preserve"> and a negative </w:t>
      </w:r>
      <w:r w:rsidDel="00000000" w:rsidR="00000000" w:rsidRPr="00000000">
        <w:rPr>
          <w:i w:val="1"/>
          <w:rtl w:val="0"/>
        </w:rPr>
        <w:t xml:space="preserve">d</w:t>
      </w:r>
      <w:r w:rsidDel="00000000" w:rsidR="00000000" w:rsidRPr="00000000">
        <w:rPr>
          <w:vertAlign w:val="subscript"/>
          <w:rtl w:val="0"/>
        </w:rPr>
        <w:t xml:space="preserve">low</w:t>
      </w:r>
      <w:r w:rsidDel="00000000" w:rsidR="00000000" w:rsidRPr="00000000">
        <w:rPr>
          <w:rtl w:val="0"/>
        </w:rPr>
        <w:t xml:space="preserve"> provide</w:t>
      </w:r>
      <w:sdt>
        <w:sdtPr>
          <w:id w:val="-1937679037"/>
          <w:tag w:val="goog_rdk_177"/>
        </w:sdtPr>
        <w:sdtContent>
          <w:del w:author="Magda Saraiva" w:id="99" w:date="2025-09-16T11:18:49Z">
            <w:r w:rsidDel="00000000" w:rsidR="00000000" w:rsidRPr="00000000">
              <w:rPr>
                <w:rtl w:val="0"/>
              </w:rPr>
              <w:delText xml:space="preserve">s</w:delText>
            </w:r>
          </w:del>
        </w:sdtContent>
      </w:sdt>
      <w:r w:rsidDel="00000000" w:rsidR="00000000" w:rsidRPr="00000000">
        <w:rPr>
          <w:rtl w:val="0"/>
        </w:rPr>
        <w:t xml:space="preserve"> evidence for the immediate enhancement effect.</w:t>
      </w:r>
      <w:r w:rsidDel="00000000" w:rsidR="00000000" w:rsidRPr="00000000">
        <w:br w:type="page"/>
      </w:r>
      <w:r w:rsidDel="00000000" w:rsidR="00000000" w:rsidRPr="00000000">
        <w:rPr>
          <w:rtl w:val="0"/>
        </w:rPr>
      </w:r>
    </w:p>
    <w:p w:rsidR="00000000" w:rsidDel="00000000" w:rsidP="00000000" w:rsidRDefault="00000000" w:rsidRPr="00000000" w14:paraId="00000236">
      <w:pPr>
        <w:tabs>
          <w:tab w:val="left" w:leader="none" w:pos="3585"/>
        </w:tabs>
        <w:ind w:firstLine="0"/>
        <w:rPr>
          <w:b w:val="1"/>
        </w:rPr>
      </w:pPr>
      <w:r w:rsidDel="00000000" w:rsidR="00000000" w:rsidRPr="00000000">
        <w:rPr>
          <w:b w:val="1"/>
          <w:rtl w:val="0"/>
        </w:rPr>
        <w:t xml:space="preserve">Exploratory analyses and manipulation check</w:t>
      </w:r>
    </w:p>
    <w:p w:rsidR="00000000" w:rsidDel="00000000" w:rsidP="00000000" w:rsidRDefault="00000000" w:rsidRPr="00000000" w14:paraId="00000237">
      <w:pPr>
        <w:rPr/>
      </w:pPr>
      <w:bookmarkStart w:colFirst="0" w:colLast="0" w:name="_heading=h.mol62i9wuvz1" w:id="3"/>
      <w:bookmarkEnd w:id="3"/>
      <w:r w:rsidDel="00000000" w:rsidR="00000000" w:rsidRPr="00000000">
        <w:rPr>
          <w:rtl w:val="0"/>
        </w:rPr>
        <w:t xml:space="preserve">When those who failed the manipulation check (</w:t>
      </w:r>
      <w:r w:rsidDel="00000000" w:rsidR="00000000" w:rsidRPr="00000000">
        <w:rPr>
          <w:i w:val="1"/>
          <w:rtl w:val="0"/>
        </w:rPr>
        <w:t xml:space="preserve">n</w:t>
      </w:r>
      <w:r w:rsidDel="00000000" w:rsidR="00000000" w:rsidRPr="00000000">
        <w:rPr>
          <w:rtl w:val="0"/>
        </w:rPr>
        <w:t xml:space="preserve"> = 308 participants, or 9.4% of final </w:t>
      </w:r>
      <w:r w:rsidDel="00000000" w:rsidR="00000000" w:rsidRPr="00000000">
        <w:rPr>
          <w:i w:val="1"/>
          <w:rtl w:val="0"/>
        </w:rPr>
        <w:t xml:space="preserve">N</w:t>
      </w:r>
      <w:r w:rsidDel="00000000" w:rsidR="00000000" w:rsidRPr="00000000">
        <w:rPr>
          <w:rtl w:val="0"/>
        </w:rPr>
        <w:t xml:space="preserve">) were also excluded in addition to those who failed the suspicion probes and compliance checks, the result was still very similar. The immediate enhancement effect of instruction condition under low and high cognitive load remained negative: </w:t>
      </w:r>
      <w:r w:rsidDel="00000000" w:rsidR="00000000" w:rsidRPr="00000000">
        <w:rPr>
          <w:i w:val="1"/>
          <w:rtl w:val="0"/>
        </w:rPr>
        <w:t xml:space="preserve">d</w:t>
      </w:r>
      <w:r w:rsidDel="00000000" w:rsidR="00000000" w:rsidRPr="00000000">
        <w:rPr>
          <w:vertAlign w:val="subscript"/>
          <w:rtl w:val="0"/>
        </w:rPr>
        <w:t xml:space="preserve">low</w:t>
      </w:r>
      <w:r w:rsidDel="00000000" w:rsidR="00000000" w:rsidRPr="00000000">
        <w:rPr>
          <w:rtl w:val="0"/>
        </w:rPr>
        <w:t xml:space="preserve"> = -0.52 [-0.61, -0.42], </w:t>
      </w:r>
      <w:r w:rsidDel="00000000" w:rsidR="00000000" w:rsidRPr="00000000">
        <w:rPr>
          <w:i w:val="1"/>
          <w:rtl w:val="0"/>
        </w:rPr>
        <w:t xml:space="preserve">p</w:t>
      </w:r>
      <w:r w:rsidDel="00000000" w:rsidR="00000000" w:rsidRPr="00000000">
        <w:rPr>
          <w:rtl w:val="0"/>
        </w:rPr>
        <w:t xml:space="preserve"> &lt; .001 and </w:t>
      </w:r>
      <w:r w:rsidDel="00000000" w:rsidR="00000000" w:rsidRPr="00000000">
        <w:rPr>
          <w:i w:val="1"/>
          <w:rtl w:val="0"/>
        </w:rPr>
        <w:t xml:space="preserve">d</w:t>
      </w:r>
      <w:r w:rsidDel="00000000" w:rsidR="00000000" w:rsidRPr="00000000">
        <w:rPr>
          <w:vertAlign w:val="subscript"/>
          <w:rtl w:val="0"/>
        </w:rPr>
        <w:t xml:space="preserve">high</w:t>
      </w:r>
      <w:r w:rsidDel="00000000" w:rsidR="00000000" w:rsidRPr="00000000">
        <w:rPr>
          <w:rtl w:val="0"/>
        </w:rPr>
        <w:t xml:space="preserve"> = -0.46 [-0.56, -0.37], </w:t>
      </w:r>
      <w:r w:rsidDel="00000000" w:rsidR="00000000" w:rsidRPr="00000000">
        <w:rPr>
          <w:i w:val="1"/>
          <w:rtl w:val="0"/>
        </w:rPr>
        <w:t xml:space="preserve">p</w:t>
      </w:r>
      <w:r w:rsidDel="00000000" w:rsidR="00000000" w:rsidRPr="00000000">
        <w:rPr>
          <w:rtl w:val="0"/>
        </w:rPr>
        <w:t xml:space="preserve"> &lt; .001. In addition, even if data from the six labs with low initial inter-rater reliability were removed, the effect sizes </w:t>
      </w:r>
      <w:sdt>
        <w:sdtPr>
          <w:id w:val="-598982620"/>
          <w:tag w:val="goog_rdk_178"/>
        </w:sdtPr>
        <w:sdtContent>
          <w:del w:author="Kyungmi Kim" w:id="100" w:date="2025-09-27T20:26:36Z">
            <w:r w:rsidDel="00000000" w:rsidR="00000000" w:rsidRPr="00000000">
              <w:rPr>
                <w:rtl w:val="0"/>
              </w:rPr>
              <w:delText xml:space="preserve">also </w:delText>
            </w:r>
          </w:del>
        </w:sdtContent>
      </w:sdt>
      <w:r w:rsidDel="00000000" w:rsidR="00000000" w:rsidRPr="00000000">
        <w:rPr>
          <w:rtl w:val="0"/>
        </w:rPr>
        <w:t xml:space="preserve">did not change appreciably: </w:t>
      </w:r>
      <w:r w:rsidDel="00000000" w:rsidR="00000000" w:rsidRPr="00000000">
        <w:rPr>
          <w:i w:val="1"/>
          <w:rtl w:val="0"/>
        </w:rPr>
        <w:t xml:space="preserve">d</w:t>
      </w:r>
      <w:r w:rsidDel="00000000" w:rsidR="00000000" w:rsidRPr="00000000">
        <w:rPr>
          <w:vertAlign w:val="subscript"/>
          <w:rtl w:val="0"/>
        </w:rPr>
        <w:t xml:space="preserve">low</w:t>
      </w:r>
      <w:r w:rsidDel="00000000" w:rsidR="00000000" w:rsidRPr="00000000">
        <w:rPr>
          <w:rtl w:val="0"/>
        </w:rPr>
        <w:t xml:space="preserve"> = -0.54 [-0.63, -0.45], </w:t>
      </w:r>
      <w:r w:rsidDel="00000000" w:rsidR="00000000" w:rsidRPr="00000000">
        <w:rPr>
          <w:i w:val="1"/>
          <w:rtl w:val="0"/>
        </w:rPr>
        <w:t xml:space="preserve">p</w:t>
      </w:r>
      <w:r w:rsidDel="00000000" w:rsidR="00000000" w:rsidRPr="00000000">
        <w:rPr>
          <w:rtl w:val="0"/>
        </w:rPr>
        <w:t xml:space="preserve"> &lt; .001 and </w:t>
      </w:r>
      <w:r w:rsidDel="00000000" w:rsidR="00000000" w:rsidRPr="00000000">
        <w:rPr>
          <w:i w:val="1"/>
          <w:rtl w:val="0"/>
        </w:rPr>
        <w:t xml:space="preserve">d</w:t>
      </w:r>
      <w:r w:rsidDel="00000000" w:rsidR="00000000" w:rsidRPr="00000000">
        <w:rPr>
          <w:vertAlign w:val="subscript"/>
          <w:rtl w:val="0"/>
        </w:rPr>
        <w:t xml:space="preserve">high</w:t>
      </w:r>
      <w:r w:rsidDel="00000000" w:rsidR="00000000" w:rsidRPr="00000000">
        <w:rPr>
          <w:rtl w:val="0"/>
        </w:rPr>
        <w:t xml:space="preserve"> = -0.46 [-0.56, -0.37], </w:t>
      </w:r>
      <w:r w:rsidDel="00000000" w:rsidR="00000000" w:rsidRPr="00000000">
        <w:rPr>
          <w:i w:val="1"/>
          <w:rtl w:val="0"/>
        </w:rPr>
        <w:t xml:space="preserve">p</w:t>
      </w:r>
      <w:r w:rsidDel="00000000" w:rsidR="00000000" w:rsidRPr="00000000">
        <w:rPr>
          <w:rtl w:val="0"/>
        </w:rPr>
        <w:t xml:space="preserve"> &lt; .001. Lastly, we also coded for region of sampling (12 labs were from Asian countries vs. 24 were from non-Asian countries). Region was not a significant moderator for </w:t>
      </w:r>
      <w:r w:rsidDel="00000000" w:rsidR="00000000" w:rsidRPr="00000000">
        <w:rPr>
          <w:i w:val="1"/>
          <w:rtl w:val="0"/>
        </w:rPr>
        <w:t xml:space="preserve">d</w:t>
      </w:r>
      <w:r w:rsidDel="00000000" w:rsidR="00000000" w:rsidRPr="00000000">
        <w:rPr>
          <w:vertAlign w:val="subscript"/>
          <w:rtl w:val="0"/>
        </w:rPr>
        <w:t xml:space="preserve">low</w:t>
      </w:r>
      <w:r w:rsidDel="00000000" w:rsidR="00000000" w:rsidRPr="00000000">
        <w:rPr>
          <w:rtl w:val="0"/>
        </w:rPr>
        <w:t xml:space="preserve">, </w:t>
      </w:r>
      <w:r w:rsidDel="00000000" w:rsidR="00000000" w:rsidRPr="00000000">
        <w:rPr>
          <w:i w:val="1"/>
          <w:rtl w:val="0"/>
        </w:rPr>
        <w:t xml:space="preserve">Q</w:t>
      </w:r>
      <w:r w:rsidDel="00000000" w:rsidR="00000000" w:rsidRPr="00000000">
        <w:rPr>
          <w:vertAlign w:val="subscript"/>
          <w:rtl w:val="0"/>
        </w:rPr>
        <w:t xml:space="preserve">mod</w:t>
      </w:r>
      <w:r w:rsidDel="00000000" w:rsidR="00000000" w:rsidRPr="00000000">
        <w:rPr>
          <w:rtl w:val="0"/>
        </w:rPr>
        <w:t xml:space="preserve"> = 0.09, </w:t>
      </w:r>
      <w:r w:rsidDel="00000000" w:rsidR="00000000" w:rsidRPr="00000000">
        <w:rPr>
          <w:i w:val="1"/>
          <w:rtl w:val="0"/>
        </w:rPr>
        <w:t xml:space="preserve">p</w:t>
      </w:r>
      <w:r w:rsidDel="00000000" w:rsidR="00000000" w:rsidRPr="00000000">
        <w:rPr>
          <w:rtl w:val="0"/>
        </w:rPr>
        <w:t xml:space="preserve"> = .765, nor </w:t>
      </w:r>
      <w:r w:rsidDel="00000000" w:rsidR="00000000" w:rsidRPr="00000000">
        <w:rPr>
          <w:i w:val="1"/>
          <w:rtl w:val="0"/>
        </w:rPr>
        <w:t xml:space="preserve">d</w:t>
      </w:r>
      <w:r w:rsidDel="00000000" w:rsidR="00000000" w:rsidRPr="00000000">
        <w:rPr>
          <w:vertAlign w:val="subscript"/>
          <w:rtl w:val="0"/>
        </w:rPr>
        <w:t xml:space="preserve">high</w:t>
      </w:r>
      <w:r w:rsidDel="00000000" w:rsidR="00000000" w:rsidRPr="00000000">
        <w:rPr>
          <w:rtl w:val="0"/>
        </w:rPr>
        <w:t xml:space="preserve">, </w:t>
      </w:r>
      <w:r w:rsidDel="00000000" w:rsidR="00000000" w:rsidRPr="00000000">
        <w:rPr>
          <w:i w:val="1"/>
          <w:rtl w:val="0"/>
        </w:rPr>
        <w:t xml:space="preserve">Q</w:t>
      </w:r>
      <w:r w:rsidDel="00000000" w:rsidR="00000000" w:rsidRPr="00000000">
        <w:rPr>
          <w:vertAlign w:val="subscript"/>
          <w:rtl w:val="0"/>
        </w:rPr>
        <w:t xml:space="preserve">mod</w:t>
      </w:r>
      <w:r w:rsidDel="00000000" w:rsidR="00000000" w:rsidRPr="00000000">
        <w:rPr>
          <w:rtl w:val="0"/>
        </w:rPr>
        <w:t xml:space="preserve"> = 0.43, </w:t>
      </w:r>
      <w:r w:rsidDel="00000000" w:rsidR="00000000" w:rsidRPr="00000000">
        <w:rPr>
          <w:i w:val="1"/>
          <w:rtl w:val="0"/>
        </w:rPr>
        <w:t xml:space="preserve">p</w:t>
      </w:r>
      <w:r w:rsidDel="00000000" w:rsidR="00000000" w:rsidRPr="00000000">
        <w:rPr>
          <w:rtl w:val="0"/>
        </w:rPr>
        <w:t xml:space="preserve"> = .512. </w:t>
      </w:r>
    </w:p>
    <w:p w:rsidR="00000000" w:rsidDel="00000000" w:rsidP="00000000" w:rsidRDefault="00000000" w:rsidRPr="00000000" w14:paraId="00000238">
      <w:pPr>
        <w:ind w:firstLine="0"/>
        <w:jc w:val="center"/>
        <w:rPr>
          <w:b w:val="1"/>
        </w:rPr>
      </w:pPr>
      <w:r w:rsidDel="00000000" w:rsidR="00000000" w:rsidRPr="00000000">
        <w:rPr>
          <w:b w:val="1"/>
          <w:rtl w:val="0"/>
        </w:rPr>
        <w:t xml:space="preserve">Study 2 – Replicating the Rebound Effect</w:t>
      </w:r>
    </w:p>
    <w:p w:rsidR="00000000" w:rsidDel="00000000" w:rsidP="00000000" w:rsidRDefault="00000000" w:rsidRPr="00000000" w14:paraId="00000239">
      <w:pPr>
        <w:ind w:firstLine="0"/>
        <w:rPr>
          <w:b w:val="1"/>
        </w:rPr>
      </w:pPr>
      <w:r w:rsidDel="00000000" w:rsidR="00000000" w:rsidRPr="00000000">
        <w:rPr>
          <w:b w:val="1"/>
          <w:rtl w:val="0"/>
        </w:rPr>
        <w:t xml:space="preserve">Participants and Design</w:t>
      </w:r>
    </w:p>
    <w:p w:rsidR="00000000" w:rsidDel="00000000" w:rsidP="00000000" w:rsidRDefault="00000000" w:rsidRPr="00000000" w14:paraId="0000023A">
      <w:pPr>
        <w:rPr/>
      </w:pPr>
      <w:r w:rsidDel="00000000" w:rsidR="00000000" w:rsidRPr="00000000">
        <w:rPr>
          <w:rtl w:val="0"/>
        </w:rPr>
        <w:t xml:space="preserve">To replicate the rebound effect, each lab recruited a minimum post-exclusion sample of 80 participants to a study adopting a 2 (initial instructions: suppression vs. concentration) ×4 (target thought: gorilla vs. tiger vs. food vs. diseases) between-participants experimental design, with target thought included as a random factor only for generalizability purposes, rather than as a central independent variable. In line with the original study, undergraduate students from each university’s research participant pool or equivalent participated in the study for course credit. In accordance </w:t>
      </w:r>
      <w:sdt>
        <w:sdtPr>
          <w:id w:val="-478296565"/>
          <w:tag w:val="goog_rdk_179"/>
        </w:sdtPr>
        <w:sdtContent>
          <w:ins w:author="Wakefield Morys-Carter" w:id="101" w:date="2025-09-30T10:00:46Z">
            <w:r w:rsidDel="00000000" w:rsidR="00000000" w:rsidRPr="00000000">
              <w:rPr>
                <w:rtl w:val="0"/>
              </w:rPr>
              <w:t xml:space="preserve">with</w:t>
            </w:r>
          </w:ins>
        </w:sdtContent>
      </w:sdt>
      <w:sdt>
        <w:sdtPr>
          <w:id w:val="1975415373"/>
          <w:tag w:val="goog_rdk_180"/>
        </w:sdtPr>
        <w:sdtContent>
          <w:del w:author="Wakefield Morys-Carter" w:id="101" w:date="2025-09-30T10:00:46Z">
            <w:r w:rsidDel="00000000" w:rsidR="00000000" w:rsidRPr="00000000">
              <w:rPr>
                <w:rtl w:val="0"/>
              </w:rPr>
              <w:delText xml:space="preserve">to</w:delText>
            </w:r>
          </w:del>
        </w:sdtContent>
      </w:sdt>
      <w:r w:rsidDel="00000000" w:rsidR="00000000" w:rsidRPr="00000000">
        <w:rPr>
          <w:rtl w:val="0"/>
        </w:rPr>
        <w:t xml:space="preserve"> our predetermined exclusion criteria, participants were excluded from analyses if they failed the suspicion probe or failed to comply with experimental instructions, and labs were excluded from the present RRR if they failed to recruit at least 50 participants post-exclusion.</w:t>
      </w:r>
      <w:r w:rsidDel="00000000" w:rsidR="00000000" w:rsidRPr="00000000">
        <w:rPr>
          <w:vertAlign w:val="superscript"/>
        </w:rPr>
        <w:footnoteReference w:customMarkFollows="0" w:id="7"/>
      </w:r>
      <w:r w:rsidDel="00000000" w:rsidR="00000000" w:rsidRPr="00000000">
        <w:rPr>
          <w:rtl w:val="0"/>
        </w:rPr>
        <w:t xml:space="preserve"> .</w:t>
      </w:r>
    </w:p>
    <w:p w:rsidR="00000000" w:rsidDel="00000000" w:rsidP="00000000" w:rsidRDefault="00000000" w:rsidRPr="00000000" w14:paraId="0000023B">
      <w:pPr>
        <w:ind w:firstLine="0"/>
        <w:rPr>
          <w:b w:val="1"/>
        </w:rPr>
      </w:pPr>
      <w:r w:rsidDel="00000000" w:rsidR="00000000" w:rsidRPr="00000000">
        <w:rPr>
          <w:b w:val="1"/>
          <w:rtl w:val="0"/>
        </w:rPr>
        <w:t xml:space="preserve">Procedure and Stimuli</w:t>
      </w:r>
    </w:p>
    <w:p w:rsidR="00000000" w:rsidDel="00000000" w:rsidP="00000000" w:rsidRDefault="00000000" w:rsidRPr="00000000" w14:paraId="0000023C">
      <w:pPr>
        <w:rPr/>
      </w:pPr>
      <w:r w:rsidDel="00000000" w:rsidR="00000000" w:rsidRPr="00000000">
        <w:rPr>
          <w:rtl w:val="0"/>
        </w:rPr>
        <w:t xml:space="preserve">Participants participated individually in a laboratory booth or cubicle equipped with an audio recording device. In line with the original experiment, participants were first given instructions (by an experimenter blind to the purpose of the study) on how to verbalize their stream of consciousness. They were subsequently told that the experiment involves several periods during which they should verbalize to the recording device “everything that comes to mind”, after the experimenter presses record, says “begin”, and leaves the room. After a practice round, the experimenter returned, stopped the recording, and delivered some instructions based on participants’ random allocation. The instructions were as follows:</w:t>
      </w:r>
    </w:p>
    <w:p w:rsidR="00000000" w:rsidDel="00000000" w:rsidP="00000000" w:rsidRDefault="00000000" w:rsidRPr="00000000" w14:paraId="0000023D">
      <w:pPr>
        <w:ind w:left="708" w:firstLine="0"/>
        <w:rPr/>
      </w:pPr>
      <w:r w:rsidDel="00000000" w:rsidR="00000000" w:rsidRPr="00000000">
        <w:rPr>
          <w:rtl w:val="0"/>
        </w:rPr>
        <w:t xml:space="preserve">In the next few minutes, please verbalize your thoughts as you did before, with one exception. This time try (or try not; depending on participant condition) to think of a gorilla/a tiger/food/diseases (depending on participant condition). Every time you mention gorilla/tiger/a food/a disease or have gorilla/tiger/a food/a disease come to mind, please ring the bell</w:t>
      </w:r>
      <w:r w:rsidDel="00000000" w:rsidR="00000000" w:rsidRPr="00000000">
        <w:rPr>
          <w:vertAlign w:val="superscript"/>
        </w:rPr>
        <w:footnoteReference w:customMarkFollows="0" w:id="8"/>
      </w:r>
      <w:r w:rsidDel="00000000" w:rsidR="00000000" w:rsidRPr="00000000">
        <w:rPr>
          <w:rtl w:val="0"/>
        </w:rPr>
        <w:t xml:space="preserve"> on the table before you. </w:t>
      </w:r>
    </w:p>
    <w:p w:rsidR="00000000" w:rsidDel="00000000" w:rsidP="00000000" w:rsidRDefault="00000000" w:rsidRPr="00000000" w14:paraId="0000023E">
      <w:pPr>
        <w:ind w:firstLine="0"/>
        <w:rPr/>
      </w:pPr>
      <w:r w:rsidDel="00000000" w:rsidR="00000000" w:rsidRPr="00000000">
        <w:rPr>
          <w:rtl w:val="0"/>
        </w:rPr>
        <w:tab/>
        <w:t xml:space="preserve">The experimenter then started recording, said “begin”, and left the room. After five minutes, the experimenter returned, stopped the recording, and gave participants a final set of instructions as follows:</w:t>
      </w:r>
    </w:p>
    <w:p w:rsidR="00000000" w:rsidDel="00000000" w:rsidP="00000000" w:rsidRDefault="00000000" w:rsidRPr="00000000" w14:paraId="0000023F">
      <w:pPr>
        <w:ind w:left="708" w:firstLine="0"/>
        <w:rPr/>
      </w:pPr>
      <w:r w:rsidDel="00000000" w:rsidR="00000000" w:rsidRPr="00000000">
        <w:rPr>
          <w:rtl w:val="0"/>
        </w:rPr>
        <w:t xml:space="preserve">Thanks for completing this task, there is just one more round left. So for the next few minutes, please just verbalize your thoughts as you did before, that is (or but this time; depending on participant condition), try to think of a gorilla/a tiger/food/diseases (depending on participant condition). Every time you mention gorilla/tiger/a food/a disease or have gorilla/tiger/a food/a disease come to mind, please ring the bell on the table before you.</w:t>
      </w:r>
    </w:p>
    <w:p w:rsidR="00000000" w:rsidDel="00000000" w:rsidP="00000000" w:rsidRDefault="00000000" w:rsidRPr="00000000" w14:paraId="00000240">
      <w:pPr>
        <w:rPr/>
      </w:pPr>
      <w:r w:rsidDel="00000000" w:rsidR="00000000" w:rsidRPr="00000000">
        <w:rPr>
          <w:rtl w:val="0"/>
        </w:rPr>
        <w:t xml:space="preserve">The experimenter then started recording, said “begin”, and left the room. After five minutes, the experimenter returned, stopped the recording, and asked participants to complete a final handout. This handout contained an additional dependent measure (“looking back on the last two rounds, what percentage of time do you think you spent thinking about a gorilla/a tiger/food/diseases (depending on participant condition)? Please answer with a percentage between 0 and 100 for each of the last 2 rounds”). Finally, participants were asked to complete a handout with a probe of their awareness of the aims of the present study, followed by another handout with a manipulation check item and some demographic questions. Participants were then handed the debriefing sheet</w:t>
      </w:r>
      <w:sdt>
        <w:sdtPr>
          <w:id w:val="1654884670"/>
          <w:tag w:val="goog_rdk_181"/>
        </w:sdtPr>
        <w:sdtContent>
          <w:del w:author="Magda Saraiva" w:id="102" w:date="2025-09-16T14:09:32Z">
            <w:r w:rsidDel="00000000" w:rsidR="00000000" w:rsidRPr="00000000">
              <w:rPr>
                <w:rtl w:val="0"/>
              </w:rPr>
              <w:delText xml:space="preserve">,</w:delText>
            </w:r>
          </w:del>
        </w:sdtContent>
      </w:sdt>
      <w:r w:rsidDel="00000000" w:rsidR="00000000" w:rsidRPr="00000000">
        <w:rPr>
          <w:rtl w:val="0"/>
        </w:rPr>
        <w:t xml:space="preserve"> and thanked for their participation. </w:t>
      </w:r>
    </w:p>
    <w:p w:rsidR="00000000" w:rsidDel="00000000" w:rsidP="00000000" w:rsidRDefault="00000000" w:rsidRPr="00000000" w14:paraId="00000241">
      <w:pPr>
        <w:ind w:firstLine="0"/>
        <w:rPr>
          <w:b w:val="1"/>
        </w:rPr>
      </w:pPr>
      <w:r w:rsidDel="00000000" w:rsidR="00000000" w:rsidRPr="00000000">
        <w:rPr>
          <w:b w:val="1"/>
          <w:rtl w:val="0"/>
        </w:rPr>
        <w:t xml:space="preserve">A Priori Statistical Power Considerations</w:t>
      </w:r>
    </w:p>
    <w:p w:rsidR="00000000" w:rsidDel="00000000" w:rsidP="00000000" w:rsidRDefault="00000000" w:rsidRPr="00000000" w14:paraId="00000242">
      <w:pPr>
        <w:ind w:firstLine="0"/>
        <w:rPr/>
      </w:pPr>
      <w:r w:rsidDel="00000000" w:rsidR="00000000" w:rsidRPr="00000000">
        <w:rPr>
          <w:rtl w:val="0"/>
        </w:rPr>
        <w:tab/>
        <w:t xml:space="preserve">As per Study 1, we expected 80 participants per lab for Study 2, and conducted an a priori sensitivity statistical power analysis using conservative parameters. Wegner et al.’s (1987) original study demonstrated a large rebound effect size (</w:t>
      </w:r>
      <w:r w:rsidDel="00000000" w:rsidR="00000000" w:rsidRPr="00000000">
        <w:rPr>
          <w:i w:val="1"/>
          <w:rtl w:val="0"/>
        </w:rPr>
        <w:t xml:space="preserve">d</w:t>
      </w:r>
      <w:r w:rsidDel="00000000" w:rsidR="00000000" w:rsidRPr="00000000">
        <w:rPr>
          <w:rtl w:val="0"/>
        </w:rPr>
        <w:t xml:space="preserve"> = 0.77). Assuming that we only managed to obtain the minimum sample (80) from each of the smallest plausible number of labs (37), this would total 2960 participants for Study 2. When setting α at .05 and the to-be-detected effect size as “small” (</w:t>
      </w:r>
      <w:r w:rsidDel="00000000" w:rsidR="00000000" w:rsidRPr="00000000">
        <w:rPr>
          <w:i w:val="1"/>
          <w:rtl w:val="0"/>
        </w:rPr>
        <w:t xml:space="preserve">d</w:t>
      </w:r>
      <w:r w:rsidDel="00000000" w:rsidR="00000000" w:rsidRPr="00000000">
        <w:rPr>
          <w:rtl w:val="0"/>
        </w:rPr>
        <w:t xml:space="preserve"> = 0.20), we obtained a power of 81.7% based on our power analysis using the package </w:t>
      </w:r>
      <w:r w:rsidDel="00000000" w:rsidR="00000000" w:rsidRPr="00000000">
        <w:rPr>
          <w:rFonts w:ascii="Consolas" w:cs="Consolas" w:eastAsia="Consolas" w:hAnsi="Consolas"/>
          <w:rtl w:val="0"/>
        </w:rPr>
        <w:t xml:space="preserve">simr</w:t>
      </w:r>
      <w:r w:rsidDel="00000000" w:rsidR="00000000" w:rsidRPr="00000000">
        <w:rPr>
          <w:rtl w:val="0"/>
        </w:rPr>
        <w:t xml:space="preserve"> (5000 simulations; </w:t>
      </w:r>
      <w:r w:rsidDel="00000000" w:rsidR="00000000" w:rsidRPr="00000000">
        <w:rPr>
          <w:i w:val="1"/>
          <w:rtl w:val="0"/>
        </w:rPr>
        <w:t xml:space="preserve">N</w:t>
      </w:r>
      <w:r w:rsidDel="00000000" w:rsidR="00000000" w:rsidRPr="00000000">
        <w:rPr>
          <w:rtl w:val="0"/>
        </w:rPr>
        <w:t xml:space="preserve"> = 2958). Further details of our power analysis are available on OSF (https://osf.io/u3nza/).</w:t>
      </w:r>
    </w:p>
    <w:p w:rsidR="00000000" w:rsidDel="00000000" w:rsidP="00000000" w:rsidRDefault="00000000" w:rsidRPr="00000000" w14:paraId="00000243">
      <w:pPr>
        <w:ind w:firstLine="0"/>
        <w:rPr>
          <w:b w:val="1"/>
        </w:rPr>
      </w:pPr>
      <w:r w:rsidDel="00000000" w:rsidR="00000000" w:rsidRPr="00000000">
        <w:rPr>
          <w:b w:val="1"/>
          <w:rtl w:val="0"/>
        </w:rPr>
        <w:t xml:space="preserve">Protocol Variation</w:t>
      </w:r>
    </w:p>
    <w:p w:rsidR="00000000" w:rsidDel="00000000" w:rsidP="00000000" w:rsidRDefault="00000000" w:rsidRPr="00000000" w14:paraId="00000244">
      <w:pPr>
        <w:rPr/>
      </w:pPr>
      <w:r w:rsidDel="00000000" w:rsidR="00000000" w:rsidRPr="00000000">
        <w:rPr>
          <w:rtl w:val="0"/>
        </w:rPr>
        <w:t xml:space="preserve">In Wegner et al’s (1987) original study, </w:t>
      </w:r>
      <w:sdt>
        <w:sdtPr>
          <w:id w:val="-940547334"/>
          <w:tag w:val="goog_rdk_182"/>
        </w:sdtPr>
        <w:sdtContent>
          <w:ins w:author="Magda Saraiva" w:id="103" w:date="2025-09-16T14:09:49Z">
            <w:sdt>
              <w:sdtPr>
                <w:id w:val="1141018517"/>
                <w:tag w:val="goog_rdk_183"/>
              </w:sdtPr>
              <w:sdtContent>
                <w:del w:author="Kyungmi Kim" w:id="104" w:date="2025-09-27T20:38:21Z"/>
              </w:sdtContent>
            </w:sdt>
          </w:ins>
          <w:sdt>
            <w:sdtPr>
              <w:id w:val="1776653096"/>
              <w:tag w:val="goog_rdk_184"/>
            </w:sdtPr>
            <w:sdtContent>
              <w:ins w:author="Magda Saraiva" w:id="103" w:date="2025-09-16T14:09:49Z">
                <w:del w:author="Kyungmi Kim" w:id="104" w:date="2025-09-27T20:38:21Z">
                  <w:r w:rsidDel="00000000" w:rsidR="00000000" w:rsidRPr="00000000">
                    <w:rPr>
                      <w:rtl w:val="0"/>
                      <w:rPrChange w:author="Magda Saraiva" w:id="105" w:date="2025-09-16T14:09:49Z">
                        <w:rPr/>
                      </w:rPrChange>
                    </w:rPr>
                    <w:delText xml:space="preserve">a </w:delText>
                  </w:r>
                </w:del>
              </w:ins>
            </w:sdtContent>
          </w:sdt>
          <w:ins w:author="Magda Saraiva" w:id="103" w:date="2025-09-16T14:09:49Z">
            <w:del w:author="Kyungmi Kim" w:id="104" w:date="2025-09-27T20:38:21Z"/>
          </w:ins>
        </w:sdtContent>
      </w:sdt>
      <w:r w:rsidDel="00000000" w:rsidR="00000000" w:rsidRPr="00000000">
        <w:rPr>
          <w:i w:val="1"/>
          <w:rtl w:val="0"/>
        </w:rPr>
        <w:t xml:space="preserve">white bear</w:t>
      </w:r>
      <w:r w:rsidDel="00000000" w:rsidR="00000000" w:rsidRPr="00000000">
        <w:rPr>
          <w:rtl w:val="0"/>
        </w:rPr>
        <w:t xml:space="preserve"> was used as the target thought. However, given the well-known nature of the “white bear study” in the field, to minimize suspicion, we used </w:t>
      </w:r>
      <w:r w:rsidDel="00000000" w:rsidR="00000000" w:rsidRPr="00000000">
        <w:rPr>
          <w:i w:val="1"/>
          <w:rtl w:val="0"/>
        </w:rPr>
        <w:t xml:space="preserve">gorilla</w:t>
      </w:r>
      <w:r w:rsidDel="00000000" w:rsidR="00000000" w:rsidRPr="00000000">
        <w:rPr>
          <w:rtl w:val="0"/>
        </w:rPr>
        <w:t xml:space="preserve"> as the target thought instead. Furthermore, given that people rarely suppress neutral entities such as white bears or gorillas in real life, we included an additional, more ecologically valid target thought of </w:t>
      </w:r>
      <w:r w:rsidDel="00000000" w:rsidR="00000000" w:rsidRPr="00000000">
        <w:rPr>
          <w:i w:val="1"/>
          <w:rtl w:val="0"/>
        </w:rPr>
        <w:t xml:space="preserve">food</w:t>
      </w:r>
      <w:r w:rsidDel="00000000" w:rsidR="00000000" w:rsidRPr="00000000">
        <w:rPr>
          <w:rtl w:val="0"/>
        </w:rPr>
        <w:t xml:space="preserve">. Moreover, to increase generalizability across word stimuli, we added two more target words, one neutral – </w:t>
      </w:r>
      <w:r w:rsidDel="00000000" w:rsidR="00000000" w:rsidRPr="00000000">
        <w:rPr>
          <w:i w:val="1"/>
          <w:rtl w:val="0"/>
        </w:rPr>
        <w:t xml:space="preserve">tiger</w:t>
      </w:r>
      <w:r w:rsidDel="00000000" w:rsidR="00000000" w:rsidRPr="00000000">
        <w:rPr>
          <w:rtl w:val="0"/>
        </w:rPr>
        <w:t xml:space="preserve">, and one commonly suppressed thought – </w:t>
      </w:r>
      <w:r w:rsidDel="00000000" w:rsidR="00000000" w:rsidRPr="00000000">
        <w:rPr>
          <w:i w:val="1"/>
          <w:rtl w:val="0"/>
        </w:rPr>
        <w:t xml:space="preserve">diseases</w:t>
      </w:r>
      <w:r w:rsidDel="00000000" w:rsidR="00000000" w:rsidRPr="00000000">
        <w:rPr>
          <w:rtl w:val="0"/>
        </w:rPr>
        <w:t xml:space="preserve">. The biggest difference in the protocol, however, was the change in the nature of the second period instructions for the initial concentration group. In the original study, the initial suppression group engaged in thought suppression first, followed by concentration in the second period, while the initial concentration group completed these two periods in the opposite order. The original study therefore established the rebound effect by comparing between the post-suppression concentration period of one group and the initial concentration period of the other group. This design may have been prone to the confound of fatigue since one group’s first period was compared with another group’s second period. We illustrate this problem and our solution to it in Table 3. Given this concern, we decided to change the second period’s instructions for the initial concentration group from suppression to concentration, as this allows us to compare the second period of both conditions, and hence rule out potential fatigue effects. At the same time, this change still allows us to retain the relevant conditions and periods to make the same comparison as in the original study. </w:t>
      </w:r>
    </w:p>
    <w:p w:rsidR="00000000" w:rsidDel="00000000" w:rsidP="00000000" w:rsidRDefault="00000000" w:rsidRPr="00000000" w14:paraId="00000245">
      <w:pPr>
        <w:ind w:firstLine="0"/>
        <w:rPr>
          <w:b w:val="1"/>
        </w:rPr>
      </w:pPr>
      <w:r w:rsidDel="00000000" w:rsidR="00000000" w:rsidRPr="00000000">
        <w:rPr>
          <w:b w:val="1"/>
          <w:rtl w:val="0"/>
        </w:rPr>
        <w:t xml:space="preserve">Table 3</w:t>
      </w:r>
    </w:p>
    <w:p w:rsidR="00000000" w:rsidDel="00000000" w:rsidP="00000000" w:rsidRDefault="00000000" w:rsidRPr="00000000" w14:paraId="00000246">
      <w:pPr>
        <w:ind w:firstLine="0"/>
        <w:rPr>
          <w:i w:val="1"/>
        </w:rPr>
      </w:pPr>
      <w:r w:rsidDel="00000000" w:rsidR="00000000" w:rsidRPr="00000000">
        <w:rPr>
          <w:i w:val="1"/>
          <w:rtl w:val="0"/>
        </w:rPr>
        <w:t xml:space="preserve">Possible confound in Wegner et al. (1987)</w:t>
      </w:r>
    </w:p>
    <w:tbl>
      <w:tblPr>
        <w:tblStyle w:val="Table6"/>
        <w:tblW w:w="9300.000000000002"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178"/>
        <w:gridCol w:w="3561"/>
        <w:gridCol w:w="3561"/>
        <w:tblGridChange w:id="0">
          <w:tblGrid>
            <w:gridCol w:w="2178"/>
            <w:gridCol w:w="3561"/>
            <w:gridCol w:w="3561"/>
          </w:tblGrid>
        </w:tblGridChange>
      </w:tblGrid>
      <w:tr>
        <w:trPr>
          <w:cantSplit w:val="0"/>
          <w:tblHeader w:val="0"/>
        </w:trPr>
        <w:tc>
          <w:tcPr>
            <w:tcBorders>
              <w:top w:color="000000" w:space="0" w:sz="4" w:val="single"/>
              <w:bottom w:color="000000" w:space="0" w:sz="4" w:val="single"/>
            </w:tcBorders>
          </w:tcPr>
          <w:p w:rsidR="00000000" w:rsidDel="00000000" w:rsidP="00000000" w:rsidRDefault="00000000" w:rsidRPr="00000000" w14:paraId="00000247">
            <w:pPr>
              <w:ind w:firstLine="0"/>
              <w:jc w:val="center"/>
              <w:rPr/>
            </w:pPr>
            <w:r w:rsidDel="00000000" w:rsidR="00000000" w:rsidRPr="00000000">
              <w:rPr>
                <w:rtl w:val="0"/>
              </w:rPr>
              <w:t xml:space="preserve">Condition</w:t>
            </w:r>
          </w:p>
        </w:tc>
        <w:tc>
          <w:tcPr>
            <w:tcBorders>
              <w:top w:color="000000" w:space="0" w:sz="4" w:val="single"/>
              <w:bottom w:color="000000" w:space="0" w:sz="4" w:val="single"/>
            </w:tcBorders>
          </w:tcPr>
          <w:p w:rsidR="00000000" w:rsidDel="00000000" w:rsidP="00000000" w:rsidRDefault="00000000" w:rsidRPr="00000000" w14:paraId="00000248">
            <w:pPr>
              <w:ind w:firstLine="0"/>
              <w:jc w:val="center"/>
              <w:rPr/>
            </w:pPr>
            <w:r w:rsidDel="00000000" w:rsidR="00000000" w:rsidRPr="00000000">
              <w:rPr>
                <w:rtl w:val="0"/>
              </w:rPr>
              <w:t xml:space="preserve">Period 1</w:t>
            </w:r>
          </w:p>
        </w:tc>
        <w:tc>
          <w:tcPr>
            <w:tcBorders>
              <w:top w:color="000000" w:space="0" w:sz="4" w:val="single"/>
              <w:bottom w:color="000000" w:space="0" w:sz="4" w:val="single"/>
            </w:tcBorders>
          </w:tcPr>
          <w:p w:rsidR="00000000" w:rsidDel="00000000" w:rsidP="00000000" w:rsidRDefault="00000000" w:rsidRPr="00000000" w14:paraId="00000249">
            <w:pPr>
              <w:ind w:firstLine="0"/>
              <w:jc w:val="center"/>
              <w:rPr/>
            </w:pPr>
            <w:r w:rsidDel="00000000" w:rsidR="00000000" w:rsidRPr="00000000">
              <w:rPr>
                <w:rtl w:val="0"/>
              </w:rPr>
              <w:t xml:space="preserve">Period 2</w:t>
            </w:r>
          </w:p>
        </w:tc>
      </w:tr>
      <w:tr>
        <w:trPr>
          <w:cantSplit w:val="0"/>
          <w:tblHeader w:val="0"/>
        </w:trPr>
        <w:tc>
          <w:tcPr>
            <w:tcBorders>
              <w:top w:color="000000" w:space="0" w:sz="4" w:val="single"/>
            </w:tcBorders>
          </w:tcPr>
          <w:p w:rsidR="00000000" w:rsidDel="00000000" w:rsidP="00000000" w:rsidRDefault="00000000" w:rsidRPr="00000000" w14:paraId="0000024A">
            <w:pPr>
              <w:ind w:firstLine="0"/>
              <w:jc w:val="center"/>
              <w:rPr/>
            </w:pPr>
            <w:r w:rsidDel="00000000" w:rsidR="00000000" w:rsidRPr="00000000">
              <w:rPr>
                <w:rtl w:val="0"/>
              </w:rPr>
              <w:t xml:space="preserve">Initial suppression</w:t>
            </w:r>
          </w:p>
        </w:tc>
        <w:tc>
          <w:tcPr>
            <w:tcBorders>
              <w:top w:color="000000" w:space="0" w:sz="4" w:val="single"/>
            </w:tcBorders>
          </w:tcPr>
          <w:p w:rsidR="00000000" w:rsidDel="00000000" w:rsidP="00000000" w:rsidRDefault="00000000" w:rsidRPr="00000000" w14:paraId="0000024B">
            <w:pPr>
              <w:ind w:firstLine="0"/>
              <w:jc w:val="center"/>
              <w:rPr/>
            </w:pPr>
            <w:r w:rsidDel="00000000" w:rsidR="00000000" w:rsidRPr="00000000">
              <w:rPr>
                <w:rtl w:val="0"/>
              </w:rPr>
              <w:t xml:space="preserve">Suppression</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1637434</wp:posOffset>
                      </wp:positionH>
                      <wp:positionV relativeFrom="paragraph">
                        <wp:posOffset>117604</wp:posOffset>
                      </wp:positionV>
                      <wp:extent cx="1228725" cy="355514"/>
                      <wp:effectExtent b="0" l="0" r="0" t="0"/>
                      <wp:wrapNone/>
                      <wp:docPr id="1974349997" name=""/>
                      <a:graphic>
                        <a:graphicData uri="http://schemas.microsoft.com/office/word/2010/wordprocessingShape">
                          <wps:wsp>
                            <wps:cNvCnPr/>
                            <wps:spPr>
                              <a:xfrm flipH="1" rot="10800000">
                                <a:off x="4736400" y="3607006"/>
                                <a:ext cx="1219200" cy="345989"/>
                              </a:xfrm>
                              <a:prstGeom prst="straightConnector1">
                                <a:avLst/>
                              </a:prstGeom>
                              <a:noFill/>
                              <a:ln cap="flat" cmpd="sng" w="9525">
                                <a:solidFill>
                                  <a:schemeClr val="dk1"/>
                                </a:solidFill>
                                <a:prstDash val="dash"/>
                                <a:miter lim="800000"/>
                                <a:headEnd len="med" w="med" type="triangl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1637434</wp:posOffset>
                      </wp:positionH>
                      <wp:positionV relativeFrom="paragraph">
                        <wp:posOffset>117604</wp:posOffset>
                      </wp:positionV>
                      <wp:extent cx="1228725" cy="355514"/>
                      <wp:effectExtent b="0" l="0" r="0" t="0"/>
                      <wp:wrapNone/>
                      <wp:docPr id="1974349997" name="image1.png"/>
                      <a:graphic>
                        <a:graphicData uri="http://schemas.openxmlformats.org/drawingml/2006/picture">
                          <pic:pic>
                            <pic:nvPicPr>
                              <pic:cNvPr id="0" name="image1.png"/>
                              <pic:cNvPicPr preferRelativeResize="0"/>
                            </pic:nvPicPr>
                            <pic:blipFill>
                              <a:blip r:embed="rId16"/>
                              <a:srcRect/>
                              <a:stretch>
                                <a:fillRect/>
                              </a:stretch>
                            </pic:blipFill>
                            <pic:spPr>
                              <a:xfrm>
                                <a:off x="0" y="0"/>
                                <a:ext cx="1228725" cy="355514"/>
                              </a:xfrm>
                              <a:prstGeom prst="rect"/>
                              <a:ln/>
                            </pic:spPr>
                          </pic:pic>
                        </a:graphicData>
                      </a:graphic>
                    </wp:anchor>
                  </w:drawing>
                </mc:Fallback>
              </mc:AlternateContent>
            </w:r>
          </w:p>
        </w:tc>
        <w:tc>
          <w:tcPr>
            <w:tcBorders>
              <w:top w:color="000000" w:space="0" w:sz="4" w:val="single"/>
            </w:tcBorders>
          </w:tcPr>
          <w:p w:rsidR="00000000" w:rsidDel="00000000" w:rsidP="00000000" w:rsidRDefault="00000000" w:rsidRPr="00000000" w14:paraId="0000024C">
            <w:pPr>
              <w:ind w:firstLine="0"/>
              <w:jc w:val="center"/>
              <w:rPr/>
            </w:pPr>
            <w:r w:rsidDel="00000000" w:rsidR="00000000" w:rsidRPr="00000000">
              <w:rPr>
                <w:rtl w:val="0"/>
              </w:rPr>
              <w:t xml:space="preserve">Concentration</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876657</wp:posOffset>
                      </wp:positionH>
                      <wp:positionV relativeFrom="paragraph">
                        <wp:posOffset>-119979</wp:posOffset>
                      </wp:positionV>
                      <wp:extent cx="906683" cy="908336"/>
                      <wp:effectExtent b="0" l="0" r="0" t="0"/>
                      <wp:wrapNone/>
                      <wp:docPr id="1974349998" name=""/>
                      <a:graphic>
                        <a:graphicData uri="http://schemas.microsoft.com/office/word/2010/wordprocessingShape">
                          <wps:wsp>
                            <wps:cNvSpPr/>
                            <wps:cNvPr id="3" name="Shape 3"/>
                            <wps:spPr>
                              <a:xfrm rot="2653512">
                                <a:off x="5046605" y="3447116"/>
                                <a:ext cx="598790" cy="665768"/>
                              </a:xfrm>
                              <a:prstGeom prst="arc">
                                <a:avLst>
                                  <a:gd fmla="val 16200000" name="adj1"/>
                                  <a:gd fmla="val 0" name="adj2"/>
                                </a:avLst>
                              </a:prstGeom>
                              <a:noFill/>
                              <a:ln cap="flat" cmpd="sng" w="9525">
                                <a:solidFill>
                                  <a:schemeClr val="dk1"/>
                                </a:solidFill>
                                <a:prstDash val="solid"/>
                                <a:miter lim="800000"/>
                                <a:headEnd len="med" w="med" type="triangle"/>
                                <a:tailEnd len="med" w="med" type="triangl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876657</wp:posOffset>
                      </wp:positionH>
                      <wp:positionV relativeFrom="paragraph">
                        <wp:posOffset>-119979</wp:posOffset>
                      </wp:positionV>
                      <wp:extent cx="906683" cy="908336"/>
                      <wp:effectExtent b="0" l="0" r="0" t="0"/>
                      <wp:wrapNone/>
                      <wp:docPr id="1974349998" name="image2.png"/>
                      <a:graphic>
                        <a:graphicData uri="http://schemas.openxmlformats.org/drawingml/2006/picture">
                          <pic:pic>
                            <pic:nvPicPr>
                              <pic:cNvPr id="0" name="image2.png"/>
                              <pic:cNvPicPr preferRelativeResize="0"/>
                            </pic:nvPicPr>
                            <pic:blipFill>
                              <a:blip r:embed="rId16"/>
                              <a:srcRect/>
                              <a:stretch>
                                <a:fillRect/>
                              </a:stretch>
                            </pic:blipFill>
                            <pic:spPr>
                              <a:xfrm>
                                <a:off x="0" y="0"/>
                                <a:ext cx="906683" cy="908336"/>
                              </a:xfrm>
                              <a:prstGeom prst="rect"/>
                              <a:ln/>
                            </pic:spPr>
                          </pic:pic>
                        </a:graphicData>
                      </a:graphic>
                    </wp:anchor>
                  </w:drawing>
                </mc:Fallback>
              </mc:AlternateContent>
            </w:r>
          </w:p>
        </w:tc>
      </w:tr>
      <w:tr>
        <w:trPr>
          <w:cantSplit w:val="0"/>
          <w:tblHeader w:val="0"/>
        </w:trPr>
        <w:tc>
          <w:tcPr>
            <w:tcBorders>
              <w:bottom w:color="000000" w:space="0" w:sz="4" w:val="single"/>
            </w:tcBorders>
          </w:tcPr>
          <w:p w:rsidR="00000000" w:rsidDel="00000000" w:rsidP="00000000" w:rsidRDefault="00000000" w:rsidRPr="00000000" w14:paraId="0000024D">
            <w:pPr>
              <w:ind w:firstLine="0"/>
              <w:jc w:val="center"/>
              <w:rPr/>
            </w:pPr>
            <w:r w:rsidDel="00000000" w:rsidR="00000000" w:rsidRPr="00000000">
              <w:rPr>
                <w:rtl w:val="0"/>
              </w:rPr>
              <w:t xml:space="preserve">Initial concentration</w:t>
            </w:r>
          </w:p>
        </w:tc>
        <w:tc>
          <w:tcPr>
            <w:tcBorders>
              <w:bottom w:color="000000" w:space="0" w:sz="4" w:val="single"/>
            </w:tcBorders>
          </w:tcPr>
          <w:p w:rsidR="00000000" w:rsidDel="00000000" w:rsidP="00000000" w:rsidRDefault="00000000" w:rsidRPr="00000000" w14:paraId="0000024E">
            <w:pPr>
              <w:ind w:firstLine="0"/>
              <w:jc w:val="center"/>
              <w:rPr/>
            </w:pPr>
            <w:r w:rsidDel="00000000" w:rsidR="00000000" w:rsidRPr="00000000">
              <w:rPr>
                <w:rtl w:val="0"/>
              </w:rPr>
              <w:t xml:space="preserve">Concentration</w:t>
            </w:r>
          </w:p>
        </w:tc>
        <w:tc>
          <w:tcPr>
            <w:tcBorders>
              <w:bottom w:color="000000" w:space="0" w:sz="4" w:val="single"/>
            </w:tcBorders>
          </w:tcPr>
          <w:p w:rsidR="00000000" w:rsidDel="00000000" w:rsidP="00000000" w:rsidRDefault="00000000" w:rsidRPr="00000000" w14:paraId="0000024F">
            <w:pPr>
              <w:ind w:firstLine="0"/>
              <w:jc w:val="center"/>
              <w:rPr/>
            </w:pPr>
            <w:r w:rsidDel="00000000" w:rsidR="00000000" w:rsidRPr="00000000">
              <w:rPr>
                <w:rtl w:val="0"/>
              </w:rPr>
              <w:t xml:space="preserve">Concentration</w:t>
            </w:r>
          </w:p>
        </w:tc>
      </w:tr>
    </w:tbl>
    <w:p w:rsidR="00000000" w:rsidDel="00000000" w:rsidP="00000000" w:rsidRDefault="00000000" w:rsidRPr="00000000" w14:paraId="00000250">
      <w:pPr>
        <w:ind w:firstLine="0"/>
        <w:rPr/>
      </w:pPr>
      <w:r w:rsidDel="00000000" w:rsidR="00000000" w:rsidRPr="00000000">
        <w:rPr>
          <w:i w:val="1"/>
          <w:rtl w:val="0"/>
        </w:rPr>
        <w:t xml:space="preserve">Note:</w:t>
      </w:r>
      <w:r w:rsidDel="00000000" w:rsidR="00000000" w:rsidRPr="00000000">
        <w:rPr>
          <w:rtl w:val="0"/>
        </w:rPr>
        <w:t xml:space="preserve"> Dashed line arrow indicates the comparison in Wegner et al. (1987); solid line arrow indicates the comparison in the current study.</w:t>
      </w:r>
    </w:p>
    <w:p w:rsidR="00000000" w:rsidDel="00000000" w:rsidP="00000000" w:rsidRDefault="00000000" w:rsidRPr="00000000" w14:paraId="00000251">
      <w:pPr>
        <w:rPr/>
      </w:pPr>
      <w:r w:rsidDel="00000000" w:rsidR="00000000" w:rsidRPr="00000000">
        <w:rPr>
          <w:rtl w:val="0"/>
        </w:rPr>
        <w:t xml:space="preserve">In addition, we added a measure to obtain participants’ retrospective self-reported estimates of the proportion of the time they spent thinking of the target thought over the course of the experiment. This measure of target thought duration was an important addition</w:t>
      </w:r>
      <w:sdt>
        <w:sdtPr>
          <w:id w:val="-1511513345"/>
          <w:tag w:val="goog_rdk_185"/>
        </w:sdtPr>
        <w:sdtContent>
          <w:ins w:author="Magda Saraiva" w:id="106" w:date="2025-09-16T14:10:16Z">
            <w:r w:rsidDel="00000000" w:rsidR="00000000" w:rsidRPr="00000000">
              <w:rPr>
                <w:rtl w:val="0"/>
              </w:rPr>
              <w:t xml:space="preserve">,</w:t>
            </w:r>
          </w:ins>
        </w:sdtContent>
      </w:sdt>
      <w:r w:rsidDel="00000000" w:rsidR="00000000" w:rsidRPr="00000000">
        <w:rPr>
          <w:rtl w:val="0"/>
        </w:rPr>
        <w:t xml:space="preserve"> given that the dependent measures used in the original study only measured target thought frequency. </w:t>
      </w:r>
    </w:p>
    <w:p w:rsidR="00000000" w:rsidDel="00000000" w:rsidP="00000000" w:rsidRDefault="00000000" w:rsidRPr="00000000" w14:paraId="00000252">
      <w:pPr>
        <w:rPr/>
      </w:pPr>
      <w:r w:rsidDel="00000000" w:rsidR="00000000" w:rsidRPr="00000000">
        <w:rPr>
          <w:rtl w:val="0"/>
        </w:rPr>
        <w:t xml:space="preserve">As with Study 1, an additional element of variation </w:t>
      </w:r>
      <w:sdt>
        <w:sdtPr>
          <w:id w:val="1481272044"/>
          <w:tag w:val="goog_rdk_186"/>
        </w:sdtPr>
        <w:sdtContent>
          <w:ins w:author="Magda Saraiva" w:id="107" w:date="2025-09-16T14:10:25Z"/>
          <w:sdt>
            <w:sdtPr>
              <w:id w:val="-1621279720"/>
              <w:tag w:val="goog_rdk_187"/>
            </w:sdtPr>
            <w:sdtContent>
              <w:ins w:author="Magda Saraiva" w:id="107" w:date="2025-09-16T14:10:25Z">
                <w:r w:rsidDel="00000000" w:rsidR="00000000" w:rsidRPr="00000000">
                  <w:rPr>
                    <w:rtl w:val="0"/>
                    <w:rPrChange w:author="Magda Saraiva" w:id="108" w:date="2025-09-16T14:10:25Z">
                      <w:rPr/>
                    </w:rPrChange>
                  </w:rPr>
                  <w:t xml:space="preserve">was </w:t>
                </w:r>
              </w:ins>
            </w:sdtContent>
          </w:sdt>
          <w:ins w:author="Magda Saraiva" w:id="107" w:date="2025-09-16T14:10:25Z"/>
        </w:sdtContent>
      </w:sdt>
      <w:r w:rsidDel="00000000" w:rsidR="00000000" w:rsidRPr="00000000">
        <w:rPr>
          <w:rtl w:val="0"/>
        </w:rPr>
        <w:t xml:space="preserve">included to improve the rigor of the present study</w:t>
      </w:r>
      <w:sdt>
        <w:sdtPr>
          <w:id w:val="-1075843016"/>
          <w:tag w:val="goog_rdk_188"/>
        </w:sdtPr>
        <w:sdtContent>
          <w:ins w:author="Magda Saraiva" w:id="109" w:date="2025-09-16T14:10:33Z">
            <w:r w:rsidDel="00000000" w:rsidR="00000000" w:rsidRPr="00000000">
              <w:rPr>
                <w:rtl w:val="0"/>
              </w:rPr>
              <w:t xml:space="preserve">,</w:t>
            </w:r>
          </w:ins>
        </w:sdtContent>
      </w:sdt>
      <w:r w:rsidDel="00000000" w:rsidR="00000000" w:rsidRPr="00000000">
        <w:rPr>
          <w:rtl w:val="0"/>
        </w:rPr>
        <w:t xml:space="preserve"> </w:t>
      </w:r>
      <w:sdt>
        <w:sdtPr>
          <w:id w:val="-619865018"/>
          <w:tag w:val="goog_rdk_189"/>
        </w:sdtPr>
        <w:sdtContent>
          <w:ins w:author="Magda Saraiva" w:id="110" w:date="2025-09-16T14:10:38Z"/>
          <w:sdt>
            <w:sdtPr>
              <w:id w:val="-1196836236"/>
              <w:tag w:val="goog_rdk_190"/>
            </w:sdtPr>
            <w:sdtContent>
              <w:ins w:author="Magda Saraiva" w:id="110" w:date="2025-09-16T14:10:38Z">
                <w:r w:rsidDel="00000000" w:rsidR="00000000" w:rsidRPr="00000000">
                  <w:rPr>
                    <w:rtl w:val="0"/>
                    <w:rPrChange w:author="Magda Saraiva" w:id="111" w:date="2025-09-16T14:10:38Z">
                      <w:rPr/>
                    </w:rPrChange>
                  </w:rPr>
                  <w:t xml:space="preserve">pertaining</w:t>
                </w:r>
              </w:ins>
            </w:sdtContent>
          </w:sdt>
          <w:ins w:author="Magda Saraiva" w:id="110" w:date="2025-09-16T14:10:38Z"/>
        </w:sdtContent>
      </w:sdt>
      <w:sdt>
        <w:sdtPr>
          <w:id w:val="1367389"/>
          <w:tag w:val="goog_rdk_191"/>
        </w:sdtPr>
        <w:sdtContent>
          <w:del w:author="Magda Saraiva" w:id="110" w:date="2025-09-16T14:10:38Z"/>
          <w:sdt>
            <w:sdtPr>
              <w:id w:val="-1472171494"/>
              <w:tag w:val="goog_rdk_192"/>
            </w:sdtPr>
            <w:sdtContent>
              <w:del w:author="Magda Saraiva" w:id="110" w:date="2025-09-16T14:10:38Z">
                <w:r w:rsidDel="00000000" w:rsidR="00000000" w:rsidRPr="00000000">
                  <w:rPr>
                    <w:rtl w:val="0"/>
                    <w:rPrChange w:author="Magda Saraiva" w:id="111" w:date="2025-09-16T14:10:38Z">
                      <w:rPr/>
                    </w:rPrChange>
                  </w:rPr>
                  <w:delText xml:space="preserve">pertained</w:delText>
                </w:r>
              </w:del>
            </w:sdtContent>
          </w:sdt>
          <w:del w:author="Magda Saraiva" w:id="110" w:date="2025-09-16T14:10:38Z"/>
        </w:sdtContent>
      </w:sdt>
      <w:r w:rsidDel="00000000" w:rsidR="00000000" w:rsidRPr="00000000">
        <w:rPr>
          <w:rtl w:val="0"/>
        </w:rPr>
        <w:t xml:space="preserve"> to the addition of a suspicion probe. At the end of the study and before the demographic questions, participants were instructed to complete a suspicion probe question: “</w:t>
      </w:r>
      <w:r w:rsidDel="00000000" w:rsidR="00000000" w:rsidRPr="00000000">
        <w:rPr>
          <w:i w:val="1"/>
          <w:highlight w:val="white"/>
          <w:rtl w:val="0"/>
        </w:rPr>
        <w:t xml:space="preserve">Before we move on, if you think you know the study’s aim already (e.g., if you have participated in a similar study before), please write below what you think the aim is. If you are unaware or unsure, please simply write X</w:t>
      </w:r>
      <w:r w:rsidDel="00000000" w:rsidR="00000000" w:rsidRPr="00000000">
        <w:rPr>
          <w:highlight w:val="white"/>
          <w:rtl w:val="0"/>
        </w:rPr>
        <w:t xml:space="preserve">”. Participants were only excluded from the analyses if they provided the specific aim of the present study. That is, results of participants providing generic responses such as “</w:t>
      </w:r>
      <w:r w:rsidDel="00000000" w:rsidR="00000000" w:rsidRPr="00000000">
        <w:rPr>
          <w:i w:val="1"/>
          <w:highlight w:val="white"/>
          <w:rtl w:val="0"/>
        </w:rPr>
        <w:t xml:space="preserve">to see what happens when people try not to think of something</w:t>
      </w:r>
      <w:r w:rsidDel="00000000" w:rsidR="00000000" w:rsidRPr="00000000">
        <w:rPr>
          <w:highlight w:val="white"/>
          <w:rtl w:val="0"/>
        </w:rPr>
        <w:t xml:space="preserve">” were retained.</w:t>
      </w:r>
      <w:r w:rsidDel="00000000" w:rsidR="00000000" w:rsidRPr="00000000">
        <w:rPr>
          <w:rtl w:val="0"/>
        </w:rPr>
        <w:t xml:space="preserve"> </w:t>
      </w:r>
      <w:r w:rsidDel="00000000" w:rsidR="00000000" w:rsidRPr="00000000">
        <w:rPr>
          <w:highlight w:val="white"/>
          <w:rtl w:val="0"/>
        </w:rPr>
        <w:t xml:space="preserve">The suspicion probe was rated by two independent coders, </w:t>
      </w:r>
      <w:r w:rsidDel="00000000" w:rsidR="00000000" w:rsidRPr="00000000">
        <w:rPr>
          <w:rtl w:val="0"/>
        </w:rPr>
        <w:t xml:space="preserve">with high levels of inter-rater consistency (98.7% agreement). Discrepancies were discussed and a consensus was reached for each instance of discrepancy. No labs had inter-rater agreements under .75, we did not exclude any labs based on this reason.</w:t>
      </w:r>
    </w:p>
    <w:p w:rsidR="00000000" w:rsidDel="00000000" w:rsidP="00000000" w:rsidRDefault="00000000" w:rsidRPr="00000000" w14:paraId="00000253">
      <w:pPr>
        <w:rPr/>
      </w:pPr>
      <w:r w:rsidDel="00000000" w:rsidR="00000000" w:rsidRPr="00000000">
        <w:rPr>
          <w:highlight w:val="white"/>
          <w:rtl w:val="0"/>
        </w:rPr>
        <w:t xml:space="preserve">The suspicion probe was followed by a final addition to the original study – a manipulation check, to ensure that participants received and attended to the correct experimental instructions. Specifically, participants were asked to complete a final handout, on which the demographics questions were preceded by the manipulation check item: “</w:t>
      </w:r>
      <w:r w:rsidDel="00000000" w:rsidR="00000000" w:rsidRPr="00000000">
        <w:rPr>
          <w:i w:val="1"/>
          <w:highlight w:val="white"/>
          <w:rtl w:val="0"/>
        </w:rPr>
        <w:t xml:space="preserve">In the second last phase, I was asked to ______ about a particular thought”</w:t>
      </w:r>
      <w:r w:rsidDel="00000000" w:rsidR="00000000" w:rsidRPr="00000000">
        <w:rPr>
          <w:highlight w:val="white"/>
          <w:rtl w:val="0"/>
        </w:rPr>
        <w:t xml:space="preserve">, with two response options:</w:t>
      </w:r>
      <w:r w:rsidDel="00000000" w:rsidR="00000000" w:rsidRPr="00000000">
        <w:rPr>
          <w:i w:val="1"/>
          <w:highlight w:val="white"/>
          <w:rtl w:val="0"/>
        </w:rPr>
        <w:t xml:space="preserve"> “think” and “not think”</w:t>
      </w:r>
      <w:r w:rsidDel="00000000" w:rsidR="00000000" w:rsidRPr="00000000">
        <w:rPr>
          <w:highlight w:val="white"/>
          <w:rtl w:val="0"/>
        </w:rPr>
        <w:t xml:space="preserve">.</w:t>
      </w:r>
      <w:r w:rsidDel="00000000" w:rsidR="00000000" w:rsidRPr="00000000">
        <w:rPr>
          <w:rtl w:val="0"/>
        </w:rPr>
      </w:r>
    </w:p>
    <w:p w:rsidR="00000000" w:rsidDel="00000000" w:rsidP="00000000" w:rsidRDefault="00000000" w:rsidRPr="00000000" w14:paraId="00000254">
      <w:pPr>
        <w:ind w:firstLine="0"/>
        <w:rPr>
          <w:b w:val="1"/>
        </w:rPr>
      </w:pPr>
      <w:r w:rsidDel="00000000" w:rsidR="00000000" w:rsidRPr="00000000">
        <w:rPr>
          <w:b w:val="1"/>
          <w:rtl w:val="0"/>
        </w:rPr>
        <w:t xml:space="preserve">Important Notes</w:t>
      </w:r>
    </w:p>
    <w:p w:rsidR="00000000" w:rsidDel="00000000" w:rsidP="00000000" w:rsidRDefault="00000000" w:rsidRPr="00000000" w14:paraId="00000255">
      <w:pPr>
        <w:rPr/>
      </w:pPr>
      <w:r w:rsidDel="00000000" w:rsidR="00000000" w:rsidRPr="00000000">
        <w:rPr>
          <w:rtl w:val="0"/>
        </w:rPr>
        <w:t xml:space="preserve">It is important to note that since we aimed to replicate </w:t>
      </w:r>
      <w:r w:rsidDel="00000000" w:rsidR="00000000" w:rsidRPr="00000000">
        <w:rPr>
          <w:i w:val="1"/>
          <w:rtl w:val="0"/>
        </w:rPr>
        <w:t xml:space="preserve">two</w:t>
      </w:r>
      <w:r w:rsidDel="00000000" w:rsidR="00000000" w:rsidRPr="00000000">
        <w:rPr>
          <w:rtl w:val="0"/>
        </w:rPr>
        <w:t xml:space="preserve"> experiments</w:t>
      </w:r>
      <w:sdt>
        <w:sdtPr>
          <w:id w:val="239989715"/>
          <w:tag w:val="goog_rdk_193"/>
        </w:sdtPr>
        <w:sdtContent>
          <w:ins w:author="Magda Saraiva" w:id="112" w:date="2025-09-16T14:11:21Z">
            <w:r w:rsidDel="00000000" w:rsidR="00000000" w:rsidRPr="00000000">
              <w:rPr>
                <w:rtl w:val="0"/>
              </w:rPr>
              <w:t xml:space="preserve">,</w:t>
            </w:r>
          </w:ins>
        </w:sdtContent>
      </w:sdt>
      <w:r w:rsidDel="00000000" w:rsidR="00000000" w:rsidRPr="00000000">
        <w:rPr>
          <w:rtl w:val="0"/>
        </w:rPr>
        <w:t xml:space="preserve"> and that the participation </w:t>
      </w:r>
      <w:sdt>
        <w:sdtPr>
          <w:id w:val="1425829727"/>
          <w:tag w:val="goog_rdk_194"/>
        </w:sdtPr>
        <w:sdtContent>
          <w:ins w:author="Kyungmi Kim" w:id="113" w:date="2025-09-27T20:31:07Z">
            <w:r w:rsidDel="00000000" w:rsidR="00000000" w:rsidRPr="00000000">
              <w:rPr>
                <w:rtl w:val="0"/>
              </w:rPr>
              <w:t xml:space="preserve">in</w:t>
            </w:r>
          </w:ins>
        </w:sdtContent>
      </w:sdt>
      <w:sdt>
        <w:sdtPr>
          <w:id w:val="747951014"/>
          <w:tag w:val="goog_rdk_195"/>
        </w:sdtPr>
        <w:sdtContent>
          <w:del w:author="Kyungmi Kim" w:id="113" w:date="2025-09-27T20:31:07Z">
            <w:r w:rsidDel="00000000" w:rsidR="00000000" w:rsidRPr="00000000">
              <w:rPr>
                <w:rtl w:val="0"/>
              </w:rPr>
              <w:delText xml:space="preserve">of</w:delText>
            </w:r>
          </w:del>
        </w:sdtContent>
      </w:sdt>
      <w:r w:rsidDel="00000000" w:rsidR="00000000" w:rsidRPr="00000000">
        <w:rPr>
          <w:rtl w:val="0"/>
        </w:rPr>
        <w:t xml:space="preserve"> one would disqualify participants from participating in the other due to knowledge of the study’s aims, we collapsed the two studies into one larger study for the purpose of recruitment. Specifically, the two studies were merged such that participants were randomly allocated to one of the four total conditions as if the study was a 2 (experiment: immediate enhancement effect vs. rebound effect) ×2 (instruction condition: suppression vs. concentration) between-participants design. Furthermore, while the minimum sample requirements outlined </w:t>
      </w:r>
      <w:sdt>
        <w:sdtPr>
          <w:id w:val="1657885207"/>
          <w:tag w:val="goog_rdk_196"/>
        </w:sdtPr>
        <w:sdtContent>
          <w:ins w:author="Magda Saraiva" w:id="114" w:date="2025-09-16T14:11:38Z"/>
          <w:sdt>
            <w:sdtPr>
              <w:id w:val="-1305400172"/>
              <w:tag w:val="goog_rdk_197"/>
            </w:sdtPr>
            <w:sdtContent>
              <w:ins w:author="Magda Saraiva" w:id="114" w:date="2025-09-16T14:11:38Z">
                <w:r w:rsidDel="00000000" w:rsidR="00000000" w:rsidRPr="00000000">
                  <w:rPr>
                    <w:rtl w:val="0"/>
                    <w:rPrChange w:author="Magda Saraiva" w:id="115" w:date="2025-09-16T14:11:38Z">
                      <w:rPr/>
                    </w:rPrChange>
                  </w:rPr>
                  <w:t xml:space="preserve">do</w:t>
                </w:r>
              </w:ins>
            </w:sdtContent>
          </w:sdt>
          <w:ins w:author="Magda Saraiva" w:id="114" w:date="2025-09-16T14:11:38Z"/>
        </w:sdtContent>
      </w:sdt>
      <w:sdt>
        <w:sdtPr>
          <w:id w:val="1726783457"/>
          <w:tag w:val="goog_rdk_198"/>
        </w:sdtPr>
        <w:sdtContent>
          <w:del w:author="Magda Saraiva" w:id="114" w:date="2025-09-16T14:11:38Z"/>
          <w:sdt>
            <w:sdtPr>
              <w:id w:val="480014503"/>
              <w:tag w:val="goog_rdk_199"/>
            </w:sdtPr>
            <w:sdtContent>
              <w:del w:author="Magda Saraiva" w:id="114" w:date="2025-09-16T14:11:38Z">
                <w:r w:rsidDel="00000000" w:rsidR="00000000" w:rsidRPr="00000000">
                  <w:rPr>
                    <w:rtl w:val="0"/>
                    <w:rPrChange w:author="Magda Saraiva" w:id="115" w:date="2025-09-16T14:11:38Z">
                      <w:rPr/>
                    </w:rPrChange>
                  </w:rPr>
                  <w:delText xml:space="preserve">does</w:delText>
                </w:r>
              </w:del>
            </w:sdtContent>
          </w:sdt>
          <w:del w:author="Magda Saraiva" w:id="114" w:date="2025-09-16T14:11:38Z"/>
        </w:sdtContent>
      </w:sdt>
      <w:r w:rsidDel="00000000" w:rsidR="00000000" w:rsidRPr="00000000">
        <w:rPr>
          <w:rtl w:val="0"/>
        </w:rPr>
        <w:t xml:space="preserve"> not offer adequate power for each individual lab to detect the original effects, the meta-analytic nature of the RRR means that it is the overall sample size across labs, not individual labs’ sample sizes</w:t>
      </w:r>
      <w:sdt>
        <w:sdtPr>
          <w:id w:val="-1246314440"/>
          <w:tag w:val="goog_rdk_200"/>
        </w:sdtPr>
        <w:sdtContent>
          <w:ins w:author="Magda Saraiva" w:id="116" w:date="2025-09-16T14:11:42Z">
            <w:r w:rsidDel="00000000" w:rsidR="00000000" w:rsidRPr="00000000">
              <w:rPr>
                <w:rtl w:val="0"/>
              </w:rPr>
              <w:t xml:space="preserve">,</w:t>
            </w:r>
          </w:ins>
        </w:sdtContent>
      </w:sdt>
      <w:r w:rsidDel="00000000" w:rsidR="00000000" w:rsidRPr="00000000">
        <w:rPr>
          <w:rtl w:val="0"/>
        </w:rPr>
        <w:t xml:space="preserve"> that is important. The inclusion of multiple labs was primarily aimed at obtaining a clearer picture of the generalizability of the effects, rather than to maximize the sample size. Nevertheless, results were not analyzed before </w:t>
      </w:r>
      <w:sdt>
        <w:sdtPr>
          <w:id w:val="1195678418"/>
          <w:tag w:val="goog_rdk_201"/>
        </w:sdtPr>
        <w:sdtContent>
          <w:ins w:author="Magda Saraiva" w:id="117" w:date="2025-09-16T14:11:48Z"/>
          <w:sdt>
            <w:sdtPr>
              <w:id w:val="-654906851"/>
              <w:tag w:val="goog_rdk_202"/>
            </w:sdtPr>
            <w:sdtContent>
              <w:ins w:author="Magda Saraiva" w:id="117" w:date="2025-09-16T14:11:48Z">
                <w:r w:rsidDel="00000000" w:rsidR="00000000" w:rsidRPr="00000000">
                  <w:rPr>
                    <w:rtl w:val="0"/>
                    <w:rPrChange w:author="Magda Saraiva" w:id="118" w:date="2025-09-16T14:11:48Z">
                      <w:rPr/>
                    </w:rPrChange>
                  </w:rPr>
                  <w:t xml:space="preserve">the </w:t>
                </w:r>
              </w:ins>
            </w:sdtContent>
          </w:sdt>
          <w:ins w:author="Magda Saraiva" w:id="117" w:date="2025-09-16T14:11:48Z"/>
        </w:sdtContent>
      </w:sdt>
      <w:r w:rsidDel="00000000" w:rsidR="00000000" w:rsidRPr="00000000">
        <w:rPr>
          <w:rtl w:val="0"/>
        </w:rPr>
        <w:t xml:space="preserve">termination of data collection.</w:t>
      </w:r>
    </w:p>
    <w:p w:rsidR="00000000" w:rsidDel="00000000" w:rsidP="00000000" w:rsidRDefault="00000000" w:rsidRPr="00000000" w14:paraId="00000256">
      <w:pPr>
        <w:pStyle w:val="Heading2"/>
        <w:rPr/>
      </w:pPr>
      <w:r w:rsidDel="00000000" w:rsidR="00000000" w:rsidRPr="00000000">
        <w:rPr>
          <w:rtl w:val="0"/>
        </w:rPr>
        <w:t xml:space="preserve">Results</w:t>
      </w:r>
    </w:p>
    <w:p w:rsidR="00000000" w:rsidDel="00000000" w:rsidP="00000000" w:rsidRDefault="00000000" w:rsidRPr="00000000" w14:paraId="00000257">
      <w:pPr>
        <w:rPr/>
      </w:pPr>
      <w:r w:rsidDel="00000000" w:rsidR="00000000" w:rsidRPr="00000000">
        <w:rPr>
          <w:rtl w:val="0"/>
        </w:rPr>
        <w:t xml:space="preserve">Thirty-six labs (initial </w:t>
      </w:r>
      <w:r w:rsidDel="00000000" w:rsidR="00000000" w:rsidRPr="00000000">
        <w:rPr>
          <w:i w:val="1"/>
          <w:rtl w:val="0"/>
        </w:rPr>
        <w:t xml:space="preserve">N</w:t>
      </w:r>
      <w:r w:rsidDel="00000000" w:rsidR="00000000" w:rsidRPr="00000000">
        <w:rPr>
          <w:rtl w:val="0"/>
        </w:rPr>
        <w:t xml:space="preserve"> = 3407, final </w:t>
      </w:r>
      <w:r w:rsidDel="00000000" w:rsidR="00000000" w:rsidRPr="00000000">
        <w:rPr>
          <w:i w:val="1"/>
          <w:rtl w:val="0"/>
        </w:rPr>
        <w:t xml:space="preserve">N</w:t>
      </w:r>
      <w:r w:rsidDel="00000000" w:rsidR="00000000" w:rsidRPr="00000000">
        <w:rPr>
          <w:rtl w:val="0"/>
        </w:rPr>
        <w:t xml:space="preserve"> = 3053; </w:t>
      </w:r>
      <w:r w:rsidDel="00000000" w:rsidR="00000000" w:rsidRPr="00000000">
        <w:rPr>
          <w:i w:val="1"/>
          <w:rtl w:val="0"/>
        </w:rPr>
        <w:t xml:space="preserve">M</w:t>
      </w:r>
      <w:r w:rsidDel="00000000" w:rsidR="00000000" w:rsidRPr="00000000">
        <w:rPr>
          <w:vertAlign w:val="subscript"/>
          <w:rtl w:val="0"/>
        </w:rPr>
        <w:t xml:space="preserve">age</w:t>
      </w:r>
      <w:r w:rsidDel="00000000" w:rsidR="00000000" w:rsidRPr="00000000">
        <w:rPr>
          <w:rtl w:val="0"/>
        </w:rPr>
        <w:t xml:space="preserve"> = 20.3, </w:t>
      </w:r>
      <w:r w:rsidDel="00000000" w:rsidR="00000000" w:rsidRPr="00000000">
        <w:rPr>
          <w:i w:val="1"/>
          <w:rtl w:val="0"/>
        </w:rPr>
        <w:t xml:space="preserve">SD</w:t>
      </w:r>
      <w:r w:rsidDel="00000000" w:rsidR="00000000" w:rsidRPr="00000000">
        <w:rPr>
          <w:vertAlign w:val="subscript"/>
          <w:rtl w:val="0"/>
        </w:rPr>
        <w:t xml:space="preserve">age</w:t>
      </w:r>
      <w:r w:rsidDel="00000000" w:rsidR="00000000" w:rsidRPr="00000000">
        <w:rPr>
          <w:rtl w:val="0"/>
        </w:rPr>
        <w:t xml:space="preserve"> = 3.21) participated in Study 2. We analyzed the data for each lab (data from Studies 1 and 2 were analyzed independently) before combining all data in a meta-analysis. The analysis code for the analyses is available on https://osf.io/u3nza/. The packages </w:t>
      </w:r>
      <w:r w:rsidDel="00000000" w:rsidR="00000000" w:rsidRPr="00000000">
        <w:rPr>
          <w:rFonts w:ascii="Consolas" w:cs="Consolas" w:eastAsia="Consolas" w:hAnsi="Consolas"/>
          <w:rtl w:val="0"/>
        </w:rPr>
        <w:t xml:space="preserve">afex</w:t>
      </w:r>
      <w:r w:rsidDel="00000000" w:rsidR="00000000" w:rsidRPr="00000000">
        <w:rPr>
          <w:rtl w:val="0"/>
        </w:rPr>
        <w:t xml:space="preserve"> (Singmann et al., 2019) and </w:t>
      </w:r>
      <w:r w:rsidDel="00000000" w:rsidR="00000000" w:rsidRPr="00000000">
        <w:rPr>
          <w:rFonts w:ascii="Consolas" w:cs="Consolas" w:eastAsia="Consolas" w:hAnsi="Consolas"/>
          <w:rtl w:val="0"/>
        </w:rPr>
        <w:t xml:space="preserve">metafor</w:t>
      </w:r>
      <w:r w:rsidDel="00000000" w:rsidR="00000000" w:rsidRPr="00000000">
        <w:rPr>
          <w:rtl w:val="0"/>
        </w:rPr>
        <w:t xml:space="preserve"> (</w:t>
      </w:r>
      <w:r w:rsidDel="00000000" w:rsidR="00000000" w:rsidRPr="00000000">
        <w:rPr>
          <w:color w:val="000000"/>
          <w:rtl w:val="0"/>
        </w:rPr>
        <w:t xml:space="preserve">Viechtbauer, 2010</w:t>
      </w:r>
      <w:r w:rsidDel="00000000" w:rsidR="00000000" w:rsidRPr="00000000">
        <w:rPr>
          <w:rtl w:val="0"/>
        </w:rPr>
        <w:t xml:space="preserve">) were used for the main analyses. Data from all labs completing the study consistent with the preregistration (including minimum required sample size post-exclusion) were included in our analysis. The preregistered exclusion criteria included failing suspicion checks (</w:t>
      </w:r>
      <w:r w:rsidDel="00000000" w:rsidR="00000000" w:rsidRPr="00000000">
        <w:rPr>
          <w:i w:val="1"/>
          <w:rtl w:val="0"/>
        </w:rPr>
        <w:t xml:space="preserve">k</w:t>
      </w:r>
      <w:r w:rsidDel="00000000" w:rsidR="00000000" w:rsidRPr="00000000">
        <w:rPr>
          <w:rtl w:val="0"/>
        </w:rPr>
        <w:t xml:space="preserve"> = 152), non-compliance (</w:t>
      </w:r>
      <w:r w:rsidDel="00000000" w:rsidR="00000000" w:rsidRPr="00000000">
        <w:rPr>
          <w:i w:val="1"/>
          <w:rtl w:val="0"/>
        </w:rPr>
        <w:t xml:space="preserve">k</w:t>
      </w:r>
      <w:r w:rsidDel="00000000" w:rsidR="00000000" w:rsidRPr="00000000">
        <w:rPr>
          <w:rtl w:val="0"/>
        </w:rPr>
        <w:t xml:space="preserve"> = 135), and missing data (</w:t>
      </w:r>
      <w:r w:rsidDel="00000000" w:rsidR="00000000" w:rsidRPr="00000000">
        <w:rPr>
          <w:i w:val="1"/>
          <w:rtl w:val="0"/>
        </w:rPr>
        <w:t xml:space="preserve">k</w:t>
      </w:r>
      <w:r w:rsidDel="00000000" w:rsidR="00000000" w:rsidRPr="00000000">
        <w:rPr>
          <w:rtl w:val="0"/>
        </w:rPr>
        <w:t xml:space="preserve"> = 67). Like Study 1, we also excluded data that could not be coded because of technical problems (not preregistered). The sample characteristics and key descriptive statistics of included labs are summarized in Table 4. Any deviations in protocol for individual labs are documented in Appendix A.</w:t>
      </w:r>
    </w:p>
    <w:p w:rsidR="00000000" w:rsidDel="00000000" w:rsidP="00000000" w:rsidRDefault="00000000" w:rsidRPr="00000000" w14:paraId="00000258">
      <w:pPr>
        <w:rPr/>
        <w:sectPr>
          <w:headerReference r:id="rId17" w:type="default"/>
          <w:headerReference r:id="rId18" w:type="first"/>
          <w:type w:val="nextPage"/>
          <w:pgSz w:h="16838" w:w="11906" w:orient="portrait"/>
          <w:pgMar w:bottom="1411" w:top="1411" w:left="1411" w:right="1411" w:header="708" w:footer="708"/>
        </w:sectPr>
      </w:pPr>
      <w:r w:rsidDel="00000000" w:rsidR="00000000" w:rsidRPr="00000000">
        <w:rPr>
          <w:rtl w:val="0"/>
        </w:rPr>
      </w:r>
    </w:p>
    <w:p w:rsidR="00000000" w:rsidDel="00000000" w:rsidP="00000000" w:rsidRDefault="00000000" w:rsidRPr="00000000" w14:paraId="00000259">
      <w:pPr>
        <w:ind w:firstLine="0"/>
        <w:rPr>
          <w:b w:val="1"/>
        </w:rPr>
      </w:pPr>
      <w:r w:rsidDel="00000000" w:rsidR="00000000" w:rsidRPr="00000000">
        <w:rPr>
          <w:b w:val="1"/>
          <w:rtl w:val="0"/>
        </w:rPr>
        <w:t xml:space="preserve">Table 4</w:t>
      </w:r>
    </w:p>
    <w:p w:rsidR="00000000" w:rsidDel="00000000" w:rsidP="00000000" w:rsidRDefault="00000000" w:rsidRPr="00000000" w14:paraId="0000025A">
      <w:pPr>
        <w:ind w:firstLine="0"/>
        <w:rPr>
          <w:i w:val="1"/>
        </w:rPr>
      </w:pPr>
      <w:r w:rsidDel="00000000" w:rsidR="00000000" w:rsidRPr="00000000">
        <w:rPr>
          <w:i w:val="1"/>
          <w:rtl w:val="0"/>
        </w:rPr>
        <w:t xml:space="preserve">Summary of demographic characteristics and descriptive statistics for each lab (Study 2).</w:t>
      </w:r>
    </w:p>
    <w:tbl>
      <w:tblPr>
        <w:tblStyle w:val="Table7"/>
        <w:tblW w:w="14328.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648"/>
        <w:gridCol w:w="2880"/>
        <w:gridCol w:w="1440"/>
        <w:gridCol w:w="1080"/>
        <w:gridCol w:w="2340"/>
        <w:gridCol w:w="1440"/>
        <w:gridCol w:w="2520"/>
        <w:gridCol w:w="1980"/>
        <w:tblGridChange w:id="0">
          <w:tblGrid>
            <w:gridCol w:w="648"/>
            <w:gridCol w:w="2880"/>
            <w:gridCol w:w="1440"/>
            <w:gridCol w:w="1080"/>
            <w:gridCol w:w="2340"/>
            <w:gridCol w:w="1440"/>
            <w:gridCol w:w="2520"/>
            <w:gridCol w:w="1980"/>
          </w:tblGrid>
        </w:tblGridChange>
      </w:tblGrid>
      <w:tr>
        <w:trPr>
          <w:cantSplit w:val="0"/>
          <w:trHeight w:val="991" w:hRule="atLeast"/>
          <w:tblHeader w:val="0"/>
        </w:trPr>
        <w:tc>
          <w:tcPr>
            <w:vMerge w:val="restart"/>
            <w:tcBorders>
              <w:top w:color="000000" w:space="0" w:sz="4" w:val="single"/>
            </w:tcBorders>
            <w:vAlign w:val="bottom"/>
          </w:tcPr>
          <w:p w:rsidR="00000000" w:rsidDel="00000000" w:rsidP="00000000" w:rsidRDefault="00000000" w:rsidRPr="00000000" w14:paraId="0000025B">
            <w:pPr>
              <w:ind w:firstLine="0"/>
              <w:rPr>
                <w:sz w:val="22"/>
                <w:szCs w:val="22"/>
              </w:rPr>
            </w:pPr>
            <w:bookmarkStart w:colFirst="0" w:colLast="0" w:name="_heading=h.653gfum2doqr" w:id="4"/>
            <w:bookmarkEnd w:id="4"/>
            <w:r w:rsidDel="00000000" w:rsidR="00000000" w:rsidRPr="00000000">
              <w:rPr>
                <w:sz w:val="22"/>
                <w:szCs w:val="22"/>
                <w:rtl w:val="0"/>
              </w:rPr>
              <w:t xml:space="preserve">No.</w:t>
            </w:r>
          </w:p>
        </w:tc>
        <w:tc>
          <w:tcPr>
            <w:vMerge w:val="restart"/>
            <w:tcBorders>
              <w:top w:color="000000" w:space="0" w:sz="4" w:val="single"/>
            </w:tcBorders>
            <w:vAlign w:val="bottom"/>
          </w:tcPr>
          <w:p w:rsidR="00000000" w:rsidDel="00000000" w:rsidP="00000000" w:rsidRDefault="00000000" w:rsidRPr="00000000" w14:paraId="0000025C">
            <w:pPr>
              <w:ind w:firstLine="0"/>
              <w:rPr>
                <w:sz w:val="22"/>
                <w:szCs w:val="22"/>
              </w:rPr>
            </w:pPr>
            <w:r w:rsidDel="00000000" w:rsidR="00000000" w:rsidRPr="00000000">
              <w:rPr>
                <w:sz w:val="22"/>
                <w:szCs w:val="22"/>
                <w:rtl w:val="0"/>
              </w:rPr>
              <w:t xml:space="preserve">Author(s)</w:t>
            </w:r>
          </w:p>
        </w:tc>
        <w:tc>
          <w:tcPr>
            <w:vMerge w:val="restart"/>
            <w:tcBorders>
              <w:top w:color="000000" w:space="0" w:sz="4" w:val="single"/>
            </w:tcBorders>
            <w:vAlign w:val="bottom"/>
          </w:tcPr>
          <w:p w:rsidR="00000000" w:rsidDel="00000000" w:rsidP="00000000" w:rsidRDefault="00000000" w:rsidRPr="00000000" w14:paraId="0000025D">
            <w:pPr>
              <w:ind w:firstLine="0"/>
              <w:rPr>
                <w:sz w:val="22"/>
                <w:szCs w:val="22"/>
              </w:rPr>
            </w:pPr>
            <w:r w:rsidDel="00000000" w:rsidR="00000000" w:rsidRPr="00000000">
              <w:rPr>
                <w:sz w:val="22"/>
                <w:szCs w:val="22"/>
                <w:rtl w:val="0"/>
              </w:rPr>
              <w:t xml:space="preserve">Country</w:t>
            </w:r>
          </w:p>
        </w:tc>
        <w:tc>
          <w:tcPr>
            <w:vMerge w:val="restart"/>
            <w:tcBorders>
              <w:top w:color="000000" w:space="0" w:sz="4" w:val="single"/>
            </w:tcBorders>
            <w:vAlign w:val="bottom"/>
          </w:tcPr>
          <w:p w:rsidR="00000000" w:rsidDel="00000000" w:rsidP="00000000" w:rsidRDefault="00000000" w:rsidRPr="00000000" w14:paraId="0000025E">
            <w:pPr>
              <w:ind w:firstLine="0"/>
              <w:rPr>
                <w:sz w:val="22"/>
                <w:szCs w:val="22"/>
              </w:rPr>
            </w:pPr>
            <w:r w:rsidDel="00000000" w:rsidR="00000000" w:rsidRPr="00000000">
              <w:rPr>
                <w:sz w:val="22"/>
                <w:szCs w:val="22"/>
                <w:rtl w:val="0"/>
              </w:rPr>
              <w:t xml:space="preserve">% data included </w:t>
            </w:r>
          </w:p>
        </w:tc>
        <w:tc>
          <w:tcPr>
            <w:vMerge w:val="restart"/>
            <w:tcBorders>
              <w:top w:color="000000" w:space="0" w:sz="4" w:val="single"/>
            </w:tcBorders>
            <w:vAlign w:val="bottom"/>
          </w:tcPr>
          <w:p w:rsidR="00000000" w:rsidDel="00000000" w:rsidP="00000000" w:rsidRDefault="00000000" w:rsidRPr="00000000" w14:paraId="0000025F">
            <w:pPr>
              <w:ind w:firstLine="0"/>
              <w:rPr>
                <w:sz w:val="22"/>
                <w:szCs w:val="22"/>
              </w:rPr>
            </w:pPr>
            <w:r w:rsidDel="00000000" w:rsidR="00000000" w:rsidRPr="00000000">
              <w:rPr>
                <w:sz w:val="22"/>
                <w:szCs w:val="22"/>
                <w:rtl w:val="0"/>
              </w:rPr>
              <w:t xml:space="preserve">Age (Range; </w:t>
            </w:r>
            <w:r w:rsidDel="00000000" w:rsidR="00000000" w:rsidRPr="00000000">
              <w:rPr>
                <w:i w:val="1"/>
                <w:sz w:val="22"/>
                <w:szCs w:val="22"/>
                <w:rtl w:val="0"/>
              </w:rPr>
              <w:t xml:space="preserve">M;</w:t>
            </w:r>
            <w:r w:rsidDel="00000000" w:rsidR="00000000" w:rsidRPr="00000000">
              <w:rPr>
                <w:sz w:val="22"/>
                <w:szCs w:val="22"/>
                <w:rtl w:val="0"/>
              </w:rPr>
              <w:t xml:space="preserve"> </w:t>
            </w:r>
            <w:r w:rsidDel="00000000" w:rsidR="00000000" w:rsidRPr="00000000">
              <w:rPr>
                <w:i w:val="1"/>
                <w:sz w:val="22"/>
                <w:szCs w:val="22"/>
                <w:rtl w:val="0"/>
              </w:rPr>
              <w:t xml:space="preserve">SD</w:t>
            </w:r>
            <w:r w:rsidDel="00000000" w:rsidR="00000000" w:rsidRPr="00000000">
              <w:rPr>
                <w:sz w:val="22"/>
                <w:szCs w:val="22"/>
                <w:rtl w:val="0"/>
              </w:rPr>
              <w:t xml:space="preserve">)</w:t>
            </w:r>
          </w:p>
        </w:tc>
        <w:tc>
          <w:tcPr>
            <w:vMerge w:val="restart"/>
            <w:tcBorders>
              <w:top w:color="000000" w:space="0" w:sz="4" w:val="single"/>
            </w:tcBorders>
            <w:vAlign w:val="bottom"/>
          </w:tcPr>
          <w:p w:rsidR="00000000" w:rsidDel="00000000" w:rsidP="00000000" w:rsidRDefault="00000000" w:rsidRPr="00000000" w14:paraId="00000260">
            <w:pPr>
              <w:ind w:firstLine="0"/>
              <w:rPr>
                <w:sz w:val="22"/>
                <w:szCs w:val="22"/>
              </w:rPr>
            </w:pPr>
            <w:r w:rsidDel="00000000" w:rsidR="00000000" w:rsidRPr="00000000">
              <w:rPr>
                <w:sz w:val="22"/>
                <w:szCs w:val="22"/>
                <w:rtl w:val="0"/>
              </w:rPr>
              <w:t xml:space="preserve">Gender distribution (M:F:other)</w:t>
            </w:r>
          </w:p>
        </w:tc>
        <w:tc>
          <w:tcPr>
            <w:gridSpan w:val="2"/>
            <w:tcBorders>
              <w:top w:color="000000" w:space="0" w:sz="4" w:val="single"/>
              <w:bottom w:color="000000" w:space="0" w:sz="4" w:val="single"/>
            </w:tcBorders>
            <w:vAlign w:val="center"/>
          </w:tcPr>
          <w:p w:rsidR="00000000" w:rsidDel="00000000" w:rsidP="00000000" w:rsidRDefault="00000000" w:rsidRPr="00000000" w14:paraId="00000261">
            <w:pPr>
              <w:ind w:firstLine="0"/>
              <w:jc w:val="center"/>
              <w:rPr>
                <w:sz w:val="22"/>
                <w:szCs w:val="22"/>
              </w:rPr>
            </w:pPr>
            <w:r w:rsidDel="00000000" w:rsidR="00000000" w:rsidRPr="00000000">
              <w:rPr>
                <w:sz w:val="22"/>
                <w:szCs w:val="22"/>
                <w:rtl w:val="0"/>
              </w:rPr>
              <w:t xml:space="preserve">Mean target thought occurrences in Phase 2</w:t>
            </w:r>
          </w:p>
        </w:tc>
      </w:tr>
      <w:tr>
        <w:trPr>
          <w:cantSplit w:val="0"/>
          <w:trHeight w:val="586" w:hRule="atLeast"/>
          <w:tblHeader w:val="0"/>
        </w:trPr>
        <w:tc>
          <w:tcPr>
            <w:vMerge w:val="continue"/>
            <w:tcBorders>
              <w:top w:color="000000" w:space="0" w:sz="4" w:val="single"/>
            </w:tcBorders>
            <w:vAlign w:val="bottom"/>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c>
          <w:tcPr>
            <w:vMerge w:val="continue"/>
            <w:tcBorders>
              <w:top w:color="000000" w:space="0" w:sz="4" w:val="single"/>
            </w:tcBorders>
            <w:vAlign w:val="bottom"/>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c>
          <w:tcPr>
            <w:vMerge w:val="continue"/>
            <w:tcBorders>
              <w:top w:color="000000" w:space="0" w:sz="4" w:val="single"/>
            </w:tcBorders>
            <w:vAlign w:val="bottom"/>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c>
          <w:tcPr>
            <w:vMerge w:val="continue"/>
            <w:tcBorders>
              <w:top w:color="000000" w:space="0" w:sz="4" w:val="single"/>
            </w:tcBorders>
            <w:vAlign w:val="bottom"/>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c>
          <w:tcPr>
            <w:vMerge w:val="continue"/>
            <w:tcBorders>
              <w:top w:color="000000" w:space="0" w:sz="4" w:val="single"/>
            </w:tcBorders>
            <w:vAlign w:val="bottom"/>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c>
          <w:tcPr>
            <w:vMerge w:val="continue"/>
            <w:tcBorders>
              <w:top w:color="000000" w:space="0" w:sz="4" w:val="single"/>
            </w:tcBorders>
            <w:vAlign w:val="bottom"/>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c>
          <w:tcPr>
            <w:tcBorders>
              <w:top w:color="000000" w:space="0" w:sz="4" w:val="single"/>
              <w:bottom w:color="000000" w:space="0" w:sz="4" w:val="single"/>
            </w:tcBorders>
            <w:vAlign w:val="bottom"/>
          </w:tcPr>
          <w:p w:rsidR="00000000" w:rsidDel="00000000" w:rsidP="00000000" w:rsidRDefault="00000000" w:rsidRPr="00000000" w14:paraId="00000269">
            <w:pPr>
              <w:ind w:firstLine="0"/>
              <w:jc w:val="center"/>
              <w:rPr>
                <w:sz w:val="22"/>
                <w:szCs w:val="22"/>
              </w:rPr>
            </w:pPr>
            <w:r w:rsidDel="00000000" w:rsidR="00000000" w:rsidRPr="00000000">
              <w:rPr>
                <w:sz w:val="22"/>
                <w:szCs w:val="22"/>
                <w:rtl w:val="0"/>
              </w:rPr>
              <w:t xml:space="preserve">Concentration (</w:t>
            </w:r>
            <w:r w:rsidDel="00000000" w:rsidR="00000000" w:rsidRPr="00000000">
              <w:rPr>
                <w:i w:val="1"/>
                <w:sz w:val="22"/>
                <w:szCs w:val="22"/>
                <w:rtl w:val="0"/>
              </w:rPr>
              <w:t xml:space="preserve">SD</w:t>
            </w:r>
            <w:r w:rsidDel="00000000" w:rsidR="00000000" w:rsidRPr="00000000">
              <w:rPr>
                <w:sz w:val="22"/>
                <w:szCs w:val="22"/>
                <w:rtl w:val="0"/>
              </w:rPr>
              <w:t xml:space="preserve">)</w:t>
            </w:r>
          </w:p>
        </w:tc>
        <w:tc>
          <w:tcPr>
            <w:tcBorders>
              <w:top w:color="000000" w:space="0" w:sz="4" w:val="single"/>
              <w:bottom w:color="000000" w:space="0" w:sz="4" w:val="single"/>
            </w:tcBorders>
            <w:vAlign w:val="bottom"/>
          </w:tcPr>
          <w:p w:rsidR="00000000" w:rsidDel="00000000" w:rsidP="00000000" w:rsidRDefault="00000000" w:rsidRPr="00000000" w14:paraId="0000026A">
            <w:pPr>
              <w:ind w:firstLine="0"/>
              <w:jc w:val="center"/>
              <w:rPr>
                <w:sz w:val="22"/>
                <w:szCs w:val="22"/>
              </w:rPr>
            </w:pPr>
            <w:r w:rsidDel="00000000" w:rsidR="00000000" w:rsidRPr="00000000">
              <w:rPr>
                <w:sz w:val="22"/>
                <w:szCs w:val="22"/>
                <w:rtl w:val="0"/>
              </w:rPr>
              <w:t xml:space="preserve">Suppression (</w:t>
            </w:r>
            <w:r w:rsidDel="00000000" w:rsidR="00000000" w:rsidRPr="00000000">
              <w:rPr>
                <w:i w:val="1"/>
                <w:sz w:val="22"/>
                <w:szCs w:val="22"/>
                <w:rtl w:val="0"/>
              </w:rPr>
              <w:t xml:space="preserve">SD</w:t>
            </w:r>
            <w:r w:rsidDel="00000000" w:rsidR="00000000" w:rsidRPr="00000000">
              <w:rPr>
                <w:sz w:val="22"/>
                <w:szCs w:val="22"/>
                <w:rtl w:val="0"/>
              </w:rPr>
              <w:t xml:space="preserve">)</w:t>
            </w:r>
          </w:p>
        </w:tc>
      </w:tr>
      <w:tr>
        <w:trPr>
          <w:cantSplit w:val="0"/>
          <w:trHeight w:val="583" w:hRule="atLeast"/>
          <w:tblHeader w:val="0"/>
        </w:trPr>
        <w:tc>
          <w:tcPr>
            <w:tcBorders>
              <w:top w:color="000000" w:space="0" w:sz="4" w:val="single"/>
            </w:tcBorders>
            <w:vAlign w:val="center"/>
          </w:tcPr>
          <w:p w:rsidR="00000000" w:rsidDel="00000000" w:rsidP="00000000" w:rsidRDefault="00000000" w:rsidRPr="00000000" w14:paraId="0000026B">
            <w:pPr>
              <w:ind w:firstLine="0"/>
              <w:rPr>
                <w:sz w:val="22"/>
                <w:szCs w:val="22"/>
              </w:rPr>
            </w:pPr>
            <w:r w:rsidDel="00000000" w:rsidR="00000000" w:rsidRPr="00000000">
              <w:rPr>
                <w:color w:val="000000"/>
                <w:sz w:val="22"/>
                <w:szCs w:val="22"/>
                <w:rtl w:val="0"/>
              </w:rPr>
              <w:t xml:space="preserve">1</w:t>
            </w:r>
            <w:r w:rsidDel="00000000" w:rsidR="00000000" w:rsidRPr="00000000">
              <w:rPr>
                <w:rtl w:val="0"/>
              </w:rPr>
            </w:r>
          </w:p>
        </w:tc>
        <w:tc>
          <w:tcPr>
            <w:tcBorders>
              <w:top w:color="000000" w:space="0" w:sz="4" w:val="single"/>
            </w:tcBorders>
          </w:tcPr>
          <w:p w:rsidR="00000000" w:rsidDel="00000000" w:rsidP="00000000" w:rsidRDefault="00000000" w:rsidRPr="00000000" w14:paraId="0000026C">
            <w:pPr>
              <w:ind w:firstLine="0"/>
              <w:rPr>
                <w:color w:val="000000"/>
                <w:sz w:val="22"/>
                <w:szCs w:val="22"/>
              </w:rPr>
            </w:pPr>
            <w:r w:rsidDel="00000000" w:rsidR="00000000" w:rsidRPr="00000000">
              <w:rPr>
                <w:sz w:val="22"/>
                <w:szCs w:val="22"/>
                <w:rtl w:val="0"/>
              </w:rPr>
              <w:t xml:space="preserve">Agustina &amp; Liem</w:t>
            </w:r>
            <w:r w:rsidDel="00000000" w:rsidR="00000000" w:rsidRPr="00000000">
              <w:rPr>
                <w:rtl w:val="0"/>
              </w:rPr>
            </w:r>
          </w:p>
        </w:tc>
        <w:tc>
          <w:tcPr>
            <w:tcBorders>
              <w:top w:color="000000" w:space="0" w:sz="4" w:val="single"/>
            </w:tcBorders>
          </w:tcPr>
          <w:p w:rsidR="00000000" w:rsidDel="00000000" w:rsidP="00000000" w:rsidRDefault="00000000" w:rsidRPr="00000000" w14:paraId="0000026D">
            <w:pPr>
              <w:ind w:firstLine="0"/>
              <w:rPr>
                <w:sz w:val="22"/>
                <w:szCs w:val="22"/>
              </w:rPr>
            </w:pPr>
            <w:r w:rsidDel="00000000" w:rsidR="00000000" w:rsidRPr="00000000">
              <w:rPr>
                <w:sz w:val="22"/>
                <w:szCs w:val="22"/>
                <w:rtl w:val="0"/>
              </w:rPr>
              <w:t xml:space="preserve">Indonesia</w:t>
            </w:r>
          </w:p>
        </w:tc>
        <w:tc>
          <w:tcPr>
            <w:tcBorders>
              <w:top w:color="000000" w:space="0" w:sz="4" w:val="single"/>
            </w:tcBorders>
          </w:tcPr>
          <w:p w:rsidR="00000000" w:rsidDel="00000000" w:rsidP="00000000" w:rsidRDefault="00000000" w:rsidRPr="00000000" w14:paraId="0000026E">
            <w:pPr>
              <w:ind w:firstLine="0"/>
              <w:rPr>
                <w:sz w:val="22"/>
                <w:szCs w:val="22"/>
              </w:rPr>
            </w:pPr>
            <w:r w:rsidDel="00000000" w:rsidR="00000000" w:rsidRPr="00000000">
              <w:rPr>
                <w:sz w:val="22"/>
                <w:szCs w:val="22"/>
                <w:rtl w:val="0"/>
              </w:rPr>
              <w:t xml:space="preserve">51.3</w:t>
            </w:r>
          </w:p>
        </w:tc>
        <w:tc>
          <w:tcPr>
            <w:tcBorders>
              <w:top w:color="000000" w:space="0" w:sz="4" w:val="single"/>
            </w:tcBorders>
          </w:tcPr>
          <w:p w:rsidR="00000000" w:rsidDel="00000000" w:rsidP="00000000" w:rsidRDefault="00000000" w:rsidRPr="00000000" w14:paraId="0000026F">
            <w:pPr>
              <w:ind w:firstLine="0"/>
              <w:rPr>
                <w:sz w:val="22"/>
                <w:szCs w:val="22"/>
              </w:rPr>
            </w:pPr>
            <w:r w:rsidDel="00000000" w:rsidR="00000000" w:rsidRPr="00000000">
              <w:rPr>
                <w:sz w:val="22"/>
                <w:szCs w:val="22"/>
                <w:rtl w:val="0"/>
              </w:rPr>
              <w:t xml:space="preserve">18-23; 19.76; 1.07</w:t>
            </w:r>
          </w:p>
        </w:tc>
        <w:tc>
          <w:tcPr>
            <w:tcBorders>
              <w:top w:color="000000" w:space="0" w:sz="4" w:val="single"/>
            </w:tcBorders>
          </w:tcPr>
          <w:p w:rsidR="00000000" w:rsidDel="00000000" w:rsidP="00000000" w:rsidRDefault="00000000" w:rsidRPr="00000000" w14:paraId="00000270">
            <w:pPr>
              <w:ind w:firstLine="0"/>
              <w:rPr>
                <w:sz w:val="22"/>
                <w:szCs w:val="22"/>
              </w:rPr>
            </w:pPr>
            <w:r w:rsidDel="00000000" w:rsidR="00000000" w:rsidRPr="00000000">
              <w:rPr>
                <w:sz w:val="22"/>
                <w:szCs w:val="22"/>
                <w:rtl w:val="0"/>
              </w:rPr>
              <w:t xml:space="preserve">7: 34: 0</w:t>
            </w:r>
          </w:p>
        </w:tc>
        <w:tc>
          <w:tcPr>
            <w:tcBorders>
              <w:top w:color="000000" w:space="0" w:sz="4" w:val="single"/>
            </w:tcBorders>
          </w:tcPr>
          <w:p w:rsidR="00000000" w:rsidDel="00000000" w:rsidP="00000000" w:rsidRDefault="00000000" w:rsidRPr="00000000" w14:paraId="00000271">
            <w:pPr>
              <w:ind w:firstLine="0"/>
              <w:rPr>
                <w:sz w:val="22"/>
                <w:szCs w:val="22"/>
              </w:rPr>
            </w:pPr>
            <w:r w:rsidDel="00000000" w:rsidR="00000000" w:rsidRPr="00000000">
              <w:rPr>
                <w:sz w:val="22"/>
                <w:szCs w:val="22"/>
                <w:rtl w:val="0"/>
              </w:rPr>
              <w:t xml:space="preserve">22.05 (12.66)</w:t>
            </w:r>
          </w:p>
        </w:tc>
        <w:tc>
          <w:tcPr>
            <w:tcBorders>
              <w:top w:color="000000" w:space="0" w:sz="4" w:val="single"/>
            </w:tcBorders>
          </w:tcPr>
          <w:p w:rsidR="00000000" w:rsidDel="00000000" w:rsidP="00000000" w:rsidRDefault="00000000" w:rsidRPr="00000000" w14:paraId="00000272">
            <w:pPr>
              <w:ind w:firstLine="0"/>
              <w:rPr>
                <w:sz w:val="22"/>
                <w:szCs w:val="22"/>
              </w:rPr>
            </w:pPr>
            <w:r w:rsidDel="00000000" w:rsidR="00000000" w:rsidRPr="00000000">
              <w:rPr>
                <w:sz w:val="22"/>
                <w:szCs w:val="22"/>
                <w:rtl w:val="0"/>
              </w:rPr>
              <w:t xml:space="preserve">23.20 (17.36)</w:t>
            </w:r>
          </w:p>
        </w:tc>
      </w:tr>
      <w:tr>
        <w:trPr>
          <w:cantSplit w:val="0"/>
          <w:trHeight w:val="566" w:hRule="atLeast"/>
          <w:tblHeader w:val="0"/>
        </w:trPr>
        <w:tc>
          <w:tcPr>
            <w:vAlign w:val="center"/>
          </w:tcPr>
          <w:p w:rsidR="00000000" w:rsidDel="00000000" w:rsidP="00000000" w:rsidRDefault="00000000" w:rsidRPr="00000000" w14:paraId="00000273">
            <w:pPr>
              <w:ind w:firstLine="0"/>
              <w:rPr>
                <w:sz w:val="22"/>
                <w:szCs w:val="22"/>
              </w:rPr>
            </w:pPr>
            <w:r w:rsidDel="00000000" w:rsidR="00000000" w:rsidRPr="00000000">
              <w:rPr>
                <w:color w:val="000000"/>
                <w:sz w:val="22"/>
                <w:szCs w:val="22"/>
                <w:rtl w:val="0"/>
              </w:rPr>
              <w:t xml:space="preserve">2</w:t>
            </w:r>
            <w:r w:rsidDel="00000000" w:rsidR="00000000" w:rsidRPr="00000000">
              <w:rPr>
                <w:rtl w:val="0"/>
              </w:rPr>
            </w:r>
          </w:p>
        </w:tc>
        <w:tc>
          <w:tcPr/>
          <w:p w:rsidR="00000000" w:rsidDel="00000000" w:rsidP="00000000" w:rsidRDefault="00000000" w:rsidRPr="00000000" w14:paraId="00000274">
            <w:pPr>
              <w:ind w:firstLine="0"/>
              <w:rPr>
                <w:color w:val="000000"/>
                <w:sz w:val="22"/>
                <w:szCs w:val="22"/>
              </w:rPr>
            </w:pPr>
            <w:r w:rsidDel="00000000" w:rsidR="00000000" w:rsidRPr="00000000">
              <w:rPr>
                <w:sz w:val="22"/>
                <w:szCs w:val="22"/>
                <w:rtl w:val="0"/>
              </w:rPr>
              <w:t xml:space="preserve">Astle et al.</w:t>
            </w:r>
            <w:r w:rsidDel="00000000" w:rsidR="00000000" w:rsidRPr="00000000">
              <w:rPr>
                <w:rtl w:val="0"/>
              </w:rPr>
            </w:r>
          </w:p>
        </w:tc>
        <w:tc>
          <w:tcPr/>
          <w:p w:rsidR="00000000" w:rsidDel="00000000" w:rsidP="00000000" w:rsidRDefault="00000000" w:rsidRPr="00000000" w14:paraId="00000275">
            <w:pPr>
              <w:ind w:firstLine="0"/>
              <w:rPr>
                <w:sz w:val="22"/>
                <w:szCs w:val="22"/>
              </w:rPr>
            </w:pPr>
            <w:r w:rsidDel="00000000" w:rsidR="00000000" w:rsidRPr="00000000">
              <w:rPr>
                <w:sz w:val="22"/>
                <w:szCs w:val="22"/>
                <w:rtl w:val="0"/>
              </w:rPr>
              <w:t xml:space="preserve">USA</w:t>
            </w:r>
          </w:p>
        </w:tc>
        <w:tc>
          <w:tcPr/>
          <w:p w:rsidR="00000000" w:rsidDel="00000000" w:rsidP="00000000" w:rsidRDefault="00000000" w:rsidRPr="00000000" w14:paraId="00000276">
            <w:pPr>
              <w:ind w:firstLine="0"/>
              <w:rPr>
                <w:sz w:val="22"/>
                <w:szCs w:val="22"/>
              </w:rPr>
            </w:pPr>
            <w:r w:rsidDel="00000000" w:rsidR="00000000" w:rsidRPr="00000000">
              <w:rPr>
                <w:sz w:val="22"/>
                <w:szCs w:val="22"/>
                <w:rtl w:val="0"/>
              </w:rPr>
              <w:t xml:space="preserve">83</w:t>
            </w:r>
          </w:p>
        </w:tc>
        <w:tc>
          <w:tcPr/>
          <w:p w:rsidR="00000000" w:rsidDel="00000000" w:rsidP="00000000" w:rsidRDefault="00000000" w:rsidRPr="00000000" w14:paraId="00000277">
            <w:pPr>
              <w:ind w:firstLine="0"/>
              <w:rPr>
                <w:sz w:val="22"/>
                <w:szCs w:val="22"/>
              </w:rPr>
            </w:pPr>
            <w:r w:rsidDel="00000000" w:rsidR="00000000" w:rsidRPr="00000000">
              <w:rPr>
                <w:sz w:val="22"/>
                <w:szCs w:val="22"/>
                <w:rtl w:val="0"/>
              </w:rPr>
              <w:t xml:space="preserve">18-23; 18.71; 0.82</w:t>
            </w:r>
          </w:p>
        </w:tc>
        <w:tc>
          <w:tcPr/>
          <w:p w:rsidR="00000000" w:rsidDel="00000000" w:rsidP="00000000" w:rsidRDefault="00000000" w:rsidRPr="00000000" w14:paraId="00000278">
            <w:pPr>
              <w:ind w:firstLine="0"/>
              <w:rPr>
                <w:sz w:val="22"/>
                <w:szCs w:val="22"/>
              </w:rPr>
            </w:pPr>
            <w:r w:rsidDel="00000000" w:rsidR="00000000" w:rsidRPr="00000000">
              <w:rPr>
                <w:sz w:val="22"/>
                <w:szCs w:val="22"/>
                <w:rtl w:val="0"/>
              </w:rPr>
              <w:t xml:space="preserve">33: 48: 1</w:t>
            </w:r>
          </w:p>
        </w:tc>
        <w:tc>
          <w:tcPr/>
          <w:p w:rsidR="00000000" w:rsidDel="00000000" w:rsidP="00000000" w:rsidRDefault="00000000" w:rsidRPr="00000000" w14:paraId="00000279">
            <w:pPr>
              <w:ind w:firstLine="0"/>
              <w:rPr>
                <w:sz w:val="22"/>
                <w:szCs w:val="22"/>
              </w:rPr>
            </w:pPr>
            <w:r w:rsidDel="00000000" w:rsidR="00000000" w:rsidRPr="00000000">
              <w:rPr>
                <w:sz w:val="22"/>
                <w:szCs w:val="22"/>
                <w:rtl w:val="0"/>
              </w:rPr>
              <w:t xml:space="preserve">21.94 (13.97)</w:t>
            </w:r>
          </w:p>
        </w:tc>
        <w:tc>
          <w:tcPr/>
          <w:p w:rsidR="00000000" w:rsidDel="00000000" w:rsidP="00000000" w:rsidRDefault="00000000" w:rsidRPr="00000000" w14:paraId="0000027A">
            <w:pPr>
              <w:ind w:firstLine="0"/>
              <w:rPr>
                <w:sz w:val="22"/>
                <w:szCs w:val="22"/>
              </w:rPr>
            </w:pPr>
            <w:r w:rsidDel="00000000" w:rsidR="00000000" w:rsidRPr="00000000">
              <w:rPr>
                <w:sz w:val="22"/>
                <w:szCs w:val="22"/>
                <w:rtl w:val="0"/>
              </w:rPr>
              <w:t xml:space="preserve">20.44 (13.15)</w:t>
            </w:r>
          </w:p>
        </w:tc>
      </w:tr>
      <w:tr>
        <w:trPr>
          <w:cantSplit w:val="0"/>
          <w:trHeight w:val="583" w:hRule="atLeast"/>
          <w:tblHeader w:val="0"/>
        </w:trPr>
        <w:tc>
          <w:tcPr>
            <w:vAlign w:val="center"/>
          </w:tcPr>
          <w:p w:rsidR="00000000" w:rsidDel="00000000" w:rsidP="00000000" w:rsidRDefault="00000000" w:rsidRPr="00000000" w14:paraId="0000027B">
            <w:pPr>
              <w:ind w:firstLine="0"/>
              <w:rPr>
                <w:sz w:val="22"/>
                <w:szCs w:val="22"/>
              </w:rPr>
            </w:pPr>
            <w:r w:rsidDel="00000000" w:rsidR="00000000" w:rsidRPr="00000000">
              <w:rPr>
                <w:color w:val="000000"/>
                <w:sz w:val="22"/>
                <w:szCs w:val="22"/>
                <w:rtl w:val="0"/>
              </w:rPr>
              <w:t xml:space="preserve">3</w:t>
            </w:r>
            <w:r w:rsidDel="00000000" w:rsidR="00000000" w:rsidRPr="00000000">
              <w:rPr>
                <w:rtl w:val="0"/>
              </w:rPr>
            </w:r>
          </w:p>
        </w:tc>
        <w:tc>
          <w:tcPr/>
          <w:p w:rsidR="00000000" w:rsidDel="00000000" w:rsidP="00000000" w:rsidRDefault="00000000" w:rsidRPr="00000000" w14:paraId="0000027C">
            <w:pPr>
              <w:ind w:firstLine="0"/>
              <w:rPr>
                <w:color w:val="000000"/>
                <w:sz w:val="22"/>
                <w:szCs w:val="22"/>
              </w:rPr>
            </w:pPr>
            <w:r w:rsidDel="00000000" w:rsidR="00000000" w:rsidRPr="00000000">
              <w:rPr>
                <w:sz w:val="22"/>
                <w:szCs w:val="22"/>
                <w:rtl w:val="0"/>
              </w:rPr>
              <w:t xml:space="preserve">Baldwin</w:t>
            </w:r>
            <w:r w:rsidDel="00000000" w:rsidR="00000000" w:rsidRPr="00000000">
              <w:rPr>
                <w:rtl w:val="0"/>
              </w:rPr>
            </w:r>
          </w:p>
        </w:tc>
        <w:tc>
          <w:tcPr/>
          <w:p w:rsidR="00000000" w:rsidDel="00000000" w:rsidP="00000000" w:rsidRDefault="00000000" w:rsidRPr="00000000" w14:paraId="0000027D">
            <w:pPr>
              <w:ind w:firstLine="0"/>
              <w:rPr>
                <w:sz w:val="22"/>
                <w:szCs w:val="22"/>
              </w:rPr>
            </w:pPr>
            <w:r w:rsidDel="00000000" w:rsidR="00000000" w:rsidRPr="00000000">
              <w:rPr>
                <w:sz w:val="22"/>
                <w:szCs w:val="22"/>
                <w:rtl w:val="0"/>
              </w:rPr>
              <w:t xml:space="preserve">USA</w:t>
            </w:r>
          </w:p>
        </w:tc>
        <w:tc>
          <w:tcPr/>
          <w:p w:rsidR="00000000" w:rsidDel="00000000" w:rsidP="00000000" w:rsidRDefault="00000000" w:rsidRPr="00000000" w14:paraId="0000027E">
            <w:pPr>
              <w:ind w:firstLine="0"/>
              <w:rPr>
                <w:sz w:val="22"/>
                <w:szCs w:val="22"/>
              </w:rPr>
            </w:pPr>
            <w:r w:rsidDel="00000000" w:rsidR="00000000" w:rsidRPr="00000000">
              <w:rPr>
                <w:sz w:val="22"/>
                <w:szCs w:val="22"/>
                <w:rtl w:val="0"/>
              </w:rPr>
              <w:t xml:space="preserve">75.8</w:t>
            </w:r>
          </w:p>
        </w:tc>
        <w:tc>
          <w:tcPr/>
          <w:p w:rsidR="00000000" w:rsidDel="00000000" w:rsidP="00000000" w:rsidRDefault="00000000" w:rsidRPr="00000000" w14:paraId="0000027F">
            <w:pPr>
              <w:ind w:firstLine="0"/>
              <w:rPr>
                <w:sz w:val="22"/>
                <w:szCs w:val="22"/>
              </w:rPr>
            </w:pPr>
            <w:r w:rsidDel="00000000" w:rsidR="00000000" w:rsidRPr="00000000">
              <w:rPr>
                <w:sz w:val="22"/>
                <w:szCs w:val="22"/>
                <w:rtl w:val="0"/>
              </w:rPr>
              <w:t xml:space="preserve">18-29; 19.26; 1.71</w:t>
            </w:r>
          </w:p>
        </w:tc>
        <w:tc>
          <w:tcPr/>
          <w:p w:rsidR="00000000" w:rsidDel="00000000" w:rsidP="00000000" w:rsidRDefault="00000000" w:rsidRPr="00000000" w14:paraId="00000280">
            <w:pPr>
              <w:ind w:firstLine="0"/>
              <w:rPr>
                <w:sz w:val="22"/>
                <w:szCs w:val="22"/>
              </w:rPr>
            </w:pPr>
            <w:r w:rsidDel="00000000" w:rsidR="00000000" w:rsidRPr="00000000">
              <w:rPr>
                <w:sz w:val="22"/>
                <w:szCs w:val="22"/>
                <w:rtl w:val="0"/>
              </w:rPr>
              <w:t xml:space="preserve">15: 32: 0</w:t>
            </w:r>
          </w:p>
        </w:tc>
        <w:tc>
          <w:tcPr/>
          <w:p w:rsidR="00000000" w:rsidDel="00000000" w:rsidP="00000000" w:rsidRDefault="00000000" w:rsidRPr="00000000" w14:paraId="00000281">
            <w:pPr>
              <w:ind w:firstLine="0"/>
              <w:rPr>
                <w:sz w:val="22"/>
                <w:szCs w:val="22"/>
              </w:rPr>
            </w:pPr>
            <w:r w:rsidDel="00000000" w:rsidR="00000000" w:rsidRPr="00000000">
              <w:rPr>
                <w:sz w:val="22"/>
                <w:szCs w:val="22"/>
                <w:rtl w:val="0"/>
              </w:rPr>
              <w:t xml:space="preserve">9.20 (19.63)</w:t>
            </w:r>
          </w:p>
        </w:tc>
        <w:tc>
          <w:tcPr/>
          <w:p w:rsidR="00000000" w:rsidDel="00000000" w:rsidP="00000000" w:rsidRDefault="00000000" w:rsidRPr="00000000" w14:paraId="00000282">
            <w:pPr>
              <w:ind w:firstLine="0"/>
              <w:rPr>
                <w:sz w:val="22"/>
                <w:szCs w:val="22"/>
              </w:rPr>
            </w:pPr>
            <w:r w:rsidDel="00000000" w:rsidR="00000000" w:rsidRPr="00000000">
              <w:rPr>
                <w:sz w:val="22"/>
                <w:szCs w:val="22"/>
                <w:rtl w:val="0"/>
              </w:rPr>
              <w:t xml:space="preserve">29.55 (33.03)</w:t>
            </w:r>
          </w:p>
        </w:tc>
      </w:tr>
      <w:tr>
        <w:trPr>
          <w:cantSplit w:val="0"/>
          <w:trHeight w:val="583" w:hRule="atLeast"/>
          <w:tblHeader w:val="0"/>
        </w:trPr>
        <w:tc>
          <w:tcPr>
            <w:vAlign w:val="center"/>
          </w:tcPr>
          <w:p w:rsidR="00000000" w:rsidDel="00000000" w:rsidP="00000000" w:rsidRDefault="00000000" w:rsidRPr="00000000" w14:paraId="00000283">
            <w:pPr>
              <w:ind w:firstLine="0"/>
              <w:rPr>
                <w:sz w:val="22"/>
                <w:szCs w:val="22"/>
              </w:rPr>
            </w:pPr>
            <w:r w:rsidDel="00000000" w:rsidR="00000000" w:rsidRPr="00000000">
              <w:rPr>
                <w:color w:val="000000"/>
                <w:sz w:val="22"/>
                <w:szCs w:val="22"/>
                <w:rtl w:val="0"/>
              </w:rPr>
              <w:t xml:space="preserve">4</w:t>
            </w:r>
            <w:r w:rsidDel="00000000" w:rsidR="00000000" w:rsidRPr="00000000">
              <w:rPr>
                <w:rtl w:val="0"/>
              </w:rPr>
            </w:r>
          </w:p>
        </w:tc>
        <w:tc>
          <w:tcPr/>
          <w:p w:rsidR="00000000" w:rsidDel="00000000" w:rsidP="00000000" w:rsidRDefault="00000000" w:rsidRPr="00000000" w14:paraId="00000284">
            <w:pPr>
              <w:ind w:firstLine="0"/>
              <w:rPr>
                <w:color w:val="000000"/>
                <w:sz w:val="22"/>
                <w:szCs w:val="22"/>
              </w:rPr>
            </w:pPr>
            <w:r w:rsidDel="00000000" w:rsidR="00000000" w:rsidRPr="00000000">
              <w:rPr>
                <w:sz w:val="22"/>
                <w:szCs w:val="22"/>
                <w:rtl w:val="0"/>
              </w:rPr>
              <w:t xml:space="preserve">Brady et al.</w:t>
            </w:r>
            <w:r w:rsidDel="00000000" w:rsidR="00000000" w:rsidRPr="00000000">
              <w:rPr>
                <w:rtl w:val="0"/>
              </w:rPr>
            </w:r>
          </w:p>
        </w:tc>
        <w:tc>
          <w:tcPr/>
          <w:p w:rsidR="00000000" w:rsidDel="00000000" w:rsidP="00000000" w:rsidRDefault="00000000" w:rsidRPr="00000000" w14:paraId="00000285">
            <w:pPr>
              <w:ind w:firstLine="0"/>
              <w:rPr>
                <w:sz w:val="22"/>
                <w:szCs w:val="22"/>
              </w:rPr>
            </w:pPr>
            <w:r w:rsidDel="00000000" w:rsidR="00000000" w:rsidRPr="00000000">
              <w:rPr>
                <w:sz w:val="22"/>
                <w:szCs w:val="22"/>
                <w:rtl w:val="0"/>
              </w:rPr>
              <w:t xml:space="preserve">USA</w:t>
            </w:r>
          </w:p>
        </w:tc>
        <w:tc>
          <w:tcPr/>
          <w:p w:rsidR="00000000" w:rsidDel="00000000" w:rsidP="00000000" w:rsidRDefault="00000000" w:rsidRPr="00000000" w14:paraId="00000286">
            <w:pPr>
              <w:ind w:firstLine="0"/>
              <w:rPr>
                <w:sz w:val="22"/>
                <w:szCs w:val="22"/>
              </w:rPr>
            </w:pPr>
            <w:r w:rsidDel="00000000" w:rsidR="00000000" w:rsidRPr="00000000">
              <w:rPr>
                <w:sz w:val="22"/>
                <w:szCs w:val="22"/>
                <w:rtl w:val="0"/>
              </w:rPr>
              <w:t xml:space="preserve">67.2</w:t>
            </w:r>
          </w:p>
        </w:tc>
        <w:tc>
          <w:tcPr/>
          <w:p w:rsidR="00000000" w:rsidDel="00000000" w:rsidP="00000000" w:rsidRDefault="00000000" w:rsidRPr="00000000" w14:paraId="00000287">
            <w:pPr>
              <w:ind w:firstLine="0"/>
              <w:rPr>
                <w:sz w:val="22"/>
                <w:szCs w:val="22"/>
              </w:rPr>
            </w:pPr>
            <w:r w:rsidDel="00000000" w:rsidR="00000000" w:rsidRPr="00000000">
              <w:rPr>
                <w:sz w:val="22"/>
                <w:szCs w:val="22"/>
                <w:rtl w:val="0"/>
              </w:rPr>
              <w:t xml:space="preserve">18-21; 18.82; 0.86</w:t>
            </w:r>
          </w:p>
        </w:tc>
        <w:tc>
          <w:tcPr/>
          <w:p w:rsidR="00000000" w:rsidDel="00000000" w:rsidP="00000000" w:rsidRDefault="00000000" w:rsidRPr="00000000" w14:paraId="00000288">
            <w:pPr>
              <w:ind w:firstLine="0"/>
              <w:rPr>
                <w:sz w:val="22"/>
                <w:szCs w:val="22"/>
              </w:rPr>
            </w:pPr>
            <w:r w:rsidDel="00000000" w:rsidR="00000000" w:rsidRPr="00000000">
              <w:rPr>
                <w:sz w:val="22"/>
                <w:szCs w:val="22"/>
                <w:rtl w:val="0"/>
              </w:rPr>
              <w:t xml:space="preserve">48: 77: 0</w:t>
            </w:r>
          </w:p>
        </w:tc>
        <w:tc>
          <w:tcPr/>
          <w:p w:rsidR="00000000" w:rsidDel="00000000" w:rsidP="00000000" w:rsidRDefault="00000000" w:rsidRPr="00000000" w14:paraId="00000289">
            <w:pPr>
              <w:ind w:firstLine="0"/>
              <w:rPr>
                <w:sz w:val="22"/>
                <w:szCs w:val="22"/>
              </w:rPr>
            </w:pPr>
            <w:r w:rsidDel="00000000" w:rsidR="00000000" w:rsidRPr="00000000">
              <w:rPr>
                <w:sz w:val="22"/>
                <w:szCs w:val="22"/>
                <w:rtl w:val="0"/>
              </w:rPr>
              <w:t xml:space="preserve">26.00 (18.02)</w:t>
            </w:r>
          </w:p>
        </w:tc>
        <w:tc>
          <w:tcPr/>
          <w:p w:rsidR="00000000" w:rsidDel="00000000" w:rsidP="00000000" w:rsidRDefault="00000000" w:rsidRPr="00000000" w14:paraId="0000028A">
            <w:pPr>
              <w:ind w:firstLine="0"/>
              <w:rPr>
                <w:sz w:val="22"/>
                <w:szCs w:val="22"/>
              </w:rPr>
            </w:pPr>
            <w:r w:rsidDel="00000000" w:rsidR="00000000" w:rsidRPr="00000000">
              <w:rPr>
                <w:sz w:val="22"/>
                <w:szCs w:val="22"/>
                <w:rtl w:val="0"/>
              </w:rPr>
              <w:t xml:space="preserve">23.73 (15.36)</w:t>
            </w:r>
          </w:p>
        </w:tc>
      </w:tr>
      <w:tr>
        <w:trPr>
          <w:cantSplit w:val="0"/>
          <w:trHeight w:val="583" w:hRule="atLeast"/>
          <w:tblHeader w:val="0"/>
        </w:trPr>
        <w:tc>
          <w:tcPr>
            <w:vAlign w:val="center"/>
          </w:tcPr>
          <w:p w:rsidR="00000000" w:rsidDel="00000000" w:rsidP="00000000" w:rsidRDefault="00000000" w:rsidRPr="00000000" w14:paraId="0000028B">
            <w:pPr>
              <w:ind w:firstLine="0"/>
              <w:rPr>
                <w:sz w:val="22"/>
                <w:szCs w:val="22"/>
              </w:rPr>
            </w:pPr>
            <w:r w:rsidDel="00000000" w:rsidR="00000000" w:rsidRPr="00000000">
              <w:rPr>
                <w:color w:val="000000"/>
                <w:sz w:val="22"/>
                <w:szCs w:val="22"/>
                <w:rtl w:val="0"/>
              </w:rPr>
              <w:t xml:space="preserve">5</w:t>
            </w:r>
            <w:r w:rsidDel="00000000" w:rsidR="00000000" w:rsidRPr="00000000">
              <w:rPr>
                <w:rtl w:val="0"/>
              </w:rPr>
            </w:r>
          </w:p>
        </w:tc>
        <w:tc>
          <w:tcPr/>
          <w:p w:rsidR="00000000" w:rsidDel="00000000" w:rsidP="00000000" w:rsidRDefault="00000000" w:rsidRPr="00000000" w14:paraId="0000028C">
            <w:pPr>
              <w:ind w:firstLine="0"/>
              <w:rPr>
                <w:color w:val="000000"/>
                <w:sz w:val="22"/>
                <w:szCs w:val="22"/>
              </w:rPr>
            </w:pPr>
            <w:r w:rsidDel="00000000" w:rsidR="00000000" w:rsidRPr="00000000">
              <w:rPr>
                <w:sz w:val="22"/>
                <w:szCs w:val="22"/>
                <w:rtl w:val="0"/>
              </w:rPr>
              <w:t xml:space="preserve">Calvillo et al.</w:t>
            </w:r>
            <w:r w:rsidDel="00000000" w:rsidR="00000000" w:rsidRPr="00000000">
              <w:rPr>
                <w:rtl w:val="0"/>
              </w:rPr>
            </w:r>
          </w:p>
        </w:tc>
        <w:tc>
          <w:tcPr/>
          <w:p w:rsidR="00000000" w:rsidDel="00000000" w:rsidP="00000000" w:rsidRDefault="00000000" w:rsidRPr="00000000" w14:paraId="0000028D">
            <w:pPr>
              <w:ind w:firstLine="0"/>
              <w:rPr>
                <w:sz w:val="22"/>
                <w:szCs w:val="22"/>
              </w:rPr>
            </w:pPr>
            <w:r w:rsidDel="00000000" w:rsidR="00000000" w:rsidRPr="00000000">
              <w:rPr>
                <w:sz w:val="22"/>
                <w:szCs w:val="22"/>
                <w:rtl w:val="0"/>
              </w:rPr>
              <w:t xml:space="preserve">USA</w:t>
            </w:r>
          </w:p>
        </w:tc>
        <w:tc>
          <w:tcPr/>
          <w:p w:rsidR="00000000" w:rsidDel="00000000" w:rsidP="00000000" w:rsidRDefault="00000000" w:rsidRPr="00000000" w14:paraId="0000028E">
            <w:pPr>
              <w:ind w:firstLine="0"/>
              <w:rPr>
                <w:sz w:val="22"/>
                <w:szCs w:val="22"/>
              </w:rPr>
            </w:pPr>
            <w:r w:rsidDel="00000000" w:rsidR="00000000" w:rsidRPr="00000000">
              <w:rPr>
                <w:sz w:val="22"/>
                <w:szCs w:val="22"/>
                <w:rtl w:val="0"/>
              </w:rPr>
              <w:t xml:space="preserve">97.6</w:t>
            </w:r>
          </w:p>
        </w:tc>
        <w:tc>
          <w:tcPr/>
          <w:p w:rsidR="00000000" w:rsidDel="00000000" w:rsidP="00000000" w:rsidRDefault="00000000" w:rsidRPr="00000000" w14:paraId="0000028F">
            <w:pPr>
              <w:ind w:firstLine="0"/>
              <w:rPr>
                <w:sz w:val="22"/>
                <w:szCs w:val="22"/>
              </w:rPr>
            </w:pPr>
            <w:r w:rsidDel="00000000" w:rsidR="00000000" w:rsidRPr="00000000">
              <w:rPr>
                <w:sz w:val="22"/>
                <w:szCs w:val="22"/>
                <w:rtl w:val="0"/>
              </w:rPr>
              <w:t xml:space="preserve">18-30; 19.62; 1.87</w:t>
            </w:r>
          </w:p>
        </w:tc>
        <w:tc>
          <w:tcPr/>
          <w:p w:rsidR="00000000" w:rsidDel="00000000" w:rsidP="00000000" w:rsidRDefault="00000000" w:rsidRPr="00000000" w14:paraId="00000290">
            <w:pPr>
              <w:ind w:firstLine="0"/>
              <w:rPr>
                <w:sz w:val="22"/>
                <w:szCs w:val="22"/>
              </w:rPr>
            </w:pPr>
            <w:r w:rsidDel="00000000" w:rsidR="00000000" w:rsidRPr="00000000">
              <w:rPr>
                <w:sz w:val="22"/>
                <w:szCs w:val="22"/>
                <w:rtl w:val="0"/>
              </w:rPr>
              <w:t xml:space="preserve">23: 58: 0</w:t>
            </w:r>
          </w:p>
        </w:tc>
        <w:tc>
          <w:tcPr/>
          <w:p w:rsidR="00000000" w:rsidDel="00000000" w:rsidP="00000000" w:rsidRDefault="00000000" w:rsidRPr="00000000" w14:paraId="00000291">
            <w:pPr>
              <w:ind w:firstLine="0"/>
              <w:rPr>
                <w:sz w:val="22"/>
                <w:szCs w:val="22"/>
              </w:rPr>
            </w:pPr>
            <w:r w:rsidDel="00000000" w:rsidR="00000000" w:rsidRPr="00000000">
              <w:rPr>
                <w:sz w:val="22"/>
                <w:szCs w:val="22"/>
                <w:rtl w:val="0"/>
              </w:rPr>
              <w:t xml:space="preserve">14.40 (11.30)</w:t>
            </w:r>
          </w:p>
        </w:tc>
        <w:tc>
          <w:tcPr/>
          <w:p w:rsidR="00000000" w:rsidDel="00000000" w:rsidP="00000000" w:rsidRDefault="00000000" w:rsidRPr="00000000" w14:paraId="00000292">
            <w:pPr>
              <w:ind w:firstLine="0"/>
              <w:rPr>
                <w:sz w:val="22"/>
                <w:szCs w:val="22"/>
              </w:rPr>
            </w:pPr>
            <w:r w:rsidDel="00000000" w:rsidR="00000000" w:rsidRPr="00000000">
              <w:rPr>
                <w:sz w:val="22"/>
                <w:szCs w:val="22"/>
                <w:rtl w:val="0"/>
              </w:rPr>
              <w:t xml:space="preserve">17.05 (13.61)</w:t>
            </w:r>
          </w:p>
        </w:tc>
      </w:tr>
      <w:tr>
        <w:trPr>
          <w:cantSplit w:val="0"/>
          <w:trHeight w:val="583" w:hRule="atLeast"/>
          <w:tblHeader w:val="0"/>
        </w:trPr>
        <w:tc>
          <w:tcPr>
            <w:vAlign w:val="center"/>
          </w:tcPr>
          <w:p w:rsidR="00000000" w:rsidDel="00000000" w:rsidP="00000000" w:rsidRDefault="00000000" w:rsidRPr="00000000" w14:paraId="00000293">
            <w:pPr>
              <w:ind w:firstLine="0"/>
              <w:rPr>
                <w:sz w:val="22"/>
                <w:szCs w:val="22"/>
              </w:rPr>
            </w:pPr>
            <w:r w:rsidDel="00000000" w:rsidR="00000000" w:rsidRPr="00000000">
              <w:rPr>
                <w:color w:val="000000"/>
                <w:sz w:val="22"/>
                <w:szCs w:val="22"/>
                <w:rtl w:val="0"/>
              </w:rPr>
              <w:t xml:space="preserve">6</w:t>
            </w:r>
            <w:r w:rsidDel="00000000" w:rsidR="00000000" w:rsidRPr="00000000">
              <w:rPr>
                <w:rtl w:val="0"/>
              </w:rPr>
            </w:r>
          </w:p>
        </w:tc>
        <w:tc>
          <w:tcPr/>
          <w:p w:rsidR="00000000" w:rsidDel="00000000" w:rsidP="00000000" w:rsidRDefault="00000000" w:rsidRPr="00000000" w14:paraId="00000294">
            <w:pPr>
              <w:ind w:firstLine="0"/>
              <w:rPr>
                <w:color w:val="000000"/>
                <w:sz w:val="22"/>
                <w:szCs w:val="22"/>
              </w:rPr>
            </w:pPr>
            <w:r w:rsidDel="00000000" w:rsidR="00000000" w:rsidRPr="00000000">
              <w:rPr>
                <w:sz w:val="22"/>
                <w:szCs w:val="22"/>
                <w:rtl w:val="0"/>
              </w:rPr>
              <w:t xml:space="preserve">Gregori-Labarta &amp; Dobkins</w:t>
            </w:r>
            <w:r w:rsidDel="00000000" w:rsidR="00000000" w:rsidRPr="00000000">
              <w:rPr>
                <w:rtl w:val="0"/>
              </w:rPr>
            </w:r>
          </w:p>
        </w:tc>
        <w:tc>
          <w:tcPr/>
          <w:p w:rsidR="00000000" w:rsidDel="00000000" w:rsidP="00000000" w:rsidRDefault="00000000" w:rsidRPr="00000000" w14:paraId="00000295">
            <w:pPr>
              <w:ind w:firstLine="0"/>
              <w:rPr>
                <w:sz w:val="22"/>
                <w:szCs w:val="22"/>
              </w:rPr>
            </w:pPr>
            <w:r w:rsidDel="00000000" w:rsidR="00000000" w:rsidRPr="00000000">
              <w:rPr>
                <w:sz w:val="22"/>
                <w:szCs w:val="22"/>
                <w:rtl w:val="0"/>
              </w:rPr>
              <w:t xml:space="preserve">USA</w:t>
            </w:r>
          </w:p>
        </w:tc>
        <w:tc>
          <w:tcPr/>
          <w:p w:rsidR="00000000" w:rsidDel="00000000" w:rsidP="00000000" w:rsidRDefault="00000000" w:rsidRPr="00000000" w14:paraId="00000296">
            <w:pPr>
              <w:ind w:firstLine="0"/>
              <w:rPr>
                <w:sz w:val="22"/>
                <w:szCs w:val="22"/>
              </w:rPr>
            </w:pPr>
            <w:r w:rsidDel="00000000" w:rsidR="00000000" w:rsidRPr="00000000">
              <w:rPr>
                <w:sz w:val="22"/>
                <w:szCs w:val="22"/>
                <w:rtl w:val="0"/>
              </w:rPr>
              <w:t xml:space="preserve">98</w:t>
            </w:r>
          </w:p>
        </w:tc>
        <w:tc>
          <w:tcPr/>
          <w:p w:rsidR="00000000" w:rsidDel="00000000" w:rsidP="00000000" w:rsidRDefault="00000000" w:rsidRPr="00000000" w14:paraId="00000297">
            <w:pPr>
              <w:ind w:firstLine="0"/>
              <w:rPr>
                <w:sz w:val="22"/>
                <w:szCs w:val="22"/>
              </w:rPr>
            </w:pPr>
            <w:r w:rsidDel="00000000" w:rsidR="00000000" w:rsidRPr="00000000">
              <w:rPr>
                <w:sz w:val="22"/>
                <w:szCs w:val="22"/>
                <w:rtl w:val="0"/>
              </w:rPr>
              <w:t xml:space="preserve">18-31; 20.42; 2.20</w:t>
            </w:r>
          </w:p>
        </w:tc>
        <w:tc>
          <w:tcPr/>
          <w:p w:rsidR="00000000" w:rsidDel="00000000" w:rsidP="00000000" w:rsidRDefault="00000000" w:rsidRPr="00000000" w14:paraId="00000298">
            <w:pPr>
              <w:ind w:firstLine="0"/>
              <w:rPr>
                <w:sz w:val="22"/>
                <w:szCs w:val="22"/>
              </w:rPr>
            </w:pPr>
            <w:r w:rsidDel="00000000" w:rsidR="00000000" w:rsidRPr="00000000">
              <w:rPr>
                <w:sz w:val="22"/>
                <w:szCs w:val="22"/>
                <w:rtl w:val="0"/>
              </w:rPr>
              <w:t xml:space="preserve">18: 78: 0</w:t>
            </w:r>
          </w:p>
        </w:tc>
        <w:tc>
          <w:tcPr/>
          <w:p w:rsidR="00000000" w:rsidDel="00000000" w:rsidP="00000000" w:rsidRDefault="00000000" w:rsidRPr="00000000" w14:paraId="00000299">
            <w:pPr>
              <w:ind w:firstLine="0"/>
              <w:rPr>
                <w:i w:val="1"/>
                <w:sz w:val="22"/>
                <w:szCs w:val="22"/>
              </w:rPr>
            </w:pPr>
            <w:r w:rsidDel="00000000" w:rsidR="00000000" w:rsidRPr="00000000">
              <w:rPr>
                <w:sz w:val="22"/>
                <w:szCs w:val="22"/>
                <w:rtl w:val="0"/>
              </w:rPr>
              <w:t xml:space="preserve">20.88 (13.15)</w:t>
            </w:r>
            <w:r w:rsidDel="00000000" w:rsidR="00000000" w:rsidRPr="00000000">
              <w:rPr>
                <w:rtl w:val="0"/>
              </w:rPr>
            </w:r>
          </w:p>
        </w:tc>
        <w:tc>
          <w:tcPr/>
          <w:p w:rsidR="00000000" w:rsidDel="00000000" w:rsidP="00000000" w:rsidRDefault="00000000" w:rsidRPr="00000000" w14:paraId="0000029A">
            <w:pPr>
              <w:ind w:firstLine="0"/>
              <w:rPr>
                <w:i w:val="1"/>
                <w:sz w:val="22"/>
                <w:szCs w:val="22"/>
              </w:rPr>
            </w:pPr>
            <w:r w:rsidDel="00000000" w:rsidR="00000000" w:rsidRPr="00000000">
              <w:rPr>
                <w:sz w:val="22"/>
                <w:szCs w:val="22"/>
                <w:rtl w:val="0"/>
              </w:rPr>
              <w:t xml:space="preserve">24.69 (12.11)</w:t>
            </w:r>
            <w:r w:rsidDel="00000000" w:rsidR="00000000" w:rsidRPr="00000000">
              <w:rPr>
                <w:rtl w:val="0"/>
              </w:rPr>
            </w:r>
          </w:p>
        </w:tc>
      </w:tr>
      <w:tr>
        <w:trPr>
          <w:cantSplit w:val="0"/>
          <w:trHeight w:val="583" w:hRule="atLeast"/>
          <w:tblHeader w:val="0"/>
        </w:trPr>
        <w:tc>
          <w:tcPr>
            <w:vAlign w:val="center"/>
          </w:tcPr>
          <w:p w:rsidR="00000000" w:rsidDel="00000000" w:rsidP="00000000" w:rsidRDefault="00000000" w:rsidRPr="00000000" w14:paraId="0000029B">
            <w:pPr>
              <w:ind w:firstLine="0"/>
              <w:rPr>
                <w:sz w:val="22"/>
                <w:szCs w:val="22"/>
              </w:rPr>
            </w:pPr>
            <w:r w:rsidDel="00000000" w:rsidR="00000000" w:rsidRPr="00000000">
              <w:rPr>
                <w:color w:val="000000"/>
                <w:sz w:val="22"/>
                <w:szCs w:val="22"/>
                <w:rtl w:val="0"/>
              </w:rPr>
              <w:t xml:space="preserve">7</w:t>
            </w:r>
            <w:r w:rsidDel="00000000" w:rsidR="00000000" w:rsidRPr="00000000">
              <w:rPr>
                <w:rtl w:val="0"/>
              </w:rPr>
            </w:r>
          </w:p>
        </w:tc>
        <w:tc>
          <w:tcPr/>
          <w:p w:rsidR="00000000" w:rsidDel="00000000" w:rsidP="00000000" w:rsidRDefault="00000000" w:rsidRPr="00000000" w14:paraId="0000029C">
            <w:pPr>
              <w:ind w:firstLine="0"/>
              <w:rPr>
                <w:color w:val="000000"/>
                <w:sz w:val="22"/>
                <w:szCs w:val="22"/>
              </w:rPr>
            </w:pPr>
            <w:r w:rsidDel="00000000" w:rsidR="00000000" w:rsidRPr="00000000">
              <w:rPr>
                <w:sz w:val="22"/>
                <w:szCs w:val="22"/>
                <w:rtl w:val="0"/>
              </w:rPr>
              <w:t xml:space="preserve">Hagger et al.</w:t>
            </w:r>
            <w:r w:rsidDel="00000000" w:rsidR="00000000" w:rsidRPr="00000000">
              <w:rPr>
                <w:rtl w:val="0"/>
              </w:rPr>
            </w:r>
          </w:p>
        </w:tc>
        <w:tc>
          <w:tcPr/>
          <w:p w:rsidR="00000000" w:rsidDel="00000000" w:rsidP="00000000" w:rsidRDefault="00000000" w:rsidRPr="00000000" w14:paraId="0000029D">
            <w:pPr>
              <w:ind w:firstLine="0"/>
              <w:rPr>
                <w:sz w:val="22"/>
                <w:szCs w:val="22"/>
              </w:rPr>
            </w:pPr>
            <w:r w:rsidDel="00000000" w:rsidR="00000000" w:rsidRPr="00000000">
              <w:rPr>
                <w:sz w:val="22"/>
                <w:szCs w:val="22"/>
                <w:rtl w:val="0"/>
              </w:rPr>
              <w:t xml:space="preserve">USA</w:t>
            </w:r>
          </w:p>
        </w:tc>
        <w:tc>
          <w:tcPr/>
          <w:p w:rsidR="00000000" w:rsidDel="00000000" w:rsidP="00000000" w:rsidRDefault="00000000" w:rsidRPr="00000000" w14:paraId="0000029E">
            <w:pPr>
              <w:ind w:firstLine="0"/>
              <w:rPr>
                <w:sz w:val="22"/>
                <w:szCs w:val="22"/>
              </w:rPr>
            </w:pPr>
            <w:r w:rsidDel="00000000" w:rsidR="00000000" w:rsidRPr="00000000">
              <w:rPr>
                <w:sz w:val="22"/>
                <w:szCs w:val="22"/>
                <w:rtl w:val="0"/>
              </w:rPr>
              <w:t xml:space="preserve">86</w:t>
            </w:r>
          </w:p>
        </w:tc>
        <w:tc>
          <w:tcPr/>
          <w:p w:rsidR="00000000" w:rsidDel="00000000" w:rsidP="00000000" w:rsidRDefault="00000000" w:rsidRPr="00000000" w14:paraId="0000029F">
            <w:pPr>
              <w:ind w:firstLine="0"/>
              <w:rPr>
                <w:sz w:val="22"/>
                <w:szCs w:val="22"/>
              </w:rPr>
            </w:pPr>
            <w:r w:rsidDel="00000000" w:rsidR="00000000" w:rsidRPr="00000000">
              <w:rPr>
                <w:sz w:val="22"/>
                <w:szCs w:val="22"/>
                <w:rtl w:val="0"/>
              </w:rPr>
              <w:t xml:space="preserve">18-30; 20.41; 2.55</w:t>
            </w:r>
          </w:p>
        </w:tc>
        <w:tc>
          <w:tcPr/>
          <w:p w:rsidR="00000000" w:rsidDel="00000000" w:rsidP="00000000" w:rsidRDefault="00000000" w:rsidRPr="00000000" w14:paraId="000002A0">
            <w:pPr>
              <w:ind w:firstLine="0"/>
              <w:rPr>
                <w:sz w:val="22"/>
                <w:szCs w:val="22"/>
              </w:rPr>
            </w:pPr>
            <w:r w:rsidDel="00000000" w:rsidR="00000000" w:rsidRPr="00000000">
              <w:rPr>
                <w:sz w:val="22"/>
                <w:szCs w:val="22"/>
                <w:rtl w:val="0"/>
              </w:rPr>
              <w:t xml:space="preserve">19: 53: 2</w:t>
            </w:r>
          </w:p>
        </w:tc>
        <w:tc>
          <w:tcPr/>
          <w:p w:rsidR="00000000" w:rsidDel="00000000" w:rsidP="00000000" w:rsidRDefault="00000000" w:rsidRPr="00000000" w14:paraId="000002A1">
            <w:pPr>
              <w:ind w:firstLine="0"/>
              <w:rPr>
                <w:i w:val="1"/>
                <w:sz w:val="22"/>
                <w:szCs w:val="22"/>
              </w:rPr>
            </w:pPr>
            <w:r w:rsidDel="00000000" w:rsidR="00000000" w:rsidRPr="00000000">
              <w:rPr>
                <w:sz w:val="22"/>
                <w:szCs w:val="22"/>
                <w:rtl w:val="0"/>
              </w:rPr>
              <w:t xml:space="preserve">5.26 (5.11)</w:t>
            </w:r>
            <w:r w:rsidDel="00000000" w:rsidR="00000000" w:rsidRPr="00000000">
              <w:rPr>
                <w:rtl w:val="0"/>
              </w:rPr>
            </w:r>
          </w:p>
        </w:tc>
        <w:tc>
          <w:tcPr/>
          <w:p w:rsidR="00000000" w:rsidDel="00000000" w:rsidP="00000000" w:rsidRDefault="00000000" w:rsidRPr="00000000" w14:paraId="000002A2">
            <w:pPr>
              <w:ind w:firstLine="0"/>
              <w:rPr>
                <w:i w:val="1"/>
                <w:sz w:val="22"/>
                <w:szCs w:val="22"/>
              </w:rPr>
            </w:pPr>
            <w:r w:rsidDel="00000000" w:rsidR="00000000" w:rsidRPr="00000000">
              <w:rPr>
                <w:sz w:val="22"/>
                <w:szCs w:val="22"/>
                <w:rtl w:val="0"/>
              </w:rPr>
              <w:t xml:space="preserve">5.43 (5.58)</w:t>
            </w:r>
            <w:r w:rsidDel="00000000" w:rsidR="00000000" w:rsidRPr="00000000">
              <w:rPr>
                <w:rtl w:val="0"/>
              </w:rPr>
            </w:r>
          </w:p>
        </w:tc>
      </w:tr>
      <w:tr>
        <w:trPr>
          <w:cantSplit w:val="0"/>
          <w:trHeight w:val="583" w:hRule="atLeast"/>
          <w:tblHeader w:val="0"/>
        </w:trPr>
        <w:tc>
          <w:tcPr>
            <w:vAlign w:val="center"/>
          </w:tcPr>
          <w:p w:rsidR="00000000" w:rsidDel="00000000" w:rsidP="00000000" w:rsidRDefault="00000000" w:rsidRPr="00000000" w14:paraId="000002A3">
            <w:pPr>
              <w:ind w:firstLine="0"/>
              <w:rPr>
                <w:sz w:val="22"/>
                <w:szCs w:val="22"/>
              </w:rPr>
            </w:pPr>
            <w:r w:rsidDel="00000000" w:rsidR="00000000" w:rsidRPr="00000000">
              <w:rPr>
                <w:color w:val="000000"/>
                <w:sz w:val="22"/>
                <w:szCs w:val="22"/>
                <w:rtl w:val="0"/>
              </w:rPr>
              <w:t xml:space="preserve">8</w:t>
            </w:r>
            <w:r w:rsidDel="00000000" w:rsidR="00000000" w:rsidRPr="00000000">
              <w:rPr>
                <w:rtl w:val="0"/>
              </w:rPr>
            </w:r>
          </w:p>
        </w:tc>
        <w:tc>
          <w:tcPr/>
          <w:p w:rsidR="00000000" w:rsidDel="00000000" w:rsidP="00000000" w:rsidRDefault="00000000" w:rsidRPr="00000000" w14:paraId="000002A4">
            <w:pPr>
              <w:ind w:firstLine="0"/>
              <w:rPr>
                <w:color w:val="000000"/>
                <w:sz w:val="22"/>
                <w:szCs w:val="22"/>
              </w:rPr>
            </w:pPr>
            <w:r w:rsidDel="00000000" w:rsidR="00000000" w:rsidRPr="00000000">
              <w:rPr>
                <w:sz w:val="22"/>
                <w:szCs w:val="22"/>
                <w:rtl w:val="0"/>
              </w:rPr>
              <w:t xml:space="preserve">Hartanto et al.</w:t>
            </w:r>
            <w:r w:rsidDel="00000000" w:rsidR="00000000" w:rsidRPr="00000000">
              <w:rPr>
                <w:rtl w:val="0"/>
              </w:rPr>
            </w:r>
          </w:p>
        </w:tc>
        <w:tc>
          <w:tcPr/>
          <w:p w:rsidR="00000000" w:rsidDel="00000000" w:rsidP="00000000" w:rsidRDefault="00000000" w:rsidRPr="00000000" w14:paraId="000002A5">
            <w:pPr>
              <w:ind w:firstLine="0"/>
              <w:rPr>
                <w:sz w:val="22"/>
                <w:szCs w:val="22"/>
              </w:rPr>
            </w:pPr>
            <w:r w:rsidDel="00000000" w:rsidR="00000000" w:rsidRPr="00000000">
              <w:rPr>
                <w:sz w:val="22"/>
                <w:szCs w:val="22"/>
                <w:rtl w:val="0"/>
              </w:rPr>
              <w:t xml:space="preserve">Singapore</w:t>
            </w:r>
          </w:p>
        </w:tc>
        <w:tc>
          <w:tcPr/>
          <w:p w:rsidR="00000000" w:rsidDel="00000000" w:rsidP="00000000" w:rsidRDefault="00000000" w:rsidRPr="00000000" w14:paraId="000002A6">
            <w:pPr>
              <w:ind w:firstLine="0"/>
              <w:rPr>
                <w:sz w:val="22"/>
                <w:szCs w:val="22"/>
              </w:rPr>
            </w:pPr>
            <w:r w:rsidDel="00000000" w:rsidR="00000000" w:rsidRPr="00000000">
              <w:rPr>
                <w:sz w:val="22"/>
                <w:szCs w:val="22"/>
                <w:rtl w:val="0"/>
              </w:rPr>
              <w:t xml:space="preserve">93.4</w:t>
            </w:r>
          </w:p>
        </w:tc>
        <w:tc>
          <w:tcPr/>
          <w:p w:rsidR="00000000" w:rsidDel="00000000" w:rsidP="00000000" w:rsidRDefault="00000000" w:rsidRPr="00000000" w14:paraId="000002A7">
            <w:pPr>
              <w:ind w:firstLine="0"/>
              <w:rPr>
                <w:sz w:val="22"/>
                <w:szCs w:val="22"/>
              </w:rPr>
            </w:pPr>
            <w:r w:rsidDel="00000000" w:rsidR="00000000" w:rsidRPr="00000000">
              <w:rPr>
                <w:sz w:val="22"/>
                <w:szCs w:val="22"/>
                <w:rtl w:val="0"/>
              </w:rPr>
              <w:t xml:space="preserve">18-29; 20.91; 1.80</w:t>
            </w:r>
          </w:p>
        </w:tc>
        <w:tc>
          <w:tcPr/>
          <w:p w:rsidR="00000000" w:rsidDel="00000000" w:rsidP="00000000" w:rsidRDefault="00000000" w:rsidRPr="00000000" w14:paraId="000002A8">
            <w:pPr>
              <w:ind w:firstLine="0"/>
              <w:rPr>
                <w:sz w:val="22"/>
                <w:szCs w:val="22"/>
              </w:rPr>
            </w:pPr>
            <w:r w:rsidDel="00000000" w:rsidR="00000000" w:rsidRPr="00000000">
              <w:rPr>
                <w:sz w:val="22"/>
                <w:szCs w:val="22"/>
                <w:rtl w:val="0"/>
              </w:rPr>
              <w:t xml:space="preserve">23: 89: 1</w:t>
            </w:r>
          </w:p>
        </w:tc>
        <w:tc>
          <w:tcPr/>
          <w:p w:rsidR="00000000" w:rsidDel="00000000" w:rsidP="00000000" w:rsidRDefault="00000000" w:rsidRPr="00000000" w14:paraId="000002A9">
            <w:pPr>
              <w:ind w:firstLine="0"/>
              <w:rPr>
                <w:i w:val="1"/>
                <w:sz w:val="22"/>
                <w:szCs w:val="22"/>
              </w:rPr>
            </w:pPr>
            <w:r w:rsidDel="00000000" w:rsidR="00000000" w:rsidRPr="00000000">
              <w:rPr>
                <w:sz w:val="22"/>
                <w:szCs w:val="22"/>
                <w:rtl w:val="0"/>
              </w:rPr>
              <w:t xml:space="preserve">30.39 (19.70)</w:t>
            </w:r>
            <w:r w:rsidDel="00000000" w:rsidR="00000000" w:rsidRPr="00000000">
              <w:rPr>
                <w:rtl w:val="0"/>
              </w:rPr>
            </w:r>
          </w:p>
        </w:tc>
        <w:tc>
          <w:tcPr/>
          <w:p w:rsidR="00000000" w:rsidDel="00000000" w:rsidP="00000000" w:rsidRDefault="00000000" w:rsidRPr="00000000" w14:paraId="000002AA">
            <w:pPr>
              <w:ind w:firstLine="0"/>
              <w:rPr>
                <w:i w:val="1"/>
                <w:sz w:val="22"/>
                <w:szCs w:val="22"/>
              </w:rPr>
            </w:pPr>
            <w:r w:rsidDel="00000000" w:rsidR="00000000" w:rsidRPr="00000000">
              <w:rPr>
                <w:sz w:val="22"/>
                <w:szCs w:val="22"/>
                <w:rtl w:val="0"/>
              </w:rPr>
              <w:t xml:space="preserve">6.56 (6.42)</w:t>
            </w:r>
            <w:r w:rsidDel="00000000" w:rsidR="00000000" w:rsidRPr="00000000">
              <w:rPr>
                <w:rtl w:val="0"/>
              </w:rPr>
            </w:r>
          </w:p>
        </w:tc>
      </w:tr>
      <w:tr>
        <w:trPr>
          <w:cantSplit w:val="0"/>
          <w:trHeight w:val="583" w:hRule="atLeast"/>
          <w:tblHeader w:val="0"/>
        </w:trPr>
        <w:tc>
          <w:tcPr>
            <w:vAlign w:val="center"/>
          </w:tcPr>
          <w:p w:rsidR="00000000" w:rsidDel="00000000" w:rsidP="00000000" w:rsidRDefault="00000000" w:rsidRPr="00000000" w14:paraId="000002AB">
            <w:pPr>
              <w:ind w:firstLine="0"/>
              <w:rPr>
                <w:sz w:val="22"/>
                <w:szCs w:val="22"/>
              </w:rPr>
            </w:pPr>
            <w:r w:rsidDel="00000000" w:rsidR="00000000" w:rsidRPr="00000000">
              <w:rPr>
                <w:color w:val="000000"/>
                <w:sz w:val="22"/>
                <w:szCs w:val="22"/>
                <w:rtl w:val="0"/>
              </w:rPr>
              <w:t xml:space="preserve">9</w:t>
            </w:r>
            <w:r w:rsidDel="00000000" w:rsidR="00000000" w:rsidRPr="00000000">
              <w:rPr>
                <w:rtl w:val="0"/>
              </w:rPr>
            </w:r>
          </w:p>
        </w:tc>
        <w:tc>
          <w:tcPr/>
          <w:p w:rsidR="00000000" w:rsidDel="00000000" w:rsidP="00000000" w:rsidRDefault="00000000" w:rsidRPr="00000000" w14:paraId="000002AC">
            <w:pPr>
              <w:ind w:firstLine="0"/>
              <w:rPr>
                <w:color w:val="000000"/>
                <w:sz w:val="22"/>
                <w:szCs w:val="22"/>
              </w:rPr>
            </w:pPr>
            <w:r w:rsidDel="00000000" w:rsidR="00000000" w:rsidRPr="00000000">
              <w:rPr>
                <w:sz w:val="22"/>
                <w:szCs w:val="22"/>
                <w:rtl w:val="0"/>
              </w:rPr>
              <w:t xml:space="preserve">Hawk</w:t>
            </w:r>
            <w:r w:rsidDel="00000000" w:rsidR="00000000" w:rsidRPr="00000000">
              <w:rPr>
                <w:rtl w:val="0"/>
              </w:rPr>
            </w:r>
          </w:p>
        </w:tc>
        <w:tc>
          <w:tcPr/>
          <w:p w:rsidR="00000000" w:rsidDel="00000000" w:rsidP="00000000" w:rsidRDefault="00000000" w:rsidRPr="00000000" w14:paraId="000002AD">
            <w:pPr>
              <w:ind w:firstLine="0"/>
              <w:rPr>
                <w:sz w:val="22"/>
                <w:szCs w:val="22"/>
              </w:rPr>
            </w:pPr>
            <w:r w:rsidDel="00000000" w:rsidR="00000000" w:rsidRPr="00000000">
              <w:rPr>
                <w:sz w:val="22"/>
                <w:szCs w:val="22"/>
                <w:rtl w:val="0"/>
              </w:rPr>
              <w:t xml:space="preserve">USA</w:t>
            </w:r>
          </w:p>
        </w:tc>
        <w:tc>
          <w:tcPr/>
          <w:p w:rsidR="00000000" w:rsidDel="00000000" w:rsidP="00000000" w:rsidRDefault="00000000" w:rsidRPr="00000000" w14:paraId="000002AE">
            <w:pPr>
              <w:ind w:firstLine="0"/>
              <w:rPr>
                <w:sz w:val="22"/>
                <w:szCs w:val="22"/>
              </w:rPr>
            </w:pPr>
            <w:r w:rsidDel="00000000" w:rsidR="00000000" w:rsidRPr="00000000">
              <w:rPr>
                <w:sz w:val="22"/>
                <w:szCs w:val="22"/>
                <w:rtl w:val="0"/>
              </w:rPr>
              <w:t xml:space="preserve">94.4</w:t>
            </w:r>
          </w:p>
        </w:tc>
        <w:tc>
          <w:tcPr/>
          <w:p w:rsidR="00000000" w:rsidDel="00000000" w:rsidP="00000000" w:rsidRDefault="00000000" w:rsidRPr="00000000" w14:paraId="000002AF">
            <w:pPr>
              <w:ind w:firstLine="0"/>
              <w:rPr>
                <w:sz w:val="22"/>
                <w:szCs w:val="22"/>
              </w:rPr>
            </w:pPr>
            <w:r w:rsidDel="00000000" w:rsidR="00000000" w:rsidRPr="00000000">
              <w:rPr>
                <w:sz w:val="22"/>
                <w:szCs w:val="22"/>
                <w:rtl w:val="0"/>
              </w:rPr>
              <w:t xml:space="preserve">18-34; 22.24; 3.00</w:t>
            </w:r>
          </w:p>
        </w:tc>
        <w:tc>
          <w:tcPr/>
          <w:p w:rsidR="00000000" w:rsidDel="00000000" w:rsidP="00000000" w:rsidRDefault="00000000" w:rsidRPr="00000000" w14:paraId="000002B0">
            <w:pPr>
              <w:ind w:firstLine="0"/>
              <w:rPr>
                <w:sz w:val="22"/>
                <w:szCs w:val="22"/>
              </w:rPr>
            </w:pPr>
            <w:r w:rsidDel="00000000" w:rsidR="00000000" w:rsidRPr="00000000">
              <w:rPr>
                <w:sz w:val="22"/>
                <w:szCs w:val="22"/>
                <w:rtl w:val="0"/>
              </w:rPr>
              <w:t xml:space="preserve">64: 17: 4</w:t>
            </w:r>
          </w:p>
        </w:tc>
        <w:tc>
          <w:tcPr/>
          <w:p w:rsidR="00000000" w:rsidDel="00000000" w:rsidP="00000000" w:rsidRDefault="00000000" w:rsidRPr="00000000" w14:paraId="000002B1">
            <w:pPr>
              <w:ind w:firstLine="0"/>
              <w:rPr>
                <w:i w:val="1"/>
                <w:sz w:val="22"/>
                <w:szCs w:val="22"/>
              </w:rPr>
            </w:pPr>
            <w:r w:rsidDel="00000000" w:rsidR="00000000" w:rsidRPr="00000000">
              <w:rPr>
                <w:sz w:val="22"/>
                <w:szCs w:val="22"/>
                <w:rtl w:val="0"/>
              </w:rPr>
              <w:t xml:space="preserve">26.09 (31.00)</w:t>
            </w:r>
            <w:r w:rsidDel="00000000" w:rsidR="00000000" w:rsidRPr="00000000">
              <w:rPr>
                <w:rtl w:val="0"/>
              </w:rPr>
            </w:r>
          </w:p>
        </w:tc>
        <w:tc>
          <w:tcPr/>
          <w:p w:rsidR="00000000" w:rsidDel="00000000" w:rsidP="00000000" w:rsidRDefault="00000000" w:rsidRPr="00000000" w14:paraId="000002B2">
            <w:pPr>
              <w:ind w:firstLine="0"/>
              <w:rPr>
                <w:i w:val="1"/>
                <w:sz w:val="22"/>
                <w:szCs w:val="22"/>
              </w:rPr>
            </w:pPr>
            <w:r w:rsidDel="00000000" w:rsidR="00000000" w:rsidRPr="00000000">
              <w:rPr>
                <w:sz w:val="22"/>
                <w:szCs w:val="22"/>
                <w:rtl w:val="0"/>
              </w:rPr>
              <w:t xml:space="preserve">26.38 (14.07)</w:t>
            </w:r>
            <w:r w:rsidDel="00000000" w:rsidR="00000000" w:rsidRPr="00000000">
              <w:rPr>
                <w:rtl w:val="0"/>
              </w:rPr>
            </w:r>
          </w:p>
        </w:tc>
      </w:tr>
      <w:tr>
        <w:trPr>
          <w:cantSplit w:val="0"/>
          <w:trHeight w:val="583" w:hRule="atLeast"/>
          <w:tblHeader w:val="0"/>
        </w:trPr>
        <w:tc>
          <w:tcPr>
            <w:vAlign w:val="center"/>
          </w:tcPr>
          <w:p w:rsidR="00000000" w:rsidDel="00000000" w:rsidP="00000000" w:rsidRDefault="00000000" w:rsidRPr="00000000" w14:paraId="000002B3">
            <w:pPr>
              <w:ind w:firstLine="0"/>
              <w:rPr>
                <w:sz w:val="22"/>
                <w:szCs w:val="22"/>
              </w:rPr>
            </w:pPr>
            <w:r w:rsidDel="00000000" w:rsidR="00000000" w:rsidRPr="00000000">
              <w:rPr>
                <w:color w:val="000000"/>
                <w:sz w:val="22"/>
                <w:szCs w:val="22"/>
                <w:rtl w:val="0"/>
              </w:rPr>
              <w:t xml:space="preserve">10</w:t>
            </w:r>
            <w:r w:rsidDel="00000000" w:rsidR="00000000" w:rsidRPr="00000000">
              <w:rPr>
                <w:rtl w:val="0"/>
              </w:rPr>
            </w:r>
          </w:p>
        </w:tc>
        <w:tc>
          <w:tcPr/>
          <w:p w:rsidR="00000000" w:rsidDel="00000000" w:rsidP="00000000" w:rsidRDefault="00000000" w:rsidRPr="00000000" w14:paraId="000002B4">
            <w:pPr>
              <w:ind w:firstLine="0"/>
              <w:rPr>
                <w:color w:val="000000"/>
                <w:sz w:val="22"/>
                <w:szCs w:val="22"/>
              </w:rPr>
            </w:pPr>
            <w:r w:rsidDel="00000000" w:rsidR="00000000" w:rsidRPr="00000000">
              <w:rPr>
                <w:sz w:val="22"/>
                <w:szCs w:val="22"/>
                <w:rtl w:val="0"/>
              </w:rPr>
              <w:t xml:space="preserve">Hirt et al.</w:t>
            </w:r>
            <w:r w:rsidDel="00000000" w:rsidR="00000000" w:rsidRPr="00000000">
              <w:rPr>
                <w:rtl w:val="0"/>
              </w:rPr>
            </w:r>
          </w:p>
        </w:tc>
        <w:tc>
          <w:tcPr/>
          <w:p w:rsidR="00000000" w:rsidDel="00000000" w:rsidP="00000000" w:rsidRDefault="00000000" w:rsidRPr="00000000" w14:paraId="000002B5">
            <w:pPr>
              <w:ind w:firstLine="0"/>
              <w:rPr>
                <w:sz w:val="22"/>
                <w:szCs w:val="22"/>
              </w:rPr>
            </w:pPr>
            <w:r w:rsidDel="00000000" w:rsidR="00000000" w:rsidRPr="00000000">
              <w:rPr>
                <w:sz w:val="22"/>
                <w:szCs w:val="22"/>
                <w:rtl w:val="0"/>
              </w:rPr>
              <w:t xml:space="preserve">USA</w:t>
            </w:r>
          </w:p>
        </w:tc>
        <w:tc>
          <w:tcPr/>
          <w:p w:rsidR="00000000" w:rsidDel="00000000" w:rsidP="00000000" w:rsidRDefault="00000000" w:rsidRPr="00000000" w14:paraId="000002B6">
            <w:pPr>
              <w:ind w:firstLine="0"/>
              <w:rPr>
                <w:sz w:val="22"/>
                <w:szCs w:val="22"/>
              </w:rPr>
            </w:pPr>
            <w:r w:rsidDel="00000000" w:rsidR="00000000" w:rsidRPr="00000000">
              <w:rPr>
                <w:sz w:val="22"/>
                <w:szCs w:val="22"/>
                <w:rtl w:val="0"/>
              </w:rPr>
              <w:t xml:space="preserve">79.1</w:t>
            </w:r>
          </w:p>
        </w:tc>
        <w:tc>
          <w:tcPr/>
          <w:p w:rsidR="00000000" w:rsidDel="00000000" w:rsidP="00000000" w:rsidRDefault="00000000" w:rsidRPr="00000000" w14:paraId="000002B7">
            <w:pPr>
              <w:ind w:firstLine="0"/>
              <w:rPr>
                <w:sz w:val="22"/>
                <w:szCs w:val="22"/>
              </w:rPr>
            </w:pPr>
            <w:r w:rsidDel="00000000" w:rsidR="00000000" w:rsidRPr="00000000">
              <w:rPr>
                <w:sz w:val="22"/>
                <w:szCs w:val="22"/>
                <w:rtl w:val="0"/>
              </w:rPr>
              <w:t xml:space="preserve">18-21; 18.63; 0.80</w:t>
            </w:r>
          </w:p>
        </w:tc>
        <w:tc>
          <w:tcPr/>
          <w:p w:rsidR="00000000" w:rsidDel="00000000" w:rsidP="00000000" w:rsidRDefault="00000000" w:rsidRPr="00000000" w14:paraId="000002B8">
            <w:pPr>
              <w:ind w:firstLine="0"/>
              <w:rPr>
                <w:sz w:val="22"/>
                <w:szCs w:val="22"/>
              </w:rPr>
            </w:pPr>
            <w:r w:rsidDel="00000000" w:rsidR="00000000" w:rsidRPr="00000000">
              <w:rPr>
                <w:sz w:val="22"/>
                <w:szCs w:val="22"/>
                <w:rtl w:val="0"/>
              </w:rPr>
              <w:t xml:space="preserve">23: 49: 0</w:t>
            </w:r>
          </w:p>
        </w:tc>
        <w:tc>
          <w:tcPr/>
          <w:p w:rsidR="00000000" w:rsidDel="00000000" w:rsidP="00000000" w:rsidRDefault="00000000" w:rsidRPr="00000000" w14:paraId="000002B9">
            <w:pPr>
              <w:ind w:firstLine="0"/>
              <w:rPr>
                <w:i w:val="1"/>
                <w:sz w:val="22"/>
                <w:szCs w:val="22"/>
              </w:rPr>
            </w:pPr>
            <w:r w:rsidDel="00000000" w:rsidR="00000000" w:rsidRPr="00000000">
              <w:rPr>
                <w:sz w:val="22"/>
                <w:szCs w:val="22"/>
                <w:rtl w:val="0"/>
              </w:rPr>
              <w:t xml:space="preserve">8.31 (7.82)</w:t>
            </w:r>
            <w:r w:rsidDel="00000000" w:rsidR="00000000" w:rsidRPr="00000000">
              <w:rPr>
                <w:rtl w:val="0"/>
              </w:rPr>
            </w:r>
          </w:p>
        </w:tc>
        <w:tc>
          <w:tcPr/>
          <w:p w:rsidR="00000000" w:rsidDel="00000000" w:rsidP="00000000" w:rsidRDefault="00000000" w:rsidRPr="00000000" w14:paraId="000002BA">
            <w:pPr>
              <w:ind w:firstLine="0"/>
              <w:rPr>
                <w:i w:val="1"/>
                <w:sz w:val="22"/>
                <w:szCs w:val="22"/>
              </w:rPr>
            </w:pPr>
            <w:r w:rsidDel="00000000" w:rsidR="00000000" w:rsidRPr="00000000">
              <w:rPr>
                <w:sz w:val="22"/>
                <w:szCs w:val="22"/>
                <w:rtl w:val="0"/>
              </w:rPr>
              <w:t xml:space="preserve">19.27 (17.82)</w:t>
            </w:r>
            <w:r w:rsidDel="00000000" w:rsidR="00000000" w:rsidRPr="00000000">
              <w:rPr>
                <w:rtl w:val="0"/>
              </w:rPr>
            </w:r>
          </w:p>
        </w:tc>
      </w:tr>
      <w:tr>
        <w:trPr>
          <w:cantSplit w:val="0"/>
          <w:trHeight w:val="583" w:hRule="atLeast"/>
          <w:tblHeader w:val="0"/>
        </w:trPr>
        <w:tc>
          <w:tcPr>
            <w:vAlign w:val="center"/>
          </w:tcPr>
          <w:p w:rsidR="00000000" w:rsidDel="00000000" w:rsidP="00000000" w:rsidRDefault="00000000" w:rsidRPr="00000000" w14:paraId="000002BB">
            <w:pPr>
              <w:ind w:firstLine="0"/>
              <w:rPr>
                <w:sz w:val="22"/>
                <w:szCs w:val="22"/>
              </w:rPr>
            </w:pPr>
            <w:r w:rsidDel="00000000" w:rsidR="00000000" w:rsidRPr="00000000">
              <w:rPr>
                <w:color w:val="000000"/>
                <w:sz w:val="22"/>
                <w:szCs w:val="22"/>
                <w:rtl w:val="0"/>
              </w:rPr>
              <w:t xml:space="preserve">11</w:t>
            </w:r>
            <w:r w:rsidDel="00000000" w:rsidR="00000000" w:rsidRPr="00000000">
              <w:rPr>
                <w:rtl w:val="0"/>
              </w:rPr>
            </w:r>
          </w:p>
        </w:tc>
        <w:tc>
          <w:tcPr/>
          <w:p w:rsidR="00000000" w:rsidDel="00000000" w:rsidP="00000000" w:rsidRDefault="00000000" w:rsidRPr="00000000" w14:paraId="000002BC">
            <w:pPr>
              <w:ind w:firstLine="0"/>
              <w:rPr>
                <w:color w:val="000000"/>
                <w:sz w:val="22"/>
                <w:szCs w:val="22"/>
              </w:rPr>
            </w:pPr>
            <w:r w:rsidDel="00000000" w:rsidR="00000000" w:rsidRPr="00000000">
              <w:rPr>
                <w:sz w:val="22"/>
                <w:szCs w:val="22"/>
                <w:rtl w:val="0"/>
              </w:rPr>
              <w:t xml:space="preserve">Huss</w:t>
            </w:r>
            <w:sdt>
              <w:sdtPr>
                <w:id w:val="1863346505"/>
                <w:tag w:val="goog_rdk_203"/>
              </w:sdtPr>
              <w:sdtContent>
                <w:ins w:author="Ian Hussey" w:id="119" w:date="2025-09-16T12:36:41Z">
                  <w:r w:rsidDel="00000000" w:rsidR="00000000" w:rsidRPr="00000000">
                    <w:rPr>
                      <w:sz w:val="22"/>
                      <w:szCs w:val="22"/>
                      <w:rtl w:val="0"/>
                    </w:rPr>
                    <w:t xml:space="preserve">e</w:t>
                  </w:r>
                </w:ins>
              </w:sdtContent>
            </w:sdt>
            <w:r w:rsidDel="00000000" w:rsidR="00000000" w:rsidRPr="00000000">
              <w:rPr>
                <w:sz w:val="22"/>
                <w:szCs w:val="22"/>
                <w:rtl w:val="0"/>
              </w:rPr>
              <w:t xml:space="preserve">y et al.</w:t>
            </w:r>
            <w:r w:rsidDel="00000000" w:rsidR="00000000" w:rsidRPr="00000000">
              <w:rPr>
                <w:rtl w:val="0"/>
              </w:rPr>
            </w:r>
          </w:p>
        </w:tc>
        <w:tc>
          <w:tcPr/>
          <w:p w:rsidR="00000000" w:rsidDel="00000000" w:rsidP="00000000" w:rsidRDefault="00000000" w:rsidRPr="00000000" w14:paraId="000002BD">
            <w:pPr>
              <w:ind w:firstLine="0"/>
              <w:rPr>
                <w:sz w:val="22"/>
                <w:szCs w:val="22"/>
              </w:rPr>
            </w:pPr>
            <w:r w:rsidDel="00000000" w:rsidR="00000000" w:rsidRPr="00000000">
              <w:rPr>
                <w:sz w:val="22"/>
                <w:szCs w:val="22"/>
                <w:rtl w:val="0"/>
              </w:rPr>
              <w:t xml:space="preserve">Switzerland</w:t>
            </w:r>
          </w:p>
        </w:tc>
        <w:tc>
          <w:tcPr/>
          <w:p w:rsidR="00000000" w:rsidDel="00000000" w:rsidP="00000000" w:rsidRDefault="00000000" w:rsidRPr="00000000" w14:paraId="000002BE">
            <w:pPr>
              <w:ind w:firstLine="0"/>
              <w:rPr>
                <w:sz w:val="22"/>
                <w:szCs w:val="22"/>
              </w:rPr>
            </w:pPr>
            <w:r w:rsidDel="00000000" w:rsidR="00000000" w:rsidRPr="00000000">
              <w:rPr>
                <w:sz w:val="22"/>
                <w:szCs w:val="22"/>
                <w:rtl w:val="0"/>
              </w:rPr>
              <w:t xml:space="preserve">100</w:t>
            </w:r>
          </w:p>
        </w:tc>
        <w:tc>
          <w:tcPr/>
          <w:p w:rsidR="00000000" w:rsidDel="00000000" w:rsidP="00000000" w:rsidRDefault="00000000" w:rsidRPr="00000000" w14:paraId="000002BF">
            <w:pPr>
              <w:ind w:firstLine="0"/>
              <w:rPr>
                <w:sz w:val="22"/>
                <w:szCs w:val="22"/>
              </w:rPr>
            </w:pPr>
            <w:r w:rsidDel="00000000" w:rsidR="00000000" w:rsidRPr="00000000">
              <w:rPr>
                <w:sz w:val="22"/>
                <w:szCs w:val="22"/>
                <w:rtl w:val="0"/>
              </w:rPr>
              <w:t xml:space="preserve">19-44; 22.9; 3.31</w:t>
            </w:r>
          </w:p>
        </w:tc>
        <w:tc>
          <w:tcPr/>
          <w:p w:rsidR="00000000" w:rsidDel="00000000" w:rsidP="00000000" w:rsidRDefault="00000000" w:rsidRPr="00000000" w14:paraId="000002C0">
            <w:pPr>
              <w:ind w:firstLine="0"/>
              <w:rPr>
                <w:sz w:val="22"/>
                <w:szCs w:val="22"/>
              </w:rPr>
            </w:pPr>
            <w:r w:rsidDel="00000000" w:rsidR="00000000" w:rsidRPr="00000000">
              <w:rPr>
                <w:sz w:val="22"/>
                <w:szCs w:val="22"/>
                <w:rtl w:val="0"/>
              </w:rPr>
              <w:t xml:space="preserve">16: 63: 1</w:t>
            </w:r>
          </w:p>
        </w:tc>
        <w:tc>
          <w:tcPr/>
          <w:p w:rsidR="00000000" w:rsidDel="00000000" w:rsidP="00000000" w:rsidRDefault="00000000" w:rsidRPr="00000000" w14:paraId="000002C1">
            <w:pPr>
              <w:ind w:firstLine="0"/>
              <w:rPr>
                <w:i w:val="1"/>
                <w:sz w:val="22"/>
                <w:szCs w:val="22"/>
              </w:rPr>
            </w:pPr>
            <w:r w:rsidDel="00000000" w:rsidR="00000000" w:rsidRPr="00000000">
              <w:rPr>
                <w:sz w:val="22"/>
                <w:szCs w:val="22"/>
                <w:rtl w:val="0"/>
              </w:rPr>
              <w:t xml:space="preserve">19.73 (12.13)</w:t>
            </w:r>
            <w:r w:rsidDel="00000000" w:rsidR="00000000" w:rsidRPr="00000000">
              <w:rPr>
                <w:rtl w:val="0"/>
              </w:rPr>
            </w:r>
          </w:p>
        </w:tc>
        <w:tc>
          <w:tcPr/>
          <w:p w:rsidR="00000000" w:rsidDel="00000000" w:rsidP="00000000" w:rsidRDefault="00000000" w:rsidRPr="00000000" w14:paraId="000002C2">
            <w:pPr>
              <w:ind w:firstLine="0"/>
              <w:rPr>
                <w:i w:val="1"/>
                <w:sz w:val="22"/>
                <w:szCs w:val="22"/>
              </w:rPr>
            </w:pPr>
            <w:r w:rsidDel="00000000" w:rsidR="00000000" w:rsidRPr="00000000">
              <w:rPr>
                <w:sz w:val="22"/>
                <w:szCs w:val="22"/>
                <w:rtl w:val="0"/>
              </w:rPr>
              <w:t xml:space="preserve">27.05 (18.12)</w:t>
            </w:r>
            <w:r w:rsidDel="00000000" w:rsidR="00000000" w:rsidRPr="00000000">
              <w:rPr>
                <w:rtl w:val="0"/>
              </w:rPr>
            </w:r>
          </w:p>
        </w:tc>
      </w:tr>
      <w:tr>
        <w:trPr>
          <w:cantSplit w:val="0"/>
          <w:trHeight w:val="583" w:hRule="atLeast"/>
          <w:tblHeader w:val="0"/>
        </w:trPr>
        <w:tc>
          <w:tcPr>
            <w:vAlign w:val="center"/>
          </w:tcPr>
          <w:p w:rsidR="00000000" w:rsidDel="00000000" w:rsidP="00000000" w:rsidRDefault="00000000" w:rsidRPr="00000000" w14:paraId="000002C3">
            <w:pPr>
              <w:ind w:firstLine="0"/>
              <w:rPr>
                <w:sz w:val="22"/>
                <w:szCs w:val="22"/>
              </w:rPr>
            </w:pPr>
            <w:r w:rsidDel="00000000" w:rsidR="00000000" w:rsidRPr="00000000">
              <w:rPr>
                <w:color w:val="000000"/>
                <w:sz w:val="22"/>
                <w:szCs w:val="22"/>
                <w:rtl w:val="0"/>
              </w:rPr>
              <w:t xml:space="preserve">12</w:t>
            </w:r>
            <w:r w:rsidDel="00000000" w:rsidR="00000000" w:rsidRPr="00000000">
              <w:rPr>
                <w:rtl w:val="0"/>
              </w:rPr>
            </w:r>
          </w:p>
        </w:tc>
        <w:tc>
          <w:tcPr/>
          <w:sdt>
            <w:sdtPr>
              <w:id w:val="112235864"/>
              <w:tag w:val="goog_rdk_211"/>
            </w:sdtPr>
            <w:sdtContent>
              <w:p w:rsidR="00000000" w:rsidDel="00000000" w:rsidP="00000000" w:rsidRDefault="00000000" w:rsidRPr="00000000" w14:paraId="000002C4">
                <w:pPr>
                  <w:ind w:firstLine="0"/>
                  <w:rPr>
                    <w:color w:val="000000"/>
                    <w:sz w:val="22"/>
                    <w:szCs w:val="22"/>
                    <w:highlight w:val="green"/>
                    <w:rPrChange w:author="Ian Hussey" w:id="120" w:date="2025-09-16T12:36:45Z">
                      <w:rPr>
                        <w:color w:val="000000"/>
                        <w:sz w:val="22"/>
                        <w:szCs w:val="22"/>
                      </w:rPr>
                    </w:rPrChange>
                  </w:rPr>
                </w:pPr>
                <w:sdt>
                  <w:sdtPr>
                    <w:id w:val="1590679521"/>
                    <w:tag w:val="goog_rdk_204"/>
                  </w:sdtPr>
                  <w:sdtContent>
                    <w:r w:rsidDel="00000000" w:rsidR="00000000" w:rsidRPr="00000000">
                      <w:rPr>
                        <w:sz w:val="22"/>
                        <w:szCs w:val="22"/>
                        <w:highlight w:val="green"/>
                        <w:rtl w:val="0"/>
                        <w:rPrChange w:author="Ian Hussey" w:id="120" w:date="2025-09-16T12:36:45Z">
                          <w:rPr>
                            <w:sz w:val="22"/>
                            <w:szCs w:val="22"/>
                          </w:rPr>
                        </w:rPrChange>
                      </w:rPr>
                      <w:t xml:space="preserve">H</w:t>
                    </w:r>
                  </w:sdtContent>
                </w:sdt>
                <w:sdt>
                  <w:sdtPr>
                    <w:id w:val="377552351"/>
                    <w:tag w:val="goog_rdk_205"/>
                  </w:sdtPr>
                  <w:sdtContent>
                    <w:del w:author="Kai Qin Chan" w:id="121" w:date="2025-09-18T02:29:04Z"/>
                    <w:sdt>
                      <w:sdtPr>
                        <w:id w:val="-1487646209"/>
                        <w:tag w:val="goog_rdk_206"/>
                      </w:sdtPr>
                      <w:sdtContent>
                        <w:del w:author="Kai Qin Chan" w:id="121" w:date="2025-09-18T02:29:04Z">
                          <w:r w:rsidDel="00000000" w:rsidR="00000000" w:rsidRPr="00000000">
                            <w:rPr>
                              <w:sz w:val="22"/>
                              <w:szCs w:val="22"/>
                              <w:highlight w:val="green"/>
                              <w:rtl w:val="0"/>
                              <w:rPrChange w:author="Ian Hussey" w:id="120" w:date="2025-09-16T12:36:45Z">
                                <w:rPr>
                                  <w:sz w:val="22"/>
                                  <w:szCs w:val="22"/>
                                </w:rPr>
                              </w:rPrChange>
                            </w:rPr>
                            <w:delText xml:space="preserve">Ã¼</w:delText>
                          </w:r>
                        </w:del>
                      </w:sdtContent>
                    </w:sdt>
                    <w:del w:author="Kai Qin Chan" w:id="121" w:date="2025-09-18T02:29:04Z"/>
                  </w:sdtContent>
                </w:sdt>
                <w:sdt>
                  <w:sdtPr>
                    <w:id w:val="-1130882665"/>
                    <w:tag w:val="goog_rdk_207"/>
                  </w:sdtPr>
                  <w:sdtContent>
                    <w:ins w:author="Kai Qin Chan" w:id="121" w:date="2025-09-18T02:29:04Z"/>
                    <w:sdt>
                      <w:sdtPr>
                        <w:id w:val="181397731"/>
                        <w:tag w:val="goog_rdk_208"/>
                      </w:sdtPr>
                      <w:sdtContent>
                        <w:ins w:author="Kai Qin Chan" w:id="121" w:date="2025-09-18T02:29:04Z">
                          <w:r w:rsidDel="00000000" w:rsidR="00000000" w:rsidRPr="00000000">
                            <w:rPr>
                              <w:rFonts w:ascii="Arial" w:cs="Arial" w:eastAsia="Arial" w:hAnsi="Arial"/>
                              <w:color w:val="333333"/>
                              <w:sz w:val="21"/>
                              <w:szCs w:val="21"/>
                              <w:highlight w:val="white"/>
                              <w:rtl w:val="0"/>
                              <w:rPrChange w:author="Kai Qin Chan" w:id="122" w:date="2025-09-18T02:29:04Z">
                                <w:rPr>
                                  <w:sz w:val="22"/>
                                  <w:szCs w:val="22"/>
                                </w:rPr>
                              </w:rPrChange>
                            </w:rPr>
                            <w:t xml:space="preserve">ü</w:t>
                          </w:r>
                        </w:ins>
                      </w:sdtContent>
                    </w:sdt>
                    <w:ins w:author="Kai Qin Chan" w:id="121" w:date="2025-09-18T02:29:04Z"/>
                  </w:sdtContent>
                </w:sdt>
                <w:sdt>
                  <w:sdtPr>
                    <w:id w:val="-144086559"/>
                    <w:tag w:val="goog_rdk_209"/>
                  </w:sdtPr>
                  <w:sdtContent>
                    <w:r w:rsidDel="00000000" w:rsidR="00000000" w:rsidRPr="00000000">
                      <w:rPr>
                        <w:sz w:val="22"/>
                        <w:szCs w:val="22"/>
                        <w:highlight w:val="green"/>
                        <w:rtl w:val="0"/>
                        <w:rPrChange w:author="Ian Hussey" w:id="120" w:date="2025-09-16T12:36:45Z">
                          <w:rPr>
                            <w:sz w:val="22"/>
                            <w:szCs w:val="22"/>
                          </w:rPr>
                        </w:rPrChange>
                      </w:rPr>
                      <w:t xml:space="preserve">ffmeier et al.</w:t>
                    </w:r>
                  </w:sdtContent>
                </w:sdt>
                <w:sdt>
                  <w:sdtPr>
                    <w:id w:val="1204908006"/>
                    <w:tag w:val="goog_rdk_210"/>
                  </w:sdtPr>
                  <w:sdtContent>
                    <w:r w:rsidDel="00000000" w:rsidR="00000000" w:rsidRPr="00000000">
                      <w:rPr>
                        <w:rtl w:val="0"/>
                      </w:rPr>
                    </w:r>
                  </w:sdtContent>
                </w:sdt>
              </w:p>
            </w:sdtContent>
          </w:sdt>
        </w:tc>
        <w:tc>
          <w:tcPr/>
          <w:p w:rsidR="00000000" w:rsidDel="00000000" w:rsidP="00000000" w:rsidRDefault="00000000" w:rsidRPr="00000000" w14:paraId="000002C5">
            <w:pPr>
              <w:ind w:firstLine="0"/>
              <w:rPr>
                <w:sz w:val="22"/>
                <w:szCs w:val="22"/>
              </w:rPr>
            </w:pPr>
            <w:r w:rsidDel="00000000" w:rsidR="00000000" w:rsidRPr="00000000">
              <w:rPr>
                <w:sz w:val="22"/>
                <w:szCs w:val="22"/>
                <w:rtl w:val="0"/>
              </w:rPr>
              <w:t xml:space="preserve">Germany</w:t>
            </w:r>
          </w:p>
        </w:tc>
        <w:tc>
          <w:tcPr/>
          <w:p w:rsidR="00000000" w:rsidDel="00000000" w:rsidP="00000000" w:rsidRDefault="00000000" w:rsidRPr="00000000" w14:paraId="000002C6">
            <w:pPr>
              <w:ind w:firstLine="0"/>
              <w:rPr>
                <w:sz w:val="22"/>
                <w:szCs w:val="22"/>
              </w:rPr>
            </w:pPr>
            <w:r w:rsidDel="00000000" w:rsidR="00000000" w:rsidRPr="00000000">
              <w:rPr>
                <w:sz w:val="22"/>
                <w:szCs w:val="22"/>
                <w:rtl w:val="0"/>
              </w:rPr>
              <w:t xml:space="preserve">100</w:t>
            </w:r>
          </w:p>
        </w:tc>
        <w:tc>
          <w:tcPr/>
          <w:p w:rsidR="00000000" w:rsidDel="00000000" w:rsidP="00000000" w:rsidRDefault="00000000" w:rsidRPr="00000000" w14:paraId="000002C7">
            <w:pPr>
              <w:ind w:firstLine="0"/>
              <w:rPr>
                <w:sz w:val="22"/>
                <w:szCs w:val="22"/>
              </w:rPr>
            </w:pPr>
            <w:r w:rsidDel="00000000" w:rsidR="00000000" w:rsidRPr="00000000">
              <w:rPr>
                <w:sz w:val="22"/>
                <w:szCs w:val="22"/>
                <w:rtl w:val="0"/>
              </w:rPr>
              <w:t xml:space="preserve">18-50; 23.34; 4.3</w:t>
            </w:r>
          </w:p>
        </w:tc>
        <w:tc>
          <w:tcPr/>
          <w:p w:rsidR="00000000" w:rsidDel="00000000" w:rsidP="00000000" w:rsidRDefault="00000000" w:rsidRPr="00000000" w14:paraId="000002C8">
            <w:pPr>
              <w:ind w:firstLine="0"/>
              <w:rPr>
                <w:sz w:val="22"/>
                <w:szCs w:val="22"/>
              </w:rPr>
            </w:pPr>
            <w:r w:rsidDel="00000000" w:rsidR="00000000" w:rsidRPr="00000000">
              <w:rPr>
                <w:sz w:val="22"/>
                <w:szCs w:val="22"/>
                <w:rtl w:val="0"/>
              </w:rPr>
              <w:t xml:space="preserve">10: 70: 0</w:t>
            </w:r>
          </w:p>
        </w:tc>
        <w:tc>
          <w:tcPr/>
          <w:p w:rsidR="00000000" w:rsidDel="00000000" w:rsidP="00000000" w:rsidRDefault="00000000" w:rsidRPr="00000000" w14:paraId="000002C9">
            <w:pPr>
              <w:ind w:firstLine="0"/>
              <w:rPr>
                <w:i w:val="1"/>
                <w:sz w:val="22"/>
                <w:szCs w:val="22"/>
              </w:rPr>
            </w:pPr>
            <w:r w:rsidDel="00000000" w:rsidR="00000000" w:rsidRPr="00000000">
              <w:rPr>
                <w:sz w:val="22"/>
                <w:szCs w:val="22"/>
                <w:rtl w:val="0"/>
              </w:rPr>
              <w:t xml:space="preserve">18.80 (10.53)</w:t>
            </w:r>
            <w:r w:rsidDel="00000000" w:rsidR="00000000" w:rsidRPr="00000000">
              <w:rPr>
                <w:rtl w:val="0"/>
              </w:rPr>
            </w:r>
          </w:p>
        </w:tc>
        <w:tc>
          <w:tcPr/>
          <w:p w:rsidR="00000000" w:rsidDel="00000000" w:rsidP="00000000" w:rsidRDefault="00000000" w:rsidRPr="00000000" w14:paraId="000002CA">
            <w:pPr>
              <w:ind w:firstLine="0"/>
              <w:rPr>
                <w:i w:val="1"/>
                <w:sz w:val="22"/>
                <w:szCs w:val="22"/>
              </w:rPr>
            </w:pPr>
            <w:r w:rsidDel="00000000" w:rsidR="00000000" w:rsidRPr="00000000">
              <w:rPr>
                <w:sz w:val="22"/>
                <w:szCs w:val="22"/>
                <w:rtl w:val="0"/>
              </w:rPr>
              <w:t xml:space="preserve">26.75 (16.22)</w:t>
            </w:r>
            <w:r w:rsidDel="00000000" w:rsidR="00000000" w:rsidRPr="00000000">
              <w:rPr>
                <w:rtl w:val="0"/>
              </w:rPr>
            </w:r>
          </w:p>
        </w:tc>
      </w:tr>
      <w:tr>
        <w:trPr>
          <w:cantSplit w:val="0"/>
          <w:trHeight w:val="583" w:hRule="atLeast"/>
          <w:tblHeader w:val="0"/>
        </w:trPr>
        <w:tc>
          <w:tcPr>
            <w:vAlign w:val="center"/>
          </w:tcPr>
          <w:p w:rsidR="00000000" w:rsidDel="00000000" w:rsidP="00000000" w:rsidRDefault="00000000" w:rsidRPr="00000000" w14:paraId="000002CB">
            <w:pPr>
              <w:ind w:firstLine="0"/>
              <w:rPr>
                <w:sz w:val="22"/>
                <w:szCs w:val="22"/>
              </w:rPr>
            </w:pPr>
            <w:r w:rsidDel="00000000" w:rsidR="00000000" w:rsidRPr="00000000">
              <w:rPr>
                <w:color w:val="000000"/>
                <w:sz w:val="22"/>
                <w:szCs w:val="22"/>
                <w:rtl w:val="0"/>
              </w:rPr>
              <w:t xml:space="preserve">13</w:t>
            </w:r>
            <w:r w:rsidDel="00000000" w:rsidR="00000000" w:rsidRPr="00000000">
              <w:rPr>
                <w:rtl w:val="0"/>
              </w:rPr>
            </w:r>
          </w:p>
        </w:tc>
        <w:tc>
          <w:tcPr/>
          <w:p w:rsidR="00000000" w:rsidDel="00000000" w:rsidP="00000000" w:rsidRDefault="00000000" w:rsidRPr="00000000" w14:paraId="000002CC">
            <w:pPr>
              <w:ind w:firstLine="0"/>
              <w:rPr>
                <w:color w:val="000000"/>
                <w:sz w:val="22"/>
                <w:szCs w:val="22"/>
              </w:rPr>
            </w:pPr>
            <w:r w:rsidDel="00000000" w:rsidR="00000000" w:rsidRPr="00000000">
              <w:rPr>
                <w:sz w:val="22"/>
                <w:szCs w:val="22"/>
                <w:rtl w:val="0"/>
              </w:rPr>
              <w:t xml:space="preserve">Isloi et al.</w:t>
            </w:r>
            <w:r w:rsidDel="00000000" w:rsidR="00000000" w:rsidRPr="00000000">
              <w:rPr>
                <w:rtl w:val="0"/>
              </w:rPr>
            </w:r>
          </w:p>
        </w:tc>
        <w:tc>
          <w:tcPr/>
          <w:p w:rsidR="00000000" w:rsidDel="00000000" w:rsidP="00000000" w:rsidRDefault="00000000" w:rsidRPr="00000000" w14:paraId="000002CD">
            <w:pPr>
              <w:ind w:firstLine="0"/>
              <w:rPr>
                <w:sz w:val="22"/>
                <w:szCs w:val="22"/>
              </w:rPr>
            </w:pPr>
            <w:r w:rsidDel="00000000" w:rsidR="00000000" w:rsidRPr="00000000">
              <w:rPr>
                <w:sz w:val="22"/>
                <w:szCs w:val="22"/>
                <w:rtl w:val="0"/>
              </w:rPr>
              <w:t xml:space="preserve">Romania</w:t>
            </w:r>
          </w:p>
        </w:tc>
        <w:tc>
          <w:tcPr/>
          <w:p w:rsidR="00000000" w:rsidDel="00000000" w:rsidP="00000000" w:rsidRDefault="00000000" w:rsidRPr="00000000" w14:paraId="000002CE">
            <w:pPr>
              <w:ind w:firstLine="0"/>
              <w:rPr>
                <w:sz w:val="22"/>
                <w:szCs w:val="22"/>
              </w:rPr>
            </w:pPr>
            <w:r w:rsidDel="00000000" w:rsidR="00000000" w:rsidRPr="00000000">
              <w:rPr>
                <w:sz w:val="22"/>
                <w:szCs w:val="22"/>
                <w:rtl w:val="0"/>
              </w:rPr>
              <w:t xml:space="preserve">91.4</w:t>
            </w:r>
          </w:p>
        </w:tc>
        <w:tc>
          <w:tcPr/>
          <w:p w:rsidR="00000000" w:rsidDel="00000000" w:rsidP="00000000" w:rsidRDefault="00000000" w:rsidRPr="00000000" w14:paraId="000002CF">
            <w:pPr>
              <w:ind w:firstLine="0"/>
              <w:rPr>
                <w:sz w:val="22"/>
                <w:szCs w:val="22"/>
              </w:rPr>
            </w:pPr>
            <w:r w:rsidDel="00000000" w:rsidR="00000000" w:rsidRPr="00000000">
              <w:rPr>
                <w:sz w:val="22"/>
                <w:szCs w:val="22"/>
                <w:rtl w:val="0"/>
              </w:rPr>
              <w:t xml:space="preserve">18-52; 21.35; 5.63</w:t>
            </w:r>
          </w:p>
        </w:tc>
        <w:tc>
          <w:tcPr/>
          <w:p w:rsidR="00000000" w:rsidDel="00000000" w:rsidP="00000000" w:rsidRDefault="00000000" w:rsidRPr="00000000" w14:paraId="000002D0">
            <w:pPr>
              <w:ind w:firstLine="0"/>
              <w:rPr>
                <w:sz w:val="22"/>
                <w:szCs w:val="22"/>
              </w:rPr>
            </w:pPr>
            <w:r w:rsidDel="00000000" w:rsidR="00000000" w:rsidRPr="00000000">
              <w:rPr>
                <w:sz w:val="22"/>
                <w:szCs w:val="22"/>
                <w:rtl w:val="0"/>
              </w:rPr>
              <w:t xml:space="preserve">12: 84: 0</w:t>
            </w:r>
          </w:p>
        </w:tc>
        <w:tc>
          <w:tcPr/>
          <w:p w:rsidR="00000000" w:rsidDel="00000000" w:rsidP="00000000" w:rsidRDefault="00000000" w:rsidRPr="00000000" w14:paraId="000002D1">
            <w:pPr>
              <w:ind w:firstLine="0"/>
              <w:rPr>
                <w:i w:val="1"/>
                <w:sz w:val="22"/>
                <w:szCs w:val="22"/>
              </w:rPr>
            </w:pPr>
            <w:r w:rsidDel="00000000" w:rsidR="00000000" w:rsidRPr="00000000">
              <w:rPr>
                <w:sz w:val="22"/>
                <w:szCs w:val="22"/>
                <w:rtl w:val="0"/>
              </w:rPr>
              <w:t xml:space="preserve">16.28 (16.99)</w:t>
            </w:r>
            <w:r w:rsidDel="00000000" w:rsidR="00000000" w:rsidRPr="00000000">
              <w:rPr>
                <w:rtl w:val="0"/>
              </w:rPr>
            </w:r>
          </w:p>
        </w:tc>
        <w:tc>
          <w:tcPr/>
          <w:p w:rsidR="00000000" w:rsidDel="00000000" w:rsidP="00000000" w:rsidRDefault="00000000" w:rsidRPr="00000000" w14:paraId="000002D2">
            <w:pPr>
              <w:ind w:firstLine="0"/>
              <w:rPr>
                <w:i w:val="1"/>
                <w:sz w:val="22"/>
                <w:szCs w:val="22"/>
              </w:rPr>
            </w:pPr>
            <w:r w:rsidDel="00000000" w:rsidR="00000000" w:rsidRPr="00000000">
              <w:rPr>
                <w:sz w:val="22"/>
                <w:szCs w:val="22"/>
                <w:rtl w:val="0"/>
              </w:rPr>
              <w:t xml:space="preserve">15.24 (10.74)</w:t>
            </w:r>
            <w:r w:rsidDel="00000000" w:rsidR="00000000" w:rsidRPr="00000000">
              <w:rPr>
                <w:rtl w:val="0"/>
              </w:rPr>
            </w:r>
          </w:p>
        </w:tc>
      </w:tr>
      <w:tr>
        <w:trPr>
          <w:cantSplit w:val="0"/>
          <w:trHeight w:val="583" w:hRule="atLeast"/>
          <w:tblHeader w:val="0"/>
        </w:trPr>
        <w:tc>
          <w:tcPr>
            <w:vAlign w:val="center"/>
          </w:tcPr>
          <w:p w:rsidR="00000000" w:rsidDel="00000000" w:rsidP="00000000" w:rsidRDefault="00000000" w:rsidRPr="00000000" w14:paraId="000002D3">
            <w:pPr>
              <w:ind w:firstLine="0"/>
              <w:rPr>
                <w:sz w:val="22"/>
                <w:szCs w:val="22"/>
              </w:rPr>
            </w:pPr>
            <w:r w:rsidDel="00000000" w:rsidR="00000000" w:rsidRPr="00000000">
              <w:rPr>
                <w:color w:val="000000"/>
                <w:sz w:val="22"/>
                <w:szCs w:val="22"/>
                <w:rtl w:val="0"/>
              </w:rPr>
              <w:t xml:space="preserve">14</w:t>
            </w:r>
            <w:r w:rsidDel="00000000" w:rsidR="00000000" w:rsidRPr="00000000">
              <w:rPr>
                <w:rtl w:val="0"/>
              </w:rPr>
            </w:r>
          </w:p>
        </w:tc>
        <w:tc>
          <w:tcPr/>
          <w:p w:rsidR="00000000" w:rsidDel="00000000" w:rsidP="00000000" w:rsidRDefault="00000000" w:rsidRPr="00000000" w14:paraId="000002D4">
            <w:pPr>
              <w:ind w:firstLine="0"/>
              <w:rPr>
                <w:color w:val="000000"/>
                <w:sz w:val="22"/>
                <w:szCs w:val="22"/>
              </w:rPr>
            </w:pPr>
            <w:r w:rsidDel="00000000" w:rsidR="00000000" w:rsidRPr="00000000">
              <w:rPr>
                <w:sz w:val="22"/>
                <w:szCs w:val="22"/>
                <w:rtl w:val="0"/>
              </w:rPr>
              <w:t xml:space="preserve">Jia et al.</w:t>
            </w:r>
            <w:r w:rsidDel="00000000" w:rsidR="00000000" w:rsidRPr="00000000">
              <w:rPr>
                <w:rtl w:val="0"/>
              </w:rPr>
            </w:r>
          </w:p>
        </w:tc>
        <w:tc>
          <w:tcPr/>
          <w:p w:rsidR="00000000" w:rsidDel="00000000" w:rsidP="00000000" w:rsidRDefault="00000000" w:rsidRPr="00000000" w14:paraId="000002D5">
            <w:pPr>
              <w:ind w:firstLine="0"/>
              <w:rPr>
                <w:sz w:val="22"/>
                <w:szCs w:val="22"/>
              </w:rPr>
            </w:pPr>
            <w:r w:rsidDel="00000000" w:rsidR="00000000" w:rsidRPr="00000000">
              <w:rPr>
                <w:sz w:val="22"/>
                <w:szCs w:val="22"/>
                <w:rtl w:val="0"/>
              </w:rPr>
              <w:t xml:space="preserve">Singapore</w:t>
            </w:r>
          </w:p>
        </w:tc>
        <w:tc>
          <w:tcPr/>
          <w:p w:rsidR="00000000" w:rsidDel="00000000" w:rsidP="00000000" w:rsidRDefault="00000000" w:rsidRPr="00000000" w14:paraId="000002D6">
            <w:pPr>
              <w:ind w:firstLine="0"/>
              <w:rPr>
                <w:sz w:val="22"/>
                <w:szCs w:val="22"/>
              </w:rPr>
            </w:pPr>
            <w:r w:rsidDel="00000000" w:rsidR="00000000" w:rsidRPr="00000000">
              <w:rPr>
                <w:sz w:val="22"/>
                <w:szCs w:val="22"/>
                <w:rtl w:val="0"/>
              </w:rPr>
              <w:t xml:space="preserve">89.8</w:t>
            </w:r>
          </w:p>
        </w:tc>
        <w:tc>
          <w:tcPr/>
          <w:p w:rsidR="00000000" w:rsidDel="00000000" w:rsidP="00000000" w:rsidRDefault="00000000" w:rsidRPr="00000000" w14:paraId="000002D7">
            <w:pPr>
              <w:ind w:firstLine="0"/>
              <w:rPr>
                <w:sz w:val="22"/>
                <w:szCs w:val="22"/>
              </w:rPr>
            </w:pPr>
            <w:r w:rsidDel="00000000" w:rsidR="00000000" w:rsidRPr="00000000">
              <w:rPr>
                <w:sz w:val="22"/>
                <w:szCs w:val="22"/>
                <w:rtl w:val="0"/>
              </w:rPr>
              <w:t xml:space="preserve">18-32; 21.48; 2.10</w:t>
            </w:r>
          </w:p>
        </w:tc>
        <w:tc>
          <w:tcPr/>
          <w:p w:rsidR="00000000" w:rsidDel="00000000" w:rsidP="00000000" w:rsidRDefault="00000000" w:rsidRPr="00000000" w14:paraId="000002D8">
            <w:pPr>
              <w:ind w:firstLine="0"/>
              <w:rPr>
                <w:sz w:val="22"/>
                <w:szCs w:val="22"/>
              </w:rPr>
            </w:pPr>
            <w:r w:rsidDel="00000000" w:rsidR="00000000" w:rsidRPr="00000000">
              <w:rPr>
                <w:sz w:val="22"/>
                <w:szCs w:val="22"/>
                <w:rtl w:val="0"/>
              </w:rPr>
              <w:t xml:space="preserve">40: 46: 2</w:t>
            </w:r>
          </w:p>
        </w:tc>
        <w:tc>
          <w:tcPr/>
          <w:p w:rsidR="00000000" w:rsidDel="00000000" w:rsidP="00000000" w:rsidRDefault="00000000" w:rsidRPr="00000000" w14:paraId="000002D9">
            <w:pPr>
              <w:ind w:firstLine="0"/>
              <w:rPr>
                <w:i w:val="1"/>
                <w:sz w:val="22"/>
                <w:szCs w:val="22"/>
              </w:rPr>
            </w:pPr>
            <w:r w:rsidDel="00000000" w:rsidR="00000000" w:rsidRPr="00000000">
              <w:rPr>
                <w:sz w:val="22"/>
                <w:szCs w:val="22"/>
                <w:rtl w:val="0"/>
              </w:rPr>
              <w:t xml:space="preserve">36.70 (24.23)</w:t>
            </w:r>
            <w:r w:rsidDel="00000000" w:rsidR="00000000" w:rsidRPr="00000000">
              <w:rPr>
                <w:rtl w:val="0"/>
              </w:rPr>
            </w:r>
          </w:p>
        </w:tc>
        <w:tc>
          <w:tcPr/>
          <w:p w:rsidR="00000000" w:rsidDel="00000000" w:rsidP="00000000" w:rsidRDefault="00000000" w:rsidRPr="00000000" w14:paraId="000002DA">
            <w:pPr>
              <w:ind w:firstLine="0"/>
              <w:rPr>
                <w:i w:val="1"/>
                <w:sz w:val="22"/>
                <w:szCs w:val="22"/>
              </w:rPr>
            </w:pPr>
            <w:r w:rsidDel="00000000" w:rsidR="00000000" w:rsidRPr="00000000">
              <w:rPr>
                <w:sz w:val="22"/>
                <w:szCs w:val="22"/>
                <w:rtl w:val="0"/>
              </w:rPr>
              <w:t xml:space="preserve">35.44 (23.33)</w:t>
            </w:r>
            <w:r w:rsidDel="00000000" w:rsidR="00000000" w:rsidRPr="00000000">
              <w:rPr>
                <w:rtl w:val="0"/>
              </w:rPr>
            </w:r>
          </w:p>
        </w:tc>
      </w:tr>
      <w:tr>
        <w:trPr>
          <w:cantSplit w:val="0"/>
          <w:trHeight w:val="583" w:hRule="atLeast"/>
          <w:tblHeader w:val="0"/>
        </w:trPr>
        <w:tc>
          <w:tcPr>
            <w:vAlign w:val="center"/>
          </w:tcPr>
          <w:p w:rsidR="00000000" w:rsidDel="00000000" w:rsidP="00000000" w:rsidRDefault="00000000" w:rsidRPr="00000000" w14:paraId="000002DB">
            <w:pPr>
              <w:ind w:firstLine="0"/>
              <w:rPr>
                <w:sz w:val="22"/>
                <w:szCs w:val="22"/>
              </w:rPr>
            </w:pPr>
            <w:r w:rsidDel="00000000" w:rsidR="00000000" w:rsidRPr="00000000">
              <w:rPr>
                <w:color w:val="000000"/>
                <w:sz w:val="22"/>
                <w:szCs w:val="22"/>
                <w:rtl w:val="0"/>
              </w:rPr>
              <w:t xml:space="preserve">15</w:t>
            </w:r>
            <w:r w:rsidDel="00000000" w:rsidR="00000000" w:rsidRPr="00000000">
              <w:rPr>
                <w:rtl w:val="0"/>
              </w:rPr>
            </w:r>
          </w:p>
        </w:tc>
        <w:tc>
          <w:tcPr/>
          <w:p w:rsidR="00000000" w:rsidDel="00000000" w:rsidP="00000000" w:rsidRDefault="00000000" w:rsidRPr="00000000" w14:paraId="000002DC">
            <w:pPr>
              <w:ind w:firstLine="0"/>
              <w:rPr>
                <w:color w:val="000000"/>
                <w:sz w:val="22"/>
                <w:szCs w:val="22"/>
              </w:rPr>
            </w:pPr>
            <w:r w:rsidDel="00000000" w:rsidR="00000000" w:rsidRPr="00000000">
              <w:rPr>
                <w:sz w:val="22"/>
                <w:szCs w:val="22"/>
                <w:rtl w:val="0"/>
              </w:rPr>
              <w:t xml:space="preserve">Kim et al.</w:t>
            </w:r>
            <w:r w:rsidDel="00000000" w:rsidR="00000000" w:rsidRPr="00000000">
              <w:rPr>
                <w:rtl w:val="0"/>
              </w:rPr>
            </w:r>
          </w:p>
        </w:tc>
        <w:tc>
          <w:tcPr/>
          <w:p w:rsidR="00000000" w:rsidDel="00000000" w:rsidP="00000000" w:rsidRDefault="00000000" w:rsidRPr="00000000" w14:paraId="000002DD">
            <w:pPr>
              <w:ind w:firstLine="0"/>
              <w:rPr>
                <w:sz w:val="22"/>
                <w:szCs w:val="22"/>
              </w:rPr>
            </w:pPr>
            <w:r w:rsidDel="00000000" w:rsidR="00000000" w:rsidRPr="00000000">
              <w:rPr>
                <w:sz w:val="22"/>
                <w:szCs w:val="22"/>
                <w:rtl w:val="0"/>
              </w:rPr>
              <w:t xml:space="preserve">USA</w:t>
            </w:r>
          </w:p>
        </w:tc>
        <w:tc>
          <w:tcPr/>
          <w:p w:rsidR="00000000" w:rsidDel="00000000" w:rsidP="00000000" w:rsidRDefault="00000000" w:rsidRPr="00000000" w14:paraId="000002DE">
            <w:pPr>
              <w:ind w:firstLine="0"/>
              <w:rPr>
                <w:sz w:val="22"/>
                <w:szCs w:val="22"/>
              </w:rPr>
            </w:pPr>
            <w:r w:rsidDel="00000000" w:rsidR="00000000" w:rsidRPr="00000000">
              <w:rPr>
                <w:sz w:val="22"/>
                <w:szCs w:val="22"/>
                <w:rtl w:val="0"/>
              </w:rPr>
              <w:t xml:space="preserve">96.5</w:t>
            </w:r>
          </w:p>
        </w:tc>
        <w:tc>
          <w:tcPr/>
          <w:p w:rsidR="00000000" w:rsidDel="00000000" w:rsidP="00000000" w:rsidRDefault="00000000" w:rsidRPr="00000000" w14:paraId="000002DF">
            <w:pPr>
              <w:ind w:firstLine="0"/>
              <w:rPr>
                <w:sz w:val="22"/>
                <w:szCs w:val="22"/>
              </w:rPr>
            </w:pPr>
            <w:r w:rsidDel="00000000" w:rsidR="00000000" w:rsidRPr="00000000">
              <w:rPr>
                <w:sz w:val="22"/>
                <w:szCs w:val="22"/>
                <w:rtl w:val="0"/>
              </w:rPr>
              <w:t xml:space="preserve">18-22; 19.07; 0.98</w:t>
            </w:r>
          </w:p>
        </w:tc>
        <w:tc>
          <w:tcPr/>
          <w:p w:rsidR="00000000" w:rsidDel="00000000" w:rsidP="00000000" w:rsidRDefault="00000000" w:rsidRPr="00000000" w14:paraId="000002E0">
            <w:pPr>
              <w:ind w:firstLine="0"/>
              <w:rPr>
                <w:sz w:val="22"/>
                <w:szCs w:val="22"/>
              </w:rPr>
            </w:pPr>
            <w:r w:rsidDel="00000000" w:rsidR="00000000" w:rsidRPr="00000000">
              <w:rPr>
                <w:sz w:val="22"/>
                <w:szCs w:val="22"/>
                <w:rtl w:val="0"/>
              </w:rPr>
              <w:t xml:space="preserve">39: 40: 3</w:t>
            </w:r>
          </w:p>
        </w:tc>
        <w:tc>
          <w:tcPr/>
          <w:p w:rsidR="00000000" w:rsidDel="00000000" w:rsidP="00000000" w:rsidRDefault="00000000" w:rsidRPr="00000000" w14:paraId="000002E1">
            <w:pPr>
              <w:ind w:firstLine="0"/>
              <w:rPr>
                <w:i w:val="1"/>
                <w:sz w:val="22"/>
                <w:szCs w:val="22"/>
              </w:rPr>
            </w:pPr>
            <w:r w:rsidDel="00000000" w:rsidR="00000000" w:rsidRPr="00000000">
              <w:rPr>
                <w:sz w:val="22"/>
                <w:szCs w:val="22"/>
                <w:rtl w:val="0"/>
              </w:rPr>
              <w:t xml:space="preserve">18.59 (18.12)</w:t>
            </w:r>
            <w:r w:rsidDel="00000000" w:rsidR="00000000" w:rsidRPr="00000000">
              <w:rPr>
                <w:rtl w:val="0"/>
              </w:rPr>
            </w:r>
          </w:p>
        </w:tc>
        <w:tc>
          <w:tcPr/>
          <w:p w:rsidR="00000000" w:rsidDel="00000000" w:rsidP="00000000" w:rsidRDefault="00000000" w:rsidRPr="00000000" w14:paraId="000002E2">
            <w:pPr>
              <w:ind w:firstLine="0"/>
              <w:rPr>
                <w:i w:val="1"/>
                <w:sz w:val="22"/>
                <w:szCs w:val="22"/>
              </w:rPr>
            </w:pPr>
            <w:r w:rsidDel="00000000" w:rsidR="00000000" w:rsidRPr="00000000">
              <w:rPr>
                <w:sz w:val="22"/>
                <w:szCs w:val="22"/>
                <w:rtl w:val="0"/>
              </w:rPr>
              <w:t xml:space="preserve">24.98 (16.74)</w:t>
            </w:r>
            <w:r w:rsidDel="00000000" w:rsidR="00000000" w:rsidRPr="00000000">
              <w:rPr>
                <w:rtl w:val="0"/>
              </w:rPr>
            </w:r>
          </w:p>
        </w:tc>
      </w:tr>
      <w:tr>
        <w:trPr>
          <w:cantSplit w:val="0"/>
          <w:trHeight w:val="583" w:hRule="atLeast"/>
          <w:tblHeader w:val="0"/>
        </w:trPr>
        <w:tc>
          <w:tcPr>
            <w:vAlign w:val="center"/>
          </w:tcPr>
          <w:p w:rsidR="00000000" w:rsidDel="00000000" w:rsidP="00000000" w:rsidRDefault="00000000" w:rsidRPr="00000000" w14:paraId="000002E3">
            <w:pPr>
              <w:ind w:firstLine="0"/>
              <w:rPr>
                <w:sz w:val="22"/>
                <w:szCs w:val="22"/>
              </w:rPr>
            </w:pPr>
            <w:r w:rsidDel="00000000" w:rsidR="00000000" w:rsidRPr="00000000">
              <w:rPr>
                <w:color w:val="000000"/>
                <w:sz w:val="22"/>
                <w:szCs w:val="22"/>
                <w:rtl w:val="0"/>
              </w:rPr>
              <w:t xml:space="preserve">16</w:t>
            </w:r>
            <w:r w:rsidDel="00000000" w:rsidR="00000000" w:rsidRPr="00000000">
              <w:rPr>
                <w:rtl w:val="0"/>
              </w:rPr>
            </w:r>
          </w:p>
        </w:tc>
        <w:tc>
          <w:tcPr/>
          <w:p w:rsidR="00000000" w:rsidDel="00000000" w:rsidP="00000000" w:rsidRDefault="00000000" w:rsidRPr="00000000" w14:paraId="000002E4">
            <w:pPr>
              <w:ind w:firstLine="0"/>
              <w:rPr>
                <w:color w:val="000000"/>
                <w:sz w:val="22"/>
                <w:szCs w:val="22"/>
              </w:rPr>
            </w:pPr>
            <w:r w:rsidDel="00000000" w:rsidR="00000000" w:rsidRPr="00000000">
              <w:rPr>
                <w:sz w:val="22"/>
                <w:szCs w:val="22"/>
                <w:rtl w:val="0"/>
              </w:rPr>
              <w:t xml:space="preserve">Kroker et al.</w:t>
            </w:r>
            <w:r w:rsidDel="00000000" w:rsidR="00000000" w:rsidRPr="00000000">
              <w:rPr>
                <w:rtl w:val="0"/>
              </w:rPr>
            </w:r>
          </w:p>
        </w:tc>
        <w:tc>
          <w:tcPr/>
          <w:p w:rsidR="00000000" w:rsidDel="00000000" w:rsidP="00000000" w:rsidRDefault="00000000" w:rsidRPr="00000000" w14:paraId="000002E5">
            <w:pPr>
              <w:ind w:firstLine="0"/>
              <w:rPr>
                <w:sz w:val="22"/>
                <w:szCs w:val="22"/>
              </w:rPr>
            </w:pPr>
            <w:r w:rsidDel="00000000" w:rsidR="00000000" w:rsidRPr="00000000">
              <w:rPr>
                <w:sz w:val="22"/>
                <w:szCs w:val="22"/>
                <w:rtl w:val="0"/>
              </w:rPr>
              <w:t xml:space="preserve">Belgium</w:t>
            </w:r>
          </w:p>
        </w:tc>
        <w:tc>
          <w:tcPr/>
          <w:p w:rsidR="00000000" w:rsidDel="00000000" w:rsidP="00000000" w:rsidRDefault="00000000" w:rsidRPr="00000000" w14:paraId="000002E6">
            <w:pPr>
              <w:ind w:firstLine="0"/>
              <w:rPr>
                <w:sz w:val="22"/>
                <w:szCs w:val="22"/>
              </w:rPr>
            </w:pPr>
            <w:r w:rsidDel="00000000" w:rsidR="00000000" w:rsidRPr="00000000">
              <w:rPr>
                <w:sz w:val="22"/>
                <w:szCs w:val="22"/>
                <w:rtl w:val="0"/>
              </w:rPr>
              <w:t xml:space="preserve">100</w:t>
            </w:r>
          </w:p>
        </w:tc>
        <w:tc>
          <w:tcPr/>
          <w:p w:rsidR="00000000" w:rsidDel="00000000" w:rsidP="00000000" w:rsidRDefault="00000000" w:rsidRPr="00000000" w14:paraId="000002E7">
            <w:pPr>
              <w:ind w:firstLine="0"/>
              <w:rPr>
                <w:sz w:val="22"/>
                <w:szCs w:val="22"/>
              </w:rPr>
            </w:pPr>
            <w:r w:rsidDel="00000000" w:rsidR="00000000" w:rsidRPr="00000000">
              <w:rPr>
                <w:sz w:val="22"/>
                <w:szCs w:val="22"/>
                <w:rtl w:val="0"/>
              </w:rPr>
              <w:t xml:space="preserve">18-56; 22.34; 7.72</w:t>
            </w:r>
          </w:p>
        </w:tc>
        <w:tc>
          <w:tcPr/>
          <w:p w:rsidR="00000000" w:rsidDel="00000000" w:rsidP="00000000" w:rsidRDefault="00000000" w:rsidRPr="00000000" w14:paraId="000002E8">
            <w:pPr>
              <w:ind w:firstLine="0"/>
              <w:rPr>
                <w:sz w:val="22"/>
                <w:szCs w:val="22"/>
              </w:rPr>
            </w:pPr>
            <w:r w:rsidDel="00000000" w:rsidR="00000000" w:rsidRPr="00000000">
              <w:rPr>
                <w:sz w:val="22"/>
                <w:szCs w:val="22"/>
                <w:rtl w:val="0"/>
              </w:rPr>
              <w:t xml:space="preserve">15: 26: 0</w:t>
            </w:r>
          </w:p>
        </w:tc>
        <w:tc>
          <w:tcPr/>
          <w:p w:rsidR="00000000" w:rsidDel="00000000" w:rsidP="00000000" w:rsidRDefault="00000000" w:rsidRPr="00000000" w14:paraId="000002E9">
            <w:pPr>
              <w:ind w:firstLine="0"/>
              <w:rPr>
                <w:i w:val="1"/>
                <w:sz w:val="22"/>
                <w:szCs w:val="22"/>
              </w:rPr>
            </w:pPr>
            <w:r w:rsidDel="00000000" w:rsidR="00000000" w:rsidRPr="00000000">
              <w:rPr>
                <w:sz w:val="22"/>
                <w:szCs w:val="22"/>
                <w:rtl w:val="0"/>
              </w:rPr>
              <w:t xml:space="preserve">27.39 (17.49)</w:t>
            </w:r>
            <w:r w:rsidDel="00000000" w:rsidR="00000000" w:rsidRPr="00000000">
              <w:rPr>
                <w:rtl w:val="0"/>
              </w:rPr>
            </w:r>
          </w:p>
        </w:tc>
        <w:tc>
          <w:tcPr/>
          <w:p w:rsidR="00000000" w:rsidDel="00000000" w:rsidP="00000000" w:rsidRDefault="00000000" w:rsidRPr="00000000" w14:paraId="000002EA">
            <w:pPr>
              <w:ind w:firstLine="0"/>
              <w:rPr>
                <w:i w:val="1"/>
                <w:sz w:val="22"/>
                <w:szCs w:val="22"/>
              </w:rPr>
            </w:pPr>
            <w:r w:rsidDel="00000000" w:rsidR="00000000" w:rsidRPr="00000000">
              <w:rPr>
                <w:sz w:val="22"/>
                <w:szCs w:val="22"/>
                <w:rtl w:val="0"/>
              </w:rPr>
              <w:t xml:space="preserve">36.41 (25.87)</w:t>
            </w:r>
            <w:r w:rsidDel="00000000" w:rsidR="00000000" w:rsidRPr="00000000">
              <w:rPr>
                <w:rtl w:val="0"/>
              </w:rPr>
            </w:r>
          </w:p>
        </w:tc>
      </w:tr>
      <w:tr>
        <w:trPr>
          <w:cantSplit w:val="0"/>
          <w:trHeight w:val="583" w:hRule="atLeast"/>
          <w:tblHeader w:val="0"/>
        </w:trPr>
        <w:tc>
          <w:tcPr>
            <w:vAlign w:val="center"/>
          </w:tcPr>
          <w:p w:rsidR="00000000" w:rsidDel="00000000" w:rsidP="00000000" w:rsidRDefault="00000000" w:rsidRPr="00000000" w14:paraId="000002EB">
            <w:pPr>
              <w:ind w:firstLine="0"/>
              <w:rPr>
                <w:sz w:val="22"/>
                <w:szCs w:val="22"/>
              </w:rPr>
            </w:pPr>
            <w:r w:rsidDel="00000000" w:rsidR="00000000" w:rsidRPr="00000000">
              <w:rPr>
                <w:color w:val="000000"/>
                <w:sz w:val="22"/>
                <w:szCs w:val="22"/>
                <w:rtl w:val="0"/>
              </w:rPr>
              <w:t xml:space="preserve">17</w:t>
            </w:r>
            <w:r w:rsidDel="00000000" w:rsidR="00000000" w:rsidRPr="00000000">
              <w:rPr>
                <w:rtl w:val="0"/>
              </w:rPr>
            </w:r>
          </w:p>
        </w:tc>
        <w:tc>
          <w:tcPr/>
          <w:p w:rsidR="00000000" w:rsidDel="00000000" w:rsidP="00000000" w:rsidRDefault="00000000" w:rsidRPr="00000000" w14:paraId="000002EC">
            <w:pPr>
              <w:ind w:firstLine="0"/>
              <w:rPr>
                <w:color w:val="000000"/>
                <w:sz w:val="22"/>
                <w:szCs w:val="22"/>
              </w:rPr>
            </w:pPr>
            <w:r w:rsidDel="00000000" w:rsidR="00000000" w:rsidRPr="00000000">
              <w:rPr>
                <w:sz w:val="22"/>
                <w:szCs w:val="22"/>
                <w:rtl w:val="0"/>
              </w:rPr>
              <w:t xml:space="preserve">Ku</w:t>
            </w:r>
            <w:r w:rsidDel="00000000" w:rsidR="00000000" w:rsidRPr="00000000">
              <w:rPr>
                <w:rtl w:val="0"/>
              </w:rPr>
            </w:r>
          </w:p>
        </w:tc>
        <w:tc>
          <w:tcPr/>
          <w:p w:rsidR="00000000" w:rsidDel="00000000" w:rsidP="00000000" w:rsidRDefault="00000000" w:rsidRPr="00000000" w14:paraId="000002ED">
            <w:pPr>
              <w:ind w:firstLine="0"/>
              <w:rPr>
                <w:sz w:val="22"/>
                <w:szCs w:val="22"/>
              </w:rPr>
            </w:pPr>
            <w:r w:rsidDel="00000000" w:rsidR="00000000" w:rsidRPr="00000000">
              <w:rPr>
                <w:sz w:val="22"/>
                <w:szCs w:val="22"/>
                <w:rtl w:val="0"/>
              </w:rPr>
              <w:t xml:space="preserve">China</w:t>
            </w:r>
          </w:p>
        </w:tc>
        <w:tc>
          <w:tcPr/>
          <w:p w:rsidR="00000000" w:rsidDel="00000000" w:rsidP="00000000" w:rsidRDefault="00000000" w:rsidRPr="00000000" w14:paraId="000002EE">
            <w:pPr>
              <w:ind w:firstLine="0"/>
              <w:rPr>
                <w:sz w:val="22"/>
                <w:szCs w:val="22"/>
              </w:rPr>
            </w:pPr>
            <w:r w:rsidDel="00000000" w:rsidR="00000000" w:rsidRPr="00000000">
              <w:rPr>
                <w:sz w:val="22"/>
                <w:szCs w:val="22"/>
                <w:rtl w:val="0"/>
              </w:rPr>
              <w:t xml:space="preserve">91.7</w:t>
            </w:r>
          </w:p>
        </w:tc>
        <w:tc>
          <w:tcPr/>
          <w:p w:rsidR="00000000" w:rsidDel="00000000" w:rsidP="00000000" w:rsidRDefault="00000000" w:rsidRPr="00000000" w14:paraId="000002EF">
            <w:pPr>
              <w:ind w:firstLine="0"/>
              <w:rPr>
                <w:sz w:val="22"/>
                <w:szCs w:val="22"/>
              </w:rPr>
            </w:pPr>
            <w:r w:rsidDel="00000000" w:rsidR="00000000" w:rsidRPr="00000000">
              <w:rPr>
                <w:sz w:val="22"/>
                <w:szCs w:val="22"/>
                <w:rtl w:val="0"/>
              </w:rPr>
              <w:t xml:space="preserve">18-27; 20.92; 2.26</w:t>
            </w:r>
          </w:p>
        </w:tc>
        <w:tc>
          <w:tcPr/>
          <w:p w:rsidR="00000000" w:rsidDel="00000000" w:rsidP="00000000" w:rsidRDefault="00000000" w:rsidRPr="00000000" w14:paraId="000002F0">
            <w:pPr>
              <w:ind w:firstLine="0"/>
              <w:rPr>
                <w:sz w:val="22"/>
                <w:szCs w:val="22"/>
              </w:rPr>
            </w:pPr>
            <w:r w:rsidDel="00000000" w:rsidR="00000000" w:rsidRPr="00000000">
              <w:rPr>
                <w:sz w:val="22"/>
                <w:szCs w:val="22"/>
                <w:rtl w:val="0"/>
              </w:rPr>
              <w:t xml:space="preserve">22: 66: 0</w:t>
            </w:r>
          </w:p>
        </w:tc>
        <w:tc>
          <w:tcPr/>
          <w:p w:rsidR="00000000" w:rsidDel="00000000" w:rsidP="00000000" w:rsidRDefault="00000000" w:rsidRPr="00000000" w14:paraId="000002F1">
            <w:pPr>
              <w:ind w:firstLine="0"/>
              <w:rPr>
                <w:i w:val="1"/>
                <w:sz w:val="22"/>
                <w:szCs w:val="22"/>
              </w:rPr>
            </w:pPr>
            <w:r w:rsidDel="00000000" w:rsidR="00000000" w:rsidRPr="00000000">
              <w:rPr>
                <w:sz w:val="22"/>
                <w:szCs w:val="22"/>
                <w:rtl w:val="0"/>
              </w:rPr>
              <w:t xml:space="preserve">13.60 (7.28)</w:t>
            </w:r>
            <w:r w:rsidDel="00000000" w:rsidR="00000000" w:rsidRPr="00000000">
              <w:rPr>
                <w:rtl w:val="0"/>
              </w:rPr>
            </w:r>
          </w:p>
        </w:tc>
        <w:tc>
          <w:tcPr/>
          <w:p w:rsidR="00000000" w:rsidDel="00000000" w:rsidP="00000000" w:rsidRDefault="00000000" w:rsidRPr="00000000" w14:paraId="000002F2">
            <w:pPr>
              <w:ind w:firstLine="0"/>
              <w:rPr>
                <w:i w:val="1"/>
                <w:sz w:val="22"/>
                <w:szCs w:val="22"/>
              </w:rPr>
            </w:pPr>
            <w:r w:rsidDel="00000000" w:rsidR="00000000" w:rsidRPr="00000000">
              <w:rPr>
                <w:sz w:val="22"/>
                <w:szCs w:val="22"/>
                <w:rtl w:val="0"/>
              </w:rPr>
              <w:t xml:space="preserve">14.77 (9.05)</w:t>
            </w:r>
            <w:r w:rsidDel="00000000" w:rsidR="00000000" w:rsidRPr="00000000">
              <w:rPr>
                <w:rtl w:val="0"/>
              </w:rPr>
            </w:r>
          </w:p>
        </w:tc>
      </w:tr>
      <w:tr>
        <w:trPr>
          <w:cantSplit w:val="0"/>
          <w:trHeight w:val="583" w:hRule="atLeast"/>
          <w:tblHeader w:val="0"/>
        </w:trPr>
        <w:tc>
          <w:tcPr>
            <w:vAlign w:val="center"/>
          </w:tcPr>
          <w:p w:rsidR="00000000" w:rsidDel="00000000" w:rsidP="00000000" w:rsidRDefault="00000000" w:rsidRPr="00000000" w14:paraId="000002F3">
            <w:pPr>
              <w:ind w:firstLine="0"/>
              <w:rPr>
                <w:sz w:val="22"/>
                <w:szCs w:val="22"/>
              </w:rPr>
            </w:pPr>
            <w:r w:rsidDel="00000000" w:rsidR="00000000" w:rsidRPr="00000000">
              <w:rPr>
                <w:color w:val="000000"/>
                <w:sz w:val="22"/>
                <w:szCs w:val="22"/>
                <w:rtl w:val="0"/>
              </w:rPr>
              <w:t xml:space="preserve">18</w:t>
            </w:r>
            <w:r w:rsidDel="00000000" w:rsidR="00000000" w:rsidRPr="00000000">
              <w:rPr>
                <w:rtl w:val="0"/>
              </w:rPr>
            </w:r>
          </w:p>
        </w:tc>
        <w:tc>
          <w:tcPr/>
          <w:p w:rsidR="00000000" w:rsidDel="00000000" w:rsidP="00000000" w:rsidRDefault="00000000" w:rsidRPr="00000000" w14:paraId="000002F4">
            <w:pPr>
              <w:ind w:firstLine="0"/>
              <w:rPr>
                <w:color w:val="000000"/>
                <w:sz w:val="22"/>
                <w:szCs w:val="22"/>
              </w:rPr>
            </w:pPr>
            <w:r w:rsidDel="00000000" w:rsidR="00000000" w:rsidRPr="00000000">
              <w:rPr>
                <w:sz w:val="22"/>
                <w:szCs w:val="22"/>
                <w:rtl w:val="0"/>
              </w:rPr>
              <w:t xml:space="preserve">Kumalasari &amp; Novita</w:t>
            </w:r>
            <w:r w:rsidDel="00000000" w:rsidR="00000000" w:rsidRPr="00000000">
              <w:rPr>
                <w:rtl w:val="0"/>
              </w:rPr>
            </w:r>
          </w:p>
        </w:tc>
        <w:tc>
          <w:tcPr/>
          <w:p w:rsidR="00000000" w:rsidDel="00000000" w:rsidP="00000000" w:rsidRDefault="00000000" w:rsidRPr="00000000" w14:paraId="000002F5">
            <w:pPr>
              <w:ind w:firstLine="0"/>
              <w:rPr>
                <w:sz w:val="22"/>
                <w:szCs w:val="22"/>
              </w:rPr>
            </w:pPr>
            <w:r w:rsidDel="00000000" w:rsidR="00000000" w:rsidRPr="00000000">
              <w:rPr>
                <w:sz w:val="22"/>
                <w:szCs w:val="22"/>
                <w:rtl w:val="0"/>
              </w:rPr>
              <w:t xml:space="preserve">Indonesia</w:t>
            </w:r>
          </w:p>
        </w:tc>
        <w:tc>
          <w:tcPr/>
          <w:p w:rsidR="00000000" w:rsidDel="00000000" w:rsidP="00000000" w:rsidRDefault="00000000" w:rsidRPr="00000000" w14:paraId="000002F6">
            <w:pPr>
              <w:ind w:firstLine="0"/>
              <w:rPr>
                <w:sz w:val="22"/>
                <w:szCs w:val="22"/>
              </w:rPr>
            </w:pPr>
            <w:r w:rsidDel="00000000" w:rsidR="00000000" w:rsidRPr="00000000">
              <w:rPr>
                <w:sz w:val="22"/>
                <w:szCs w:val="22"/>
                <w:rtl w:val="0"/>
              </w:rPr>
              <w:t xml:space="preserve">90.6</w:t>
            </w:r>
          </w:p>
        </w:tc>
        <w:tc>
          <w:tcPr/>
          <w:p w:rsidR="00000000" w:rsidDel="00000000" w:rsidP="00000000" w:rsidRDefault="00000000" w:rsidRPr="00000000" w14:paraId="000002F7">
            <w:pPr>
              <w:ind w:firstLine="0"/>
              <w:rPr>
                <w:sz w:val="22"/>
                <w:szCs w:val="22"/>
              </w:rPr>
            </w:pPr>
            <w:r w:rsidDel="00000000" w:rsidR="00000000" w:rsidRPr="00000000">
              <w:rPr>
                <w:sz w:val="22"/>
                <w:szCs w:val="22"/>
                <w:rtl w:val="0"/>
              </w:rPr>
              <w:t xml:space="preserve">17-35; 20.66; 2.59</w:t>
            </w:r>
          </w:p>
        </w:tc>
        <w:tc>
          <w:tcPr/>
          <w:p w:rsidR="00000000" w:rsidDel="00000000" w:rsidP="00000000" w:rsidRDefault="00000000" w:rsidRPr="00000000" w14:paraId="000002F8">
            <w:pPr>
              <w:ind w:firstLine="0"/>
              <w:rPr>
                <w:sz w:val="22"/>
                <w:szCs w:val="22"/>
              </w:rPr>
            </w:pPr>
            <w:r w:rsidDel="00000000" w:rsidR="00000000" w:rsidRPr="00000000">
              <w:rPr>
                <w:sz w:val="22"/>
                <w:szCs w:val="22"/>
                <w:rtl w:val="0"/>
              </w:rPr>
              <w:t xml:space="preserve">23: 83: 0</w:t>
            </w:r>
          </w:p>
        </w:tc>
        <w:tc>
          <w:tcPr/>
          <w:p w:rsidR="00000000" w:rsidDel="00000000" w:rsidP="00000000" w:rsidRDefault="00000000" w:rsidRPr="00000000" w14:paraId="000002F9">
            <w:pPr>
              <w:ind w:firstLine="0"/>
              <w:rPr>
                <w:i w:val="1"/>
                <w:sz w:val="22"/>
                <w:szCs w:val="22"/>
              </w:rPr>
            </w:pPr>
            <w:r w:rsidDel="00000000" w:rsidR="00000000" w:rsidRPr="00000000">
              <w:rPr>
                <w:sz w:val="22"/>
                <w:szCs w:val="22"/>
                <w:rtl w:val="0"/>
              </w:rPr>
              <w:t xml:space="preserve">30.20 (19.13)</w:t>
            </w:r>
            <w:r w:rsidDel="00000000" w:rsidR="00000000" w:rsidRPr="00000000">
              <w:rPr>
                <w:rtl w:val="0"/>
              </w:rPr>
            </w:r>
          </w:p>
        </w:tc>
        <w:tc>
          <w:tcPr/>
          <w:p w:rsidR="00000000" w:rsidDel="00000000" w:rsidP="00000000" w:rsidRDefault="00000000" w:rsidRPr="00000000" w14:paraId="000002FA">
            <w:pPr>
              <w:ind w:firstLine="0"/>
              <w:rPr>
                <w:i w:val="1"/>
                <w:sz w:val="22"/>
                <w:szCs w:val="22"/>
              </w:rPr>
            </w:pPr>
            <w:r w:rsidDel="00000000" w:rsidR="00000000" w:rsidRPr="00000000">
              <w:rPr>
                <w:sz w:val="22"/>
                <w:szCs w:val="22"/>
                <w:rtl w:val="0"/>
              </w:rPr>
              <w:t xml:space="preserve">29.15 (19.99)</w:t>
            </w:r>
            <w:r w:rsidDel="00000000" w:rsidR="00000000" w:rsidRPr="00000000">
              <w:rPr>
                <w:rtl w:val="0"/>
              </w:rPr>
            </w:r>
          </w:p>
        </w:tc>
      </w:tr>
      <w:tr>
        <w:trPr>
          <w:cantSplit w:val="0"/>
          <w:trHeight w:val="583" w:hRule="atLeast"/>
          <w:tblHeader w:val="0"/>
        </w:trPr>
        <w:tc>
          <w:tcPr>
            <w:vAlign w:val="center"/>
          </w:tcPr>
          <w:p w:rsidR="00000000" w:rsidDel="00000000" w:rsidP="00000000" w:rsidRDefault="00000000" w:rsidRPr="00000000" w14:paraId="000002FB">
            <w:pPr>
              <w:ind w:firstLine="0"/>
              <w:rPr>
                <w:sz w:val="22"/>
                <w:szCs w:val="22"/>
              </w:rPr>
            </w:pPr>
            <w:r w:rsidDel="00000000" w:rsidR="00000000" w:rsidRPr="00000000">
              <w:rPr>
                <w:color w:val="000000"/>
                <w:sz w:val="22"/>
                <w:szCs w:val="22"/>
                <w:rtl w:val="0"/>
              </w:rPr>
              <w:t xml:space="preserve">19</w:t>
            </w:r>
            <w:r w:rsidDel="00000000" w:rsidR="00000000" w:rsidRPr="00000000">
              <w:rPr>
                <w:rtl w:val="0"/>
              </w:rPr>
            </w:r>
          </w:p>
        </w:tc>
        <w:tc>
          <w:tcPr/>
          <w:p w:rsidR="00000000" w:rsidDel="00000000" w:rsidP="00000000" w:rsidRDefault="00000000" w:rsidRPr="00000000" w14:paraId="000002FC">
            <w:pPr>
              <w:ind w:firstLine="0"/>
              <w:rPr>
                <w:color w:val="000000"/>
                <w:sz w:val="22"/>
                <w:szCs w:val="22"/>
              </w:rPr>
            </w:pPr>
            <w:r w:rsidDel="00000000" w:rsidR="00000000" w:rsidRPr="00000000">
              <w:rPr>
                <w:sz w:val="22"/>
                <w:szCs w:val="22"/>
                <w:rtl w:val="0"/>
              </w:rPr>
              <w:t xml:space="preserve">Levy &amp; Ngyuen</w:t>
            </w:r>
            <w:r w:rsidDel="00000000" w:rsidR="00000000" w:rsidRPr="00000000">
              <w:rPr>
                <w:rtl w:val="0"/>
              </w:rPr>
            </w:r>
          </w:p>
        </w:tc>
        <w:tc>
          <w:tcPr/>
          <w:p w:rsidR="00000000" w:rsidDel="00000000" w:rsidP="00000000" w:rsidRDefault="00000000" w:rsidRPr="00000000" w14:paraId="000002FD">
            <w:pPr>
              <w:ind w:firstLine="0"/>
              <w:rPr>
                <w:sz w:val="22"/>
                <w:szCs w:val="22"/>
              </w:rPr>
            </w:pPr>
            <w:r w:rsidDel="00000000" w:rsidR="00000000" w:rsidRPr="00000000">
              <w:rPr>
                <w:sz w:val="22"/>
                <w:szCs w:val="22"/>
                <w:rtl w:val="0"/>
              </w:rPr>
              <w:t xml:space="preserve">USA</w:t>
            </w:r>
          </w:p>
        </w:tc>
        <w:tc>
          <w:tcPr/>
          <w:p w:rsidR="00000000" w:rsidDel="00000000" w:rsidP="00000000" w:rsidRDefault="00000000" w:rsidRPr="00000000" w14:paraId="000002FE">
            <w:pPr>
              <w:ind w:firstLine="0"/>
              <w:rPr>
                <w:sz w:val="22"/>
                <w:szCs w:val="22"/>
              </w:rPr>
            </w:pPr>
            <w:r w:rsidDel="00000000" w:rsidR="00000000" w:rsidRPr="00000000">
              <w:rPr>
                <w:sz w:val="22"/>
                <w:szCs w:val="22"/>
                <w:rtl w:val="0"/>
              </w:rPr>
              <w:t xml:space="preserve">91.9</w:t>
            </w:r>
          </w:p>
        </w:tc>
        <w:tc>
          <w:tcPr/>
          <w:p w:rsidR="00000000" w:rsidDel="00000000" w:rsidP="00000000" w:rsidRDefault="00000000" w:rsidRPr="00000000" w14:paraId="000002FF">
            <w:pPr>
              <w:ind w:firstLine="0"/>
              <w:rPr>
                <w:sz w:val="22"/>
                <w:szCs w:val="22"/>
              </w:rPr>
            </w:pPr>
            <w:r w:rsidDel="00000000" w:rsidR="00000000" w:rsidRPr="00000000">
              <w:rPr>
                <w:sz w:val="22"/>
                <w:szCs w:val="22"/>
                <w:rtl w:val="0"/>
              </w:rPr>
              <w:t xml:space="preserve">17-38; 19.34; 2.45</w:t>
            </w:r>
          </w:p>
        </w:tc>
        <w:tc>
          <w:tcPr/>
          <w:p w:rsidR="00000000" w:rsidDel="00000000" w:rsidP="00000000" w:rsidRDefault="00000000" w:rsidRPr="00000000" w14:paraId="00000300">
            <w:pPr>
              <w:ind w:firstLine="0"/>
              <w:rPr>
                <w:sz w:val="22"/>
                <w:szCs w:val="22"/>
              </w:rPr>
            </w:pPr>
            <w:r w:rsidDel="00000000" w:rsidR="00000000" w:rsidRPr="00000000">
              <w:rPr>
                <w:sz w:val="22"/>
                <w:szCs w:val="22"/>
                <w:rtl w:val="0"/>
              </w:rPr>
              <w:t xml:space="preserve">21: 68: 2</w:t>
            </w:r>
          </w:p>
        </w:tc>
        <w:tc>
          <w:tcPr/>
          <w:p w:rsidR="00000000" w:rsidDel="00000000" w:rsidP="00000000" w:rsidRDefault="00000000" w:rsidRPr="00000000" w14:paraId="00000301">
            <w:pPr>
              <w:ind w:firstLine="0"/>
              <w:rPr>
                <w:i w:val="1"/>
                <w:sz w:val="22"/>
                <w:szCs w:val="22"/>
              </w:rPr>
            </w:pPr>
            <w:r w:rsidDel="00000000" w:rsidR="00000000" w:rsidRPr="00000000">
              <w:rPr>
                <w:sz w:val="22"/>
                <w:szCs w:val="22"/>
                <w:rtl w:val="0"/>
              </w:rPr>
              <w:t xml:space="preserve">18.85 (16.10)</w:t>
            </w:r>
            <w:r w:rsidDel="00000000" w:rsidR="00000000" w:rsidRPr="00000000">
              <w:rPr>
                <w:rtl w:val="0"/>
              </w:rPr>
            </w:r>
          </w:p>
        </w:tc>
        <w:tc>
          <w:tcPr/>
          <w:p w:rsidR="00000000" w:rsidDel="00000000" w:rsidP="00000000" w:rsidRDefault="00000000" w:rsidRPr="00000000" w14:paraId="00000302">
            <w:pPr>
              <w:ind w:firstLine="0"/>
              <w:rPr>
                <w:i w:val="1"/>
                <w:sz w:val="22"/>
                <w:szCs w:val="22"/>
              </w:rPr>
            </w:pPr>
            <w:r w:rsidDel="00000000" w:rsidR="00000000" w:rsidRPr="00000000">
              <w:rPr>
                <w:sz w:val="22"/>
                <w:szCs w:val="22"/>
                <w:rtl w:val="0"/>
              </w:rPr>
              <w:t xml:space="preserve">19.93 (15.05)</w:t>
            </w:r>
            <w:r w:rsidDel="00000000" w:rsidR="00000000" w:rsidRPr="00000000">
              <w:rPr>
                <w:rtl w:val="0"/>
              </w:rPr>
            </w:r>
          </w:p>
        </w:tc>
      </w:tr>
      <w:tr>
        <w:trPr>
          <w:cantSplit w:val="0"/>
          <w:trHeight w:val="583" w:hRule="atLeast"/>
          <w:tblHeader w:val="0"/>
        </w:trPr>
        <w:tc>
          <w:tcPr>
            <w:vAlign w:val="center"/>
          </w:tcPr>
          <w:p w:rsidR="00000000" w:rsidDel="00000000" w:rsidP="00000000" w:rsidRDefault="00000000" w:rsidRPr="00000000" w14:paraId="00000303">
            <w:pPr>
              <w:ind w:firstLine="0"/>
              <w:rPr>
                <w:sz w:val="22"/>
                <w:szCs w:val="22"/>
              </w:rPr>
            </w:pPr>
            <w:r w:rsidDel="00000000" w:rsidR="00000000" w:rsidRPr="00000000">
              <w:rPr>
                <w:color w:val="000000"/>
                <w:sz w:val="22"/>
                <w:szCs w:val="22"/>
                <w:rtl w:val="0"/>
              </w:rPr>
              <w:t xml:space="preserve">20</w:t>
            </w:r>
            <w:r w:rsidDel="00000000" w:rsidR="00000000" w:rsidRPr="00000000">
              <w:rPr>
                <w:rtl w:val="0"/>
              </w:rPr>
            </w:r>
          </w:p>
        </w:tc>
        <w:tc>
          <w:tcPr/>
          <w:p w:rsidR="00000000" w:rsidDel="00000000" w:rsidP="00000000" w:rsidRDefault="00000000" w:rsidRPr="00000000" w14:paraId="00000304">
            <w:pPr>
              <w:ind w:firstLine="0"/>
              <w:rPr>
                <w:color w:val="000000"/>
                <w:sz w:val="22"/>
                <w:szCs w:val="22"/>
              </w:rPr>
            </w:pPr>
            <w:r w:rsidDel="00000000" w:rsidR="00000000" w:rsidRPr="00000000">
              <w:rPr>
                <w:sz w:val="22"/>
                <w:szCs w:val="22"/>
                <w:rtl w:val="0"/>
              </w:rPr>
              <w:t xml:space="preserve">Lin et al.</w:t>
            </w:r>
            <w:r w:rsidDel="00000000" w:rsidR="00000000" w:rsidRPr="00000000">
              <w:rPr>
                <w:rtl w:val="0"/>
              </w:rPr>
            </w:r>
          </w:p>
        </w:tc>
        <w:tc>
          <w:tcPr/>
          <w:p w:rsidR="00000000" w:rsidDel="00000000" w:rsidP="00000000" w:rsidRDefault="00000000" w:rsidRPr="00000000" w14:paraId="00000305">
            <w:pPr>
              <w:ind w:firstLine="0"/>
              <w:rPr>
                <w:sz w:val="22"/>
                <w:szCs w:val="22"/>
              </w:rPr>
            </w:pPr>
            <w:r w:rsidDel="00000000" w:rsidR="00000000" w:rsidRPr="00000000">
              <w:rPr>
                <w:sz w:val="22"/>
                <w:szCs w:val="22"/>
                <w:rtl w:val="0"/>
              </w:rPr>
              <w:t xml:space="preserve">China</w:t>
            </w:r>
          </w:p>
        </w:tc>
        <w:tc>
          <w:tcPr/>
          <w:p w:rsidR="00000000" w:rsidDel="00000000" w:rsidP="00000000" w:rsidRDefault="00000000" w:rsidRPr="00000000" w14:paraId="00000306">
            <w:pPr>
              <w:ind w:firstLine="0"/>
              <w:rPr>
                <w:sz w:val="22"/>
                <w:szCs w:val="22"/>
              </w:rPr>
            </w:pPr>
            <w:r w:rsidDel="00000000" w:rsidR="00000000" w:rsidRPr="00000000">
              <w:rPr>
                <w:sz w:val="22"/>
                <w:szCs w:val="22"/>
                <w:rtl w:val="0"/>
              </w:rPr>
              <w:t xml:space="preserve">97.5</w:t>
            </w:r>
          </w:p>
        </w:tc>
        <w:tc>
          <w:tcPr/>
          <w:p w:rsidR="00000000" w:rsidDel="00000000" w:rsidP="00000000" w:rsidRDefault="00000000" w:rsidRPr="00000000" w14:paraId="00000307">
            <w:pPr>
              <w:ind w:firstLine="0"/>
              <w:rPr>
                <w:sz w:val="22"/>
                <w:szCs w:val="22"/>
              </w:rPr>
            </w:pPr>
            <w:r w:rsidDel="00000000" w:rsidR="00000000" w:rsidRPr="00000000">
              <w:rPr>
                <w:sz w:val="22"/>
                <w:szCs w:val="22"/>
                <w:rtl w:val="0"/>
              </w:rPr>
              <w:t xml:space="preserve">17-24; 19.54; 2.70</w:t>
            </w:r>
          </w:p>
        </w:tc>
        <w:tc>
          <w:tcPr/>
          <w:p w:rsidR="00000000" w:rsidDel="00000000" w:rsidP="00000000" w:rsidRDefault="00000000" w:rsidRPr="00000000" w14:paraId="00000308">
            <w:pPr>
              <w:ind w:firstLine="0"/>
              <w:rPr>
                <w:sz w:val="22"/>
                <w:szCs w:val="22"/>
              </w:rPr>
            </w:pPr>
            <w:r w:rsidDel="00000000" w:rsidR="00000000" w:rsidRPr="00000000">
              <w:rPr>
                <w:sz w:val="22"/>
                <w:szCs w:val="22"/>
                <w:rtl w:val="0"/>
              </w:rPr>
              <w:t xml:space="preserve">17: 60: 1</w:t>
            </w:r>
          </w:p>
        </w:tc>
        <w:tc>
          <w:tcPr/>
          <w:p w:rsidR="00000000" w:rsidDel="00000000" w:rsidP="00000000" w:rsidRDefault="00000000" w:rsidRPr="00000000" w14:paraId="00000309">
            <w:pPr>
              <w:ind w:firstLine="0"/>
              <w:rPr>
                <w:i w:val="1"/>
                <w:sz w:val="22"/>
                <w:szCs w:val="22"/>
              </w:rPr>
            </w:pPr>
            <w:r w:rsidDel="00000000" w:rsidR="00000000" w:rsidRPr="00000000">
              <w:rPr>
                <w:sz w:val="22"/>
                <w:szCs w:val="22"/>
                <w:rtl w:val="0"/>
              </w:rPr>
              <w:t xml:space="preserve">19.62 (17.17)</w:t>
            </w:r>
            <w:r w:rsidDel="00000000" w:rsidR="00000000" w:rsidRPr="00000000">
              <w:rPr>
                <w:rtl w:val="0"/>
              </w:rPr>
            </w:r>
          </w:p>
        </w:tc>
        <w:tc>
          <w:tcPr/>
          <w:p w:rsidR="00000000" w:rsidDel="00000000" w:rsidP="00000000" w:rsidRDefault="00000000" w:rsidRPr="00000000" w14:paraId="0000030A">
            <w:pPr>
              <w:ind w:firstLine="0"/>
              <w:rPr>
                <w:i w:val="1"/>
                <w:sz w:val="22"/>
                <w:szCs w:val="22"/>
              </w:rPr>
            </w:pPr>
            <w:r w:rsidDel="00000000" w:rsidR="00000000" w:rsidRPr="00000000">
              <w:rPr>
                <w:sz w:val="22"/>
                <w:szCs w:val="22"/>
                <w:rtl w:val="0"/>
              </w:rPr>
              <w:t xml:space="preserve">17.12 (18.75)</w:t>
            </w:r>
            <w:r w:rsidDel="00000000" w:rsidR="00000000" w:rsidRPr="00000000">
              <w:rPr>
                <w:rtl w:val="0"/>
              </w:rPr>
            </w:r>
          </w:p>
        </w:tc>
      </w:tr>
      <w:tr>
        <w:trPr>
          <w:cantSplit w:val="0"/>
          <w:trHeight w:val="583" w:hRule="atLeast"/>
          <w:tblHeader w:val="0"/>
        </w:trPr>
        <w:tc>
          <w:tcPr>
            <w:vAlign w:val="center"/>
          </w:tcPr>
          <w:p w:rsidR="00000000" w:rsidDel="00000000" w:rsidP="00000000" w:rsidRDefault="00000000" w:rsidRPr="00000000" w14:paraId="0000030B">
            <w:pPr>
              <w:ind w:firstLine="0"/>
              <w:rPr>
                <w:sz w:val="22"/>
                <w:szCs w:val="22"/>
              </w:rPr>
            </w:pPr>
            <w:r w:rsidDel="00000000" w:rsidR="00000000" w:rsidRPr="00000000">
              <w:rPr>
                <w:color w:val="000000"/>
                <w:sz w:val="22"/>
                <w:szCs w:val="22"/>
                <w:rtl w:val="0"/>
              </w:rPr>
              <w:t xml:space="preserve">21</w:t>
            </w:r>
            <w:r w:rsidDel="00000000" w:rsidR="00000000" w:rsidRPr="00000000">
              <w:rPr>
                <w:rtl w:val="0"/>
              </w:rPr>
            </w:r>
          </w:p>
        </w:tc>
        <w:tc>
          <w:tcPr/>
          <w:p w:rsidR="00000000" w:rsidDel="00000000" w:rsidP="00000000" w:rsidRDefault="00000000" w:rsidRPr="00000000" w14:paraId="0000030C">
            <w:pPr>
              <w:ind w:firstLine="0"/>
              <w:rPr>
                <w:color w:val="000000"/>
                <w:sz w:val="22"/>
                <w:szCs w:val="22"/>
              </w:rPr>
            </w:pPr>
            <w:r w:rsidDel="00000000" w:rsidR="00000000" w:rsidRPr="00000000">
              <w:rPr>
                <w:sz w:val="22"/>
                <w:szCs w:val="22"/>
                <w:rtl w:val="0"/>
              </w:rPr>
              <w:t xml:space="preserve">Linden &amp; Vail</w:t>
            </w:r>
            <w:r w:rsidDel="00000000" w:rsidR="00000000" w:rsidRPr="00000000">
              <w:rPr>
                <w:rtl w:val="0"/>
              </w:rPr>
            </w:r>
          </w:p>
        </w:tc>
        <w:tc>
          <w:tcPr/>
          <w:p w:rsidR="00000000" w:rsidDel="00000000" w:rsidP="00000000" w:rsidRDefault="00000000" w:rsidRPr="00000000" w14:paraId="0000030D">
            <w:pPr>
              <w:ind w:firstLine="0"/>
              <w:rPr>
                <w:sz w:val="22"/>
                <w:szCs w:val="22"/>
              </w:rPr>
            </w:pPr>
            <w:r w:rsidDel="00000000" w:rsidR="00000000" w:rsidRPr="00000000">
              <w:rPr>
                <w:sz w:val="22"/>
                <w:szCs w:val="22"/>
                <w:rtl w:val="0"/>
              </w:rPr>
              <w:t xml:space="preserve">USA</w:t>
            </w:r>
          </w:p>
        </w:tc>
        <w:tc>
          <w:tcPr/>
          <w:p w:rsidR="00000000" w:rsidDel="00000000" w:rsidP="00000000" w:rsidRDefault="00000000" w:rsidRPr="00000000" w14:paraId="0000030E">
            <w:pPr>
              <w:ind w:firstLine="0"/>
              <w:rPr>
                <w:sz w:val="22"/>
                <w:szCs w:val="22"/>
              </w:rPr>
            </w:pPr>
            <w:r w:rsidDel="00000000" w:rsidR="00000000" w:rsidRPr="00000000">
              <w:rPr>
                <w:sz w:val="22"/>
                <w:szCs w:val="22"/>
                <w:rtl w:val="0"/>
              </w:rPr>
              <w:t xml:space="preserve">77.5</w:t>
            </w:r>
          </w:p>
        </w:tc>
        <w:tc>
          <w:tcPr/>
          <w:p w:rsidR="00000000" w:rsidDel="00000000" w:rsidP="00000000" w:rsidRDefault="00000000" w:rsidRPr="00000000" w14:paraId="0000030F">
            <w:pPr>
              <w:ind w:firstLine="0"/>
              <w:rPr>
                <w:sz w:val="22"/>
                <w:szCs w:val="22"/>
              </w:rPr>
            </w:pPr>
            <w:r w:rsidDel="00000000" w:rsidR="00000000" w:rsidRPr="00000000">
              <w:rPr>
                <w:sz w:val="22"/>
                <w:szCs w:val="22"/>
                <w:rtl w:val="0"/>
              </w:rPr>
              <w:t xml:space="preserve">18-40; 19.87; 3.40</w:t>
            </w:r>
          </w:p>
        </w:tc>
        <w:tc>
          <w:tcPr/>
          <w:p w:rsidR="00000000" w:rsidDel="00000000" w:rsidP="00000000" w:rsidRDefault="00000000" w:rsidRPr="00000000" w14:paraId="00000310">
            <w:pPr>
              <w:ind w:firstLine="0"/>
              <w:rPr>
                <w:sz w:val="22"/>
                <w:szCs w:val="22"/>
              </w:rPr>
            </w:pPr>
            <w:r w:rsidDel="00000000" w:rsidR="00000000" w:rsidRPr="00000000">
              <w:rPr>
                <w:sz w:val="22"/>
                <w:szCs w:val="22"/>
                <w:rtl w:val="0"/>
              </w:rPr>
              <w:t xml:space="preserve">17: 45: 0</w:t>
            </w:r>
          </w:p>
        </w:tc>
        <w:tc>
          <w:tcPr/>
          <w:p w:rsidR="00000000" w:rsidDel="00000000" w:rsidP="00000000" w:rsidRDefault="00000000" w:rsidRPr="00000000" w14:paraId="00000311">
            <w:pPr>
              <w:ind w:firstLine="0"/>
              <w:rPr>
                <w:i w:val="1"/>
                <w:sz w:val="22"/>
                <w:szCs w:val="22"/>
              </w:rPr>
            </w:pPr>
            <w:r w:rsidDel="00000000" w:rsidR="00000000" w:rsidRPr="00000000">
              <w:rPr>
                <w:sz w:val="22"/>
                <w:szCs w:val="22"/>
                <w:rtl w:val="0"/>
              </w:rPr>
              <w:t xml:space="preserve">12.44 (14.32)</w:t>
            </w:r>
            <w:r w:rsidDel="00000000" w:rsidR="00000000" w:rsidRPr="00000000">
              <w:rPr>
                <w:rtl w:val="0"/>
              </w:rPr>
            </w:r>
          </w:p>
        </w:tc>
        <w:tc>
          <w:tcPr/>
          <w:p w:rsidR="00000000" w:rsidDel="00000000" w:rsidP="00000000" w:rsidRDefault="00000000" w:rsidRPr="00000000" w14:paraId="00000312">
            <w:pPr>
              <w:ind w:firstLine="0"/>
              <w:rPr>
                <w:i w:val="1"/>
                <w:sz w:val="22"/>
                <w:szCs w:val="22"/>
              </w:rPr>
            </w:pPr>
            <w:r w:rsidDel="00000000" w:rsidR="00000000" w:rsidRPr="00000000">
              <w:rPr>
                <w:sz w:val="22"/>
                <w:szCs w:val="22"/>
                <w:rtl w:val="0"/>
              </w:rPr>
              <w:t xml:space="preserve">22.10 (25.04)</w:t>
            </w:r>
            <w:r w:rsidDel="00000000" w:rsidR="00000000" w:rsidRPr="00000000">
              <w:rPr>
                <w:rtl w:val="0"/>
              </w:rPr>
            </w:r>
          </w:p>
        </w:tc>
      </w:tr>
      <w:tr>
        <w:trPr>
          <w:cantSplit w:val="0"/>
          <w:trHeight w:val="583" w:hRule="atLeast"/>
          <w:tblHeader w:val="0"/>
        </w:trPr>
        <w:tc>
          <w:tcPr>
            <w:vAlign w:val="center"/>
          </w:tcPr>
          <w:p w:rsidR="00000000" w:rsidDel="00000000" w:rsidP="00000000" w:rsidRDefault="00000000" w:rsidRPr="00000000" w14:paraId="00000313">
            <w:pPr>
              <w:ind w:firstLine="0"/>
              <w:rPr>
                <w:sz w:val="22"/>
                <w:szCs w:val="22"/>
              </w:rPr>
            </w:pPr>
            <w:r w:rsidDel="00000000" w:rsidR="00000000" w:rsidRPr="00000000">
              <w:rPr>
                <w:color w:val="000000"/>
                <w:sz w:val="22"/>
                <w:szCs w:val="22"/>
                <w:rtl w:val="0"/>
              </w:rPr>
              <w:t xml:space="preserve">22</w:t>
            </w:r>
            <w:r w:rsidDel="00000000" w:rsidR="00000000" w:rsidRPr="00000000">
              <w:rPr>
                <w:rtl w:val="0"/>
              </w:rPr>
            </w:r>
          </w:p>
        </w:tc>
        <w:tc>
          <w:tcPr/>
          <w:p w:rsidR="00000000" w:rsidDel="00000000" w:rsidP="00000000" w:rsidRDefault="00000000" w:rsidRPr="00000000" w14:paraId="00000314">
            <w:pPr>
              <w:ind w:firstLine="0"/>
              <w:rPr>
                <w:color w:val="000000"/>
                <w:sz w:val="22"/>
                <w:szCs w:val="22"/>
              </w:rPr>
            </w:pPr>
            <w:r w:rsidDel="00000000" w:rsidR="00000000" w:rsidRPr="00000000">
              <w:rPr>
                <w:sz w:val="22"/>
                <w:szCs w:val="22"/>
                <w:rtl w:val="0"/>
              </w:rPr>
              <w:t xml:space="preserve">Lopez et al.</w:t>
            </w:r>
            <w:r w:rsidDel="00000000" w:rsidR="00000000" w:rsidRPr="00000000">
              <w:rPr>
                <w:rtl w:val="0"/>
              </w:rPr>
            </w:r>
          </w:p>
        </w:tc>
        <w:tc>
          <w:tcPr/>
          <w:p w:rsidR="00000000" w:rsidDel="00000000" w:rsidP="00000000" w:rsidRDefault="00000000" w:rsidRPr="00000000" w14:paraId="00000315">
            <w:pPr>
              <w:ind w:firstLine="0"/>
              <w:rPr>
                <w:sz w:val="22"/>
                <w:szCs w:val="22"/>
              </w:rPr>
            </w:pPr>
            <w:r w:rsidDel="00000000" w:rsidR="00000000" w:rsidRPr="00000000">
              <w:rPr>
                <w:sz w:val="22"/>
                <w:szCs w:val="22"/>
                <w:rtl w:val="0"/>
              </w:rPr>
              <w:t xml:space="preserve">USA</w:t>
            </w:r>
          </w:p>
        </w:tc>
        <w:tc>
          <w:tcPr/>
          <w:p w:rsidR="00000000" w:rsidDel="00000000" w:rsidP="00000000" w:rsidRDefault="00000000" w:rsidRPr="00000000" w14:paraId="00000316">
            <w:pPr>
              <w:ind w:firstLine="0"/>
              <w:rPr>
                <w:sz w:val="22"/>
                <w:szCs w:val="22"/>
              </w:rPr>
            </w:pPr>
            <w:r w:rsidDel="00000000" w:rsidR="00000000" w:rsidRPr="00000000">
              <w:rPr>
                <w:sz w:val="22"/>
                <w:szCs w:val="22"/>
                <w:rtl w:val="0"/>
              </w:rPr>
              <w:t xml:space="preserve">91.9</w:t>
            </w:r>
          </w:p>
        </w:tc>
        <w:tc>
          <w:tcPr/>
          <w:p w:rsidR="00000000" w:rsidDel="00000000" w:rsidP="00000000" w:rsidRDefault="00000000" w:rsidRPr="00000000" w14:paraId="00000317">
            <w:pPr>
              <w:ind w:firstLine="0"/>
              <w:rPr>
                <w:sz w:val="22"/>
                <w:szCs w:val="22"/>
              </w:rPr>
            </w:pPr>
            <w:r w:rsidDel="00000000" w:rsidR="00000000" w:rsidRPr="00000000">
              <w:rPr>
                <w:sz w:val="22"/>
                <w:szCs w:val="22"/>
                <w:rtl w:val="0"/>
              </w:rPr>
              <w:t xml:space="preserve">18-39; 19.44; 2.55</w:t>
            </w:r>
          </w:p>
        </w:tc>
        <w:tc>
          <w:tcPr/>
          <w:p w:rsidR="00000000" w:rsidDel="00000000" w:rsidP="00000000" w:rsidRDefault="00000000" w:rsidRPr="00000000" w14:paraId="00000318">
            <w:pPr>
              <w:ind w:firstLine="0"/>
              <w:rPr>
                <w:sz w:val="22"/>
                <w:szCs w:val="22"/>
              </w:rPr>
            </w:pPr>
            <w:r w:rsidDel="00000000" w:rsidR="00000000" w:rsidRPr="00000000">
              <w:rPr>
                <w:sz w:val="22"/>
                <w:szCs w:val="22"/>
                <w:rtl w:val="0"/>
              </w:rPr>
              <w:t xml:space="preserve">37: 41: 1</w:t>
            </w:r>
          </w:p>
        </w:tc>
        <w:tc>
          <w:tcPr/>
          <w:p w:rsidR="00000000" w:rsidDel="00000000" w:rsidP="00000000" w:rsidRDefault="00000000" w:rsidRPr="00000000" w14:paraId="00000319">
            <w:pPr>
              <w:ind w:firstLine="0"/>
              <w:rPr>
                <w:i w:val="1"/>
                <w:sz w:val="22"/>
                <w:szCs w:val="22"/>
              </w:rPr>
            </w:pPr>
            <w:r w:rsidDel="00000000" w:rsidR="00000000" w:rsidRPr="00000000">
              <w:rPr>
                <w:sz w:val="22"/>
                <w:szCs w:val="22"/>
                <w:rtl w:val="0"/>
              </w:rPr>
              <w:t xml:space="preserve">22.51 (19.47)</w:t>
            </w:r>
            <w:r w:rsidDel="00000000" w:rsidR="00000000" w:rsidRPr="00000000">
              <w:rPr>
                <w:rtl w:val="0"/>
              </w:rPr>
            </w:r>
          </w:p>
        </w:tc>
        <w:tc>
          <w:tcPr/>
          <w:p w:rsidR="00000000" w:rsidDel="00000000" w:rsidP="00000000" w:rsidRDefault="00000000" w:rsidRPr="00000000" w14:paraId="0000031A">
            <w:pPr>
              <w:ind w:firstLine="0"/>
              <w:rPr>
                <w:i w:val="1"/>
                <w:sz w:val="22"/>
                <w:szCs w:val="22"/>
              </w:rPr>
            </w:pPr>
            <w:r w:rsidDel="00000000" w:rsidR="00000000" w:rsidRPr="00000000">
              <w:rPr>
                <w:sz w:val="22"/>
                <w:szCs w:val="22"/>
                <w:rtl w:val="0"/>
              </w:rPr>
              <w:t xml:space="preserve">30.04 (19.80)</w:t>
            </w:r>
            <w:r w:rsidDel="00000000" w:rsidR="00000000" w:rsidRPr="00000000">
              <w:rPr>
                <w:rtl w:val="0"/>
              </w:rPr>
            </w:r>
          </w:p>
        </w:tc>
      </w:tr>
      <w:tr>
        <w:trPr>
          <w:cantSplit w:val="0"/>
          <w:trHeight w:val="583" w:hRule="atLeast"/>
          <w:tblHeader w:val="0"/>
        </w:trPr>
        <w:tc>
          <w:tcPr>
            <w:vAlign w:val="center"/>
          </w:tcPr>
          <w:p w:rsidR="00000000" w:rsidDel="00000000" w:rsidP="00000000" w:rsidRDefault="00000000" w:rsidRPr="00000000" w14:paraId="0000031B">
            <w:pPr>
              <w:ind w:firstLine="0"/>
              <w:rPr>
                <w:color w:val="000000"/>
                <w:sz w:val="22"/>
                <w:szCs w:val="22"/>
              </w:rPr>
            </w:pPr>
            <w:r w:rsidDel="00000000" w:rsidR="00000000" w:rsidRPr="00000000">
              <w:rPr>
                <w:color w:val="000000"/>
                <w:sz w:val="22"/>
                <w:szCs w:val="22"/>
                <w:rtl w:val="0"/>
              </w:rPr>
              <w:t xml:space="preserve">23</w:t>
            </w:r>
          </w:p>
        </w:tc>
        <w:tc>
          <w:tcPr/>
          <w:p w:rsidR="00000000" w:rsidDel="00000000" w:rsidP="00000000" w:rsidRDefault="00000000" w:rsidRPr="00000000" w14:paraId="0000031C">
            <w:pPr>
              <w:ind w:firstLine="0"/>
              <w:rPr>
                <w:color w:val="000000"/>
                <w:sz w:val="22"/>
                <w:szCs w:val="22"/>
              </w:rPr>
            </w:pPr>
            <w:r w:rsidDel="00000000" w:rsidR="00000000" w:rsidRPr="00000000">
              <w:rPr>
                <w:sz w:val="22"/>
                <w:szCs w:val="22"/>
                <w:rtl w:val="0"/>
              </w:rPr>
              <w:t xml:space="preserve">Ma-Kellams &amp; Lim</w:t>
            </w:r>
            <w:r w:rsidDel="00000000" w:rsidR="00000000" w:rsidRPr="00000000">
              <w:rPr>
                <w:rtl w:val="0"/>
              </w:rPr>
            </w:r>
          </w:p>
        </w:tc>
        <w:tc>
          <w:tcPr/>
          <w:p w:rsidR="00000000" w:rsidDel="00000000" w:rsidP="00000000" w:rsidRDefault="00000000" w:rsidRPr="00000000" w14:paraId="0000031D">
            <w:pPr>
              <w:ind w:firstLine="0"/>
              <w:rPr>
                <w:color w:val="000000"/>
                <w:sz w:val="22"/>
                <w:szCs w:val="22"/>
              </w:rPr>
            </w:pPr>
            <w:r w:rsidDel="00000000" w:rsidR="00000000" w:rsidRPr="00000000">
              <w:rPr>
                <w:sz w:val="22"/>
                <w:szCs w:val="22"/>
                <w:rtl w:val="0"/>
              </w:rPr>
              <w:t xml:space="preserve">USA</w:t>
            </w:r>
            <w:r w:rsidDel="00000000" w:rsidR="00000000" w:rsidRPr="00000000">
              <w:rPr>
                <w:rtl w:val="0"/>
              </w:rPr>
            </w:r>
          </w:p>
        </w:tc>
        <w:tc>
          <w:tcPr/>
          <w:p w:rsidR="00000000" w:rsidDel="00000000" w:rsidP="00000000" w:rsidRDefault="00000000" w:rsidRPr="00000000" w14:paraId="0000031E">
            <w:pPr>
              <w:ind w:firstLine="0"/>
              <w:rPr>
                <w:color w:val="000000"/>
                <w:sz w:val="22"/>
                <w:szCs w:val="22"/>
              </w:rPr>
            </w:pPr>
            <w:r w:rsidDel="00000000" w:rsidR="00000000" w:rsidRPr="00000000">
              <w:rPr>
                <w:sz w:val="22"/>
                <w:szCs w:val="22"/>
                <w:rtl w:val="0"/>
              </w:rPr>
              <w:t xml:space="preserve">80.6</w:t>
            </w:r>
            <w:r w:rsidDel="00000000" w:rsidR="00000000" w:rsidRPr="00000000">
              <w:rPr>
                <w:rtl w:val="0"/>
              </w:rPr>
            </w:r>
          </w:p>
        </w:tc>
        <w:tc>
          <w:tcPr/>
          <w:p w:rsidR="00000000" w:rsidDel="00000000" w:rsidP="00000000" w:rsidRDefault="00000000" w:rsidRPr="00000000" w14:paraId="0000031F">
            <w:pPr>
              <w:ind w:firstLine="0"/>
              <w:rPr>
                <w:color w:val="000000"/>
                <w:sz w:val="22"/>
                <w:szCs w:val="22"/>
              </w:rPr>
            </w:pPr>
            <w:r w:rsidDel="00000000" w:rsidR="00000000" w:rsidRPr="00000000">
              <w:rPr>
                <w:sz w:val="22"/>
                <w:szCs w:val="22"/>
                <w:rtl w:val="0"/>
              </w:rPr>
              <w:t xml:space="preserve">17-22; 18.76; 1.09</w:t>
            </w:r>
            <w:r w:rsidDel="00000000" w:rsidR="00000000" w:rsidRPr="00000000">
              <w:rPr>
                <w:rtl w:val="0"/>
              </w:rPr>
            </w:r>
          </w:p>
        </w:tc>
        <w:tc>
          <w:tcPr/>
          <w:p w:rsidR="00000000" w:rsidDel="00000000" w:rsidP="00000000" w:rsidRDefault="00000000" w:rsidRPr="00000000" w14:paraId="00000320">
            <w:pPr>
              <w:ind w:firstLine="0"/>
              <w:rPr>
                <w:color w:val="000000"/>
                <w:sz w:val="22"/>
                <w:szCs w:val="22"/>
              </w:rPr>
            </w:pPr>
            <w:r w:rsidDel="00000000" w:rsidR="00000000" w:rsidRPr="00000000">
              <w:rPr>
                <w:sz w:val="22"/>
                <w:szCs w:val="22"/>
                <w:rtl w:val="0"/>
              </w:rPr>
              <w:t xml:space="preserve">24: 76: 0</w:t>
            </w:r>
            <w:r w:rsidDel="00000000" w:rsidR="00000000" w:rsidRPr="00000000">
              <w:rPr>
                <w:rtl w:val="0"/>
              </w:rPr>
            </w:r>
          </w:p>
        </w:tc>
        <w:tc>
          <w:tcPr/>
          <w:p w:rsidR="00000000" w:rsidDel="00000000" w:rsidP="00000000" w:rsidRDefault="00000000" w:rsidRPr="00000000" w14:paraId="00000321">
            <w:pPr>
              <w:ind w:firstLine="0"/>
              <w:rPr>
                <w:color w:val="000000"/>
                <w:sz w:val="22"/>
                <w:szCs w:val="22"/>
              </w:rPr>
            </w:pPr>
            <w:r w:rsidDel="00000000" w:rsidR="00000000" w:rsidRPr="00000000">
              <w:rPr>
                <w:sz w:val="22"/>
                <w:szCs w:val="22"/>
                <w:rtl w:val="0"/>
              </w:rPr>
              <w:t xml:space="preserve">9.40 (9.33)</w:t>
            </w:r>
            <w:r w:rsidDel="00000000" w:rsidR="00000000" w:rsidRPr="00000000">
              <w:rPr>
                <w:rtl w:val="0"/>
              </w:rPr>
            </w:r>
          </w:p>
        </w:tc>
        <w:tc>
          <w:tcPr/>
          <w:p w:rsidR="00000000" w:rsidDel="00000000" w:rsidP="00000000" w:rsidRDefault="00000000" w:rsidRPr="00000000" w14:paraId="00000322">
            <w:pPr>
              <w:ind w:firstLine="0"/>
              <w:rPr>
                <w:i w:val="1"/>
                <w:sz w:val="22"/>
                <w:szCs w:val="22"/>
              </w:rPr>
            </w:pPr>
            <w:r w:rsidDel="00000000" w:rsidR="00000000" w:rsidRPr="00000000">
              <w:rPr>
                <w:sz w:val="22"/>
                <w:szCs w:val="22"/>
                <w:rtl w:val="0"/>
              </w:rPr>
              <w:t xml:space="preserve">20.96 (13.89)</w:t>
            </w:r>
            <w:r w:rsidDel="00000000" w:rsidR="00000000" w:rsidRPr="00000000">
              <w:rPr>
                <w:rtl w:val="0"/>
              </w:rPr>
            </w:r>
          </w:p>
        </w:tc>
      </w:tr>
      <w:tr>
        <w:trPr>
          <w:cantSplit w:val="0"/>
          <w:trHeight w:val="583" w:hRule="atLeast"/>
          <w:tblHeader w:val="0"/>
        </w:trPr>
        <w:tc>
          <w:tcPr>
            <w:vAlign w:val="center"/>
          </w:tcPr>
          <w:p w:rsidR="00000000" w:rsidDel="00000000" w:rsidP="00000000" w:rsidRDefault="00000000" w:rsidRPr="00000000" w14:paraId="00000323">
            <w:pPr>
              <w:ind w:firstLine="0"/>
              <w:rPr>
                <w:color w:val="000000"/>
                <w:sz w:val="22"/>
                <w:szCs w:val="22"/>
              </w:rPr>
            </w:pPr>
            <w:r w:rsidDel="00000000" w:rsidR="00000000" w:rsidRPr="00000000">
              <w:rPr>
                <w:color w:val="000000"/>
                <w:sz w:val="22"/>
                <w:szCs w:val="22"/>
                <w:rtl w:val="0"/>
              </w:rPr>
              <w:t xml:space="preserve">24</w:t>
            </w:r>
          </w:p>
        </w:tc>
        <w:tc>
          <w:tcPr/>
          <w:p w:rsidR="00000000" w:rsidDel="00000000" w:rsidP="00000000" w:rsidRDefault="00000000" w:rsidRPr="00000000" w14:paraId="00000324">
            <w:pPr>
              <w:ind w:firstLine="0"/>
              <w:rPr>
                <w:color w:val="000000"/>
                <w:sz w:val="22"/>
                <w:szCs w:val="22"/>
              </w:rPr>
            </w:pPr>
            <w:r w:rsidDel="00000000" w:rsidR="00000000" w:rsidRPr="00000000">
              <w:rPr>
                <w:sz w:val="22"/>
                <w:szCs w:val="22"/>
                <w:rtl w:val="0"/>
              </w:rPr>
              <w:t xml:space="preserve">Mammarella et al.</w:t>
            </w:r>
            <w:r w:rsidDel="00000000" w:rsidR="00000000" w:rsidRPr="00000000">
              <w:rPr>
                <w:rtl w:val="0"/>
              </w:rPr>
            </w:r>
          </w:p>
        </w:tc>
        <w:tc>
          <w:tcPr/>
          <w:p w:rsidR="00000000" w:rsidDel="00000000" w:rsidP="00000000" w:rsidRDefault="00000000" w:rsidRPr="00000000" w14:paraId="00000325">
            <w:pPr>
              <w:ind w:firstLine="0"/>
              <w:rPr>
                <w:color w:val="000000"/>
                <w:sz w:val="22"/>
                <w:szCs w:val="22"/>
              </w:rPr>
            </w:pPr>
            <w:r w:rsidDel="00000000" w:rsidR="00000000" w:rsidRPr="00000000">
              <w:rPr>
                <w:sz w:val="22"/>
                <w:szCs w:val="22"/>
                <w:rtl w:val="0"/>
              </w:rPr>
              <w:t xml:space="preserve">Italy</w:t>
            </w:r>
            <w:r w:rsidDel="00000000" w:rsidR="00000000" w:rsidRPr="00000000">
              <w:rPr>
                <w:rtl w:val="0"/>
              </w:rPr>
            </w:r>
          </w:p>
        </w:tc>
        <w:tc>
          <w:tcPr/>
          <w:p w:rsidR="00000000" w:rsidDel="00000000" w:rsidP="00000000" w:rsidRDefault="00000000" w:rsidRPr="00000000" w14:paraId="00000326">
            <w:pPr>
              <w:ind w:firstLine="0"/>
              <w:rPr>
                <w:color w:val="000000"/>
                <w:sz w:val="22"/>
                <w:szCs w:val="22"/>
              </w:rPr>
            </w:pPr>
            <w:r w:rsidDel="00000000" w:rsidR="00000000" w:rsidRPr="00000000">
              <w:rPr>
                <w:sz w:val="22"/>
                <w:szCs w:val="22"/>
                <w:rtl w:val="0"/>
              </w:rPr>
              <w:t xml:space="preserve">95.5</w:t>
            </w:r>
            <w:r w:rsidDel="00000000" w:rsidR="00000000" w:rsidRPr="00000000">
              <w:rPr>
                <w:rtl w:val="0"/>
              </w:rPr>
            </w:r>
          </w:p>
        </w:tc>
        <w:tc>
          <w:tcPr/>
          <w:p w:rsidR="00000000" w:rsidDel="00000000" w:rsidP="00000000" w:rsidRDefault="00000000" w:rsidRPr="00000000" w14:paraId="00000327">
            <w:pPr>
              <w:ind w:firstLine="0"/>
              <w:rPr>
                <w:color w:val="000000"/>
                <w:sz w:val="22"/>
                <w:szCs w:val="22"/>
              </w:rPr>
            </w:pPr>
            <w:r w:rsidDel="00000000" w:rsidR="00000000" w:rsidRPr="00000000">
              <w:rPr>
                <w:sz w:val="22"/>
                <w:szCs w:val="22"/>
                <w:rtl w:val="0"/>
              </w:rPr>
              <w:t xml:space="preserve">19-35; 22.9; 2.92</w:t>
            </w:r>
            <w:r w:rsidDel="00000000" w:rsidR="00000000" w:rsidRPr="00000000">
              <w:rPr>
                <w:rtl w:val="0"/>
              </w:rPr>
            </w:r>
          </w:p>
        </w:tc>
        <w:tc>
          <w:tcPr/>
          <w:p w:rsidR="00000000" w:rsidDel="00000000" w:rsidP="00000000" w:rsidRDefault="00000000" w:rsidRPr="00000000" w14:paraId="00000328">
            <w:pPr>
              <w:ind w:firstLine="0"/>
              <w:rPr>
                <w:color w:val="000000"/>
                <w:sz w:val="22"/>
                <w:szCs w:val="22"/>
              </w:rPr>
            </w:pPr>
            <w:r w:rsidDel="00000000" w:rsidR="00000000" w:rsidRPr="00000000">
              <w:rPr>
                <w:sz w:val="22"/>
                <w:szCs w:val="22"/>
                <w:rtl w:val="0"/>
              </w:rPr>
              <w:t xml:space="preserve">15: 69: 0</w:t>
            </w:r>
            <w:r w:rsidDel="00000000" w:rsidR="00000000" w:rsidRPr="00000000">
              <w:rPr>
                <w:rtl w:val="0"/>
              </w:rPr>
            </w:r>
          </w:p>
        </w:tc>
        <w:tc>
          <w:tcPr/>
          <w:p w:rsidR="00000000" w:rsidDel="00000000" w:rsidP="00000000" w:rsidRDefault="00000000" w:rsidRPr="00000000" w14:paraId="00000329">
            <w:pPr>
              <w:ind w:firstLine="0"/>
              <w:rPr>
                <w:color w:val="000000"/>
                <w:sz w:val="22"/>
                <w:szCs w:val="22"/>
              </w:rPr>
            </w:pPr>
            <w:r w:rsidDel="00000000" w:rsidR="00000000" w:rsidRPr="00000000">
              <w:rPr>
                <w:sz w:val="22"/>
                <w:szCs w:val="22"/>
                <w:rtl w:val="0"/>
              </w:rPr>
              <w:t xml:space="preserve">22.07 (15.06)</w:t>
            </w:r>
            <w:r w:rsidDel="00000000" w:rsidR="00000000" w:rsidRPr="00000000">
              <w:rPr>
                <w:rtl w:val="0"/>
              </w:rPr>
            </w:r>
          </w:p>
        </w:tc>
        <w:tc>
          <w:tcPr/>
          <w:p w:rsidR="00000000" w:rsidDel="00000000" w:rsidP="00000000" w:rsidRDefault="00000000" w:rsidRPr="00000000" w14:paraId="0000032A">
            <w:pPr>
              <w:ind w:firstLine="0"/>
              <w:rPr>
                <w:i w:val="1"/>
                <w:sz w:val="22"/>
                <w:szCs w:val="22"/>
              </w:rPr>
            </w:pPr>
            <w:r w:rsidDel="00000000" w:rsidR="00000000" w:rsidRPr="00000000">
              <w:rPr>
                <w:sz w:val="22"/>
                <w:szCs w:val="22"/>
                <w:rtl w:val="0"/>
              </w:rPr>
              <w:t xml:space="preserve">21.19 (16.49)</w:t>
            </w:r>
            <w:r w:rsidDel="00000000" w:rsidR="00000000" w:rsidRPr="00000000">
              <w:rPr>
                <w:rtl w:val="0"/>
              </w:rPr>
            </w:r>
          </w:p>
        </w:tc>
      </w:tr>
      <w:tr>
        <w:trPr>
          <w:cantSplit w:val="0"/>
          <w:trHeight w:val="583" w:hRule="atLeast"/>
          <w:tblHeader w:val="0"/>
        </w:trPr>
        <w:tc>
          <w:tcPr>
            <w:vAlign w:val="center"/>
          </w:tcPr>
          <w:p w:rsidR="00000000" w:rsidDel="00000000" w:rsidP="00000000" w:rsidRDefault="00000000" w:rsidRPr="00000000" w14:paraId="0000032B">
            <w:pPr>
              <w:ind w:firstLine="0"/>
              <w:rPr>
                <w:color w:val="000000"/>
                <w:sz w:val="22"/>
                <w:szCs w:val="22"/>
              </w:rPr>
            </w:pPr>
            <w:r w:rsidDel="00000000" w:rsidR="00000000" w:rsidRPr="00000000">
              <w:rPr>
                <w:color w:val="000000"/>
                <w:sz w:val="22"/>
                <w:szCs w:val="22"/>
                <w:rtl w:val="0"/>
              </w:rPr>
              <w:t xml:space="preserve">25</w:t>
            </w:r>
          </w:p>
        </w:tc>
        <w:tc>
          <w:tcPr/>
          <w:p w:rsidR="00000000" w:rsidDel="00000000" w:rsidP="00000000" w:rsidRDefault="00000000" w:rsidRPr="00000000" w14:paraId="0000032C">
            <w:pPr>
              <w:ind w:firstLine="0"/>
              <w:rPr>
                <w:color w:val="000000"/>
                <w:sz w:val="22"/>
                <w:szCs w:val="22"/>
              </w:rPr>
            </w:pPr>
            <w:r w:rsidDel="00000000" w:rsidR="00000000" w:rsidRPr="00000000">
              <w:rPr>
                <w:sz w:val="22"/>
                <w:szCs w:val="22"/>
                <w:rtl w:val="0"/>
              </w:rPr>
              <w:t xml:space="preserve">Moskowitz</w:t>
            </w:r>
            <w:r w:rsidDel="00000000" w:rsidR="00000000" w:rsidRPr="00000000">
              <w:rPr>
                <w:rtl w:val="0"/>
              </w:rPr>
            </w:r>
          </w:p>
        </w:tc>
        <w:tc>
          <w:tcPr/>
          <w:p w:rsidR="00000000" w:rsidDel="00000000" w:rsidP="00000000" w:rsidRDefault="00000000" w:rsidRPr="00000000" w14:paraId="0000032D">
            <w:pPr>
              <w:ind w:firstLine="0"/>
              <w:rPr>
                <w:color w:val="000000"/>
                <w:sz w:val="22"/>
                <w:szCs w:val="22"/>
              </w:rPr>
            </w:pPr>
            <w:r w:rsidDel="00000000" w:rsidR="00000000" w:rsidRPr="00000000">
              <w:rPr>
                <w:sz w:val="22"/>
                <w:szCs w:val="22"/>
                <w:rtl w:val="0"/>
              </w:rPr>
              <w:t xml:space="preserve">USA</w:t>
            </w:r>
            <w:r w:rsidDel="00000000" w:rsidR="00000000" w:rsidRPr="00000000">
              <w:rPr>
                <w:rtl w:val="0"/>
              </w:rPr>
            </w:r>
          </w:p>
        </w:tc>
        <w:tc>
          <w:tcPr/>
          <w:p w:rsidR="00000000" w:rsidDel="00000000" w:rsidP="00000000" w:rsidRDefault="00000000" w:rsidRPr="00000000" w14:paraId="0000032E">
            <w:pPr>
              <w:ind w:firstLine="0"/>
              <w:rPr>
                <w:color w:val="000000"/>
                <w:sz w:val="22"/>
                <w:szCs w:val="22"/>
              </w:rPr>
            </w:pPr>
            <w:r w:rsidDel="00000000" w:rsidR="00000000" w:rsidRPr="00000000">
              <w:rPr>
                <w:sz w:val="22"/>
                <w:szCs w:val="22"/>
                <w:rtl w:val="0"/>
              </w:rPr>
              <w:t xml:space="preserve">83.8</w:t>
            </w:r>
            <w:r w:rsidDel="00000000" w:rsidR="00000000" w:rsidRPr="00000000">
              <w:rPr>
                <w:rtl w:val="0"/>
              </w:rPr>
            </w:r>
          </w:p>
        </w:tc>
        <w:tc>
          <w:tcPr/>
          <w:p w:rsidR="00000000" w:rsidDel="00000000" w:rsidP="00000000" w:rsidRDefault="00000000" w:rsidRPr="00000000" w14:paraId="0000032F">
            <w:pPr>
              <w:ind w:firstLine="0"/>
              <w:rPr>
                <w:color w:val="000000"/>
                <w:sz w:val="22"/>
                <w:szCs w:val="22"/>
              </w:rPr>
            </w:pPr>
            <w:r w:rsidDel="00000000" w:rsidR="00000000" w:rsidRPr="00000000">
              <w:rPr>
                <w:sz w:val="22"/>
                <w:szCs w:val="22"/>
                <w:rtl w:val="0"/>
              </w:rPr>
              <w:t xml:space="preserve">18-22; 19.01; 1.14</w:t>
            </w:r>
            <w:r w:rsidDel="00000000" w:rsidR="00000000" w:rsidRPr="00000000">
              <w:rPr>
                <w:rtl w:val="0"/>
              </w:rPr>
            </w:r>
          </w:p>
        </w:tc>
        <w:tc>
          <w:tcPr/>
          <w:p w:rsidR="00000000" w:rsidDel="00000000" w:rsidP="00000000" w:rsidRDefault="00000000" w:rsidRPr="00000000" w14:paraId="00000330">
            <w:pPr>
              <w:ind w:firstLine="0"/>
              <w:rPr>
                <w:color w:val="000000"/>
                <w:sz w:val="22"/>
                <w:szCs w:val="22"/>
              </w:rPr>
            </w:pPr>
            <w:r w:rsidDel="00000000" w:rsidR="00000000" w:rsidRPr="00000000">
              <w:rPr>
                <w:sz w:val="22"/>
                <w:szCs w:val="22"/>
                <w:rtl w:val="0"/>
              </w:rPr>
              <w:t xml:space="preserve">25: 58: 0</w:t>
            </w:r>
            <w:r w:rsidDel="00000000" w:rsidR="00000000" w:rsidRPr="00000000">
              <w:rPr>
                <w:rtl w:val="0"/>
              </w:rPr>
            </w:r>
          </w:p>
        </w:tc>
        <w:tc>
          <w:tcPr/>
          <w:p w:rsidR="00000000" w:rsidDel="00000000" w:rsidP="00000000" w:rsidRDefault="00000000" w:rsidRPr="00000000" w14:paraId="00000331">
            <w:pPr>
              <w:ind w:firstLine="0"/>
              <w:rPr>
                <w:color w:val="000000"/>
                <w:sz w:val="22"/>
                <w:szCs w:val="22"/>
              </w:rPr>
            </w:pPr>
            <w:r w:rsidDel="00000000" w:rsidR="00000000" w:rsidRPr="00000000">
              <w:rPr>
                <w:sz w:val="22"/>
                <w:szCs w:val="22"/>
                <w:rtl w:val="0"/>
              </w:rPr>
              <w:t xml:space="preserve">31.89 (18.16)</w:t>
            </w:r>
            <w:r w:rsidDel="00000000" w:rsidR="00000000" w:rsidRPr="00000000">
              <w:rPr>
                <w:rtl w:val="0"/>
              </w:rPr>
            </w:r>
          </w:p>
        </w:tc>
        <w:tc>
          <w:tcPr/>
          <w:p w:rsidR="00000000" w:rsidDel="00000000" w:rsidP="00000000" w:rsidRDefault="00000000" w:rsidRPr="00000000" w14:paraId="00000332">
            <w:pPr>
              <w:ind w:firstLine="0"/>
              <w:rPr>
                <w:i w:val="1"/>
                <w:sz w:val="22"/>
                <w:szCs w:val="22"/>
              </w:rPr>
            </w:pPr>
            <w:r w:rsidDel="00000000" w:rsidR="00000000" w:rsidRPr="00000000">
              <w:rPr>
                <w:sz w:val="22"/>
                <w:szCs w:val="22"/>
                <w:rtl w:val="0"/>
              </w:rPr>
              <w:t xml:space="preserve">37.22 (28.49)</w:t>
            </w:r>
            <w:r w:rsidDel="00000000" w:rsidR="00000000" w:rsidRPr="00000000">
              <w:rPr>
                <w:rtl w:val="0"/>
              </w:rPr>
            </w:r>
          </w:p>
        </w:tc>
      </w:tr>
      <w:tr>
        <w:trPr>
          <w:cantSplit w:val="0"/>
          <w:trHeight w:val="583" w:hRule="atLeast"/>
          <w:tblHeader w:val="0"/>
        </w:trPr>
        <w:tc>
          <w:tcPr>
            <w:vAlign w:val="center"/>
          </w:tcPr>
          <w:p w:rsidR="00000000" w:rsidDel="00000000" w:rsidP="00000000" w:rsidRDefault="00000000" w:rsidRPr="00000000" w14:paraId="00000333">
            <w:pPr>
              <w:ind w:firstLine="0"/>
              <w:rPr>
                <w:color w:val="000000"/>
                <w:sz w:val="22"/>
                <w:szCs w:val="22"/>
              </w:rPr>
            </w:pPr>
            <w:r w:rsidDel="00000000" w:rsidR="00000000" w:rsidRPr="00000000">
              <w:rPr>
                <w:color w:val="000000"/>
                <w:sz w:val="22"/>
                <w:szCs w:val="22"/>
                <w:rtl w:val="0"/>
              </w:rPr>
              <w:t xml:space="preserve">26</w:t>
            </w:r>
          </w:p>
        </w:tc>
        <w:tc>
          <w:tcPr/>
          <w:p w:rsidR="00000000" w:rsidDel="00000000" w:rsidP="00000000" w:rsidRDefault="00000000" w:rsidRPr="00000000" w14:paraId="00000334">
            <w:pPr>
              <w:ind w:firstLine="0"/>
              <w:rPr>
                <w:color w:val="000000"/>
                <w:sz w:val="22"/>
                <w:szCs w:val="22"/>
              </w:rPr>
            </w:pPr>
            <w:r w:rsidDel="00000000" w:rsidR="00000000" w:rsidRPr="00000000">
              <w:rPr>
                <w:sz w:val="22"/>
                <w:szCs w:val="22"/>
                <w:rtl w:val="0"/>
              </w:rPr>
              <w:t xml:space="preserve">Prada et al.</w:t>
            </w:r>
            <w:r w:rsidDel="00000000" w:rsidR="00000000" w:rsidRPr="00000000">
              <w:rPr>
                <w:rtl w:val="0"/>
              </w:rPr>
            </w:r>
          </w:p>
        </w:tc>
        <w:tc>
          <w:tcPr/>
          <w:p w:rsidR="00000000" w:rsidDel="00000000" w:rsidP="00000000" w:rsidRDefault="00000000" w:rsidRPr="00000000" w14:paraId="00000335">
            <w:pPr>
              <w:ind w:firstLine="0"/>
              <w:rPr>
                <w:color w:val="000000"/>
                <w:sz w:val="22"/>
                <w:szCs w:val="22"/>
              </w:rPr>
            </w:pPr>
            <w:r w:rsidDel="00000000" w:rsidR="00000000" w:rsidRPr="00000000">
              <w:rPr>
                <w:sz w:val="22"/>
                <w:szCs w:val="22"/>
                <w:rtl w:val="0"/>
              </w:rPr>
              <w:t xml:space="preserve">Portugal</w:t>
            </w:r>
            <w:r w:rsidDel="00000000" w:rsidR="00000000" w:rsidRPr="00000000">
              <w:rPr>
                <w:rtl w:val="0"/>
              </w:rPr>
            </w:r>
          </w:p>
        </w:tc>
        <w:tc>
          <w:tcPr/>
          <w:p w:rsidR="00000000" w:rsidDel="00000000" w:rsidP="00000000" w:rsidRDefault="00000000" w:rsidRPr="00000000" w14:paraId="00000336">
            <w:pPr>
              <w:ind w:firstLine="0"/>
              <w:rPr>
                <w:color w:val="000000"/>
                <w:sz w:val="22"/>
                <w:szCs w:val="22"/>
              </w:rPr>
            </w:pPr>
            <w:r w:rsidDel="00000000" w:rsidR="00000000" w:rsidRPr="00000000">
              <w:rPr>
                <w:sz w:val="22"/>
                <w:szCs w:val="22"/>
                <w:rtl w:val="0"/>
              </w:rPr>
              <w:t xml:space="preserve">100</w:t>
            </w:r>
            <w:r w:rsidDel="00000000" w:rsidR="00000000" w:rsidRPr="00000000">
              <w:rPr>
                <w:rtl w:val="0"/>
              </w:rPr>
            </w:r>
          </w:p>
        </w:tc>
        <w:tc>
          <w:tcPr/>
          <w:p w:rsidR="00000000" w:rsidDel="00000000" w:rsidP="00000000" w:rsidRDefault="00000000" w:rsidRPr="00000000" w14:paraId="00000337">
            <w:pPr>
              <w:ind w:firstLine="0"/>
              <w:rPr>
                <w:color w:val="000000"/>
                <w:sz w:val="22"/>
                <w:szCs w:val="22"/>
              </w:rPr>
            </w:pPr>
            <w:r w:rsidDel="00000000" w:rsidR="00000000" w:rsidRPr="00000000">
              <w:rPr>
                <w:sz w:val="22"/>
                <w:szCs w:val="22"/>
                <w:rtl w:val="0"/>
              </w:rPr>
              <w:t xml:space="preserve">18-50; 21.8; 5.29</w:t>
            </w:r>
            <w:r w:rsidDel="00000000" w:rsidR="00000000" w:rsidRPr="00000000">
              <w:rPr>
                <w:rtl w:val="0"/>
              </w:rPr>
            </w:r>
          </w:p>
        </w:tc>
        <w:tc>
          <w:tcPr/>
          <w:p w:rsidR="00000000" w:rsidDel="00000000" w:rsidP="00000000" w:rsidRDefault="00000000" w:rsidRPr="00000000" w14:paraId="00000338">
            <w:pPr>
              <w:ind w:firstLine="0"/>
              <w:rPr>
                <w:color w:val="000000"/>
                <w:sz w:val="22"/>
                <w:szCs w:val="22"/>
              </w:rPr>
            </w:pPr>
            <w:r w:rsidDel="00000000" w:rsidR="00000000" w:rsidRPr="00000000">
              <w:rPr>
                <w:sz w:val="22"/>
                <w:szCs w:val="22"/>
                <w:rtl w:val="0"/>
              </w:rPr>
              <w:t xml:space="preserve">14: 66: 0</w:t>
            </w:r>
            <w:r w:rsidDel="00000000" w:rsidR="00000000" w:rsidRPr="00000000">
              <w:rPr>
                <w:rtl w:val="0"/>
              </w:rPr>
            </w:r>
          </w:p>
        </w:tc>
        <w:tc>
          <w:tcPr/>
          <w:p w:rsidR="00000000" w:rsidDel="00000000" w:rsidP="00000000" w:rsidRDefault="00000000" w:rsidRPr="00000000" w14:paraId="00000339">
            <w:pPr>
              <w:ind w:firstLine="0"/>
              <w:rPr>
                <w:color w:val="000000"/>
                <w:sz w:val="22"/>
                <w:szCs w:val="22"/>
              </w:rPr>
            </w:pPr>
            <w:r w:rsidDel="00000000" w:rsidR="00000000" w:rsidRPr="00000000">
              <w:rPr>
                <w:sz w:val="22"/>
                <w:szCs w:val="22"/>
                <w:rtl w:val="0"/>
              </w:rPr>
              <w:t xml:space="preserve">26.07 (17.21)</w:t>
            </w:r>
            <w:r w:rsidDel="00000000" w:rsidR="00000000" w:rsidRPr="00000000">
              <w:rPr>
                <w:rtl w:val="0"/>
              </w:rPr>
            </w:r>
          </w:p>
        </w:tc>
        <w:tc>
          <w:tcPr/>
          <w:p w:rsidR="00000000" w:rsidDel="00000000" w:rsidP="00000000" w:rsidRDefault="00000000" w:rsidRPr="00000000" w14:paraId="0000033A">
            <w:pPr>
              <w:ind w:firstLine="0"/>
              <w:rPr>
                <w:i w:val="1"/>
                <w:sz w:val="22"/>
                <w:szCs w:val="22"/>
              </w:rPr>
            </w:pPr>
            <w:r w:rsidDel="00000000" w:rsidR="00000000" w:rsidRPr="00000000">
              <w:rPr>
                <w:sz w:val="22"/>
                <w:szCs w:val="22"/>
                <w:rtl w:val="0"/>
              </w:rPr>
              <w:t xml:space="preserve">23.18 (16.35)</w:t>
            </w:r>
            <w:r w:rsidDel="00000000" w:rsidR="00000000" w:rsidRPr="00000000">
              <w:rPr>
                <w:rtl w:val="0"/>
              </w:rPr>
            </w:r>
          </w:p>
        </w:tc>
      </w:tr>
      <w:tr>
        <w:trPr>
          <w:cantSplit w:val="0"/>
          <w:trHeight w:val="583" w:hRule="atLeast"/>
          <w:tblHeader w:val="0"/>
        </w:trPr>
        <w:tc>
          <w:tcPr>
            <w:vAlign w:val="center"/>
          </w:tcPr>
          <w:p w:rsidR="00000000" w:rsidDel="00000000" w:rsidP="00000000" w:rsidRDefault="00000000" w:rsidRPr="00000000" w14:paraId="0000033B">
            <w:pPr>
              <w:ind w:firstLine="0"/>
              <w:rPr>
                <w:color w:val="000000"/>
                <w:sz w:val="22"/>
                <w:szCs w:val="22"/>
              </w:rPr>
            </w:pPr>
            <w:r w:rsidDel="00000000" w:rsidR="00000000" w:rsidRPr="00000000">
              <w:rPr>
                <w:color w:val="000000"/>
                <w:sz w:val="22"/>
                <w:szCs w:val="22"/>
                <w:rtl w:val="0"/>
              </w:rPr>
              <w:t xml:space="preserve">27</w:t>
            </w:r>
          </w:p>
        </w:tc>
        <w:tc>
          <w:tcPr/>
          <w:p w:rsidR="00000000" w:rsidDel="00000000" w:rsidP="00000000" w:rsidRDefault="00000000" w:rsidRPr="00000000" w14:paraId="0000033C">
            <w:pPr>
              <w:ind w:firstLine="0"/>
              <w:rPr>
                <w:color w:val="000000"/>
                <w:sz w:val="22"/>
                <w:szCs w:val="22"/>
              </w:rPr>
            </w:pPr>
            <w:r w:rsidDel="00000000" w:rsidR="00000000" w:rsidRPr="00000000">
              <w:rPr>
                <w:sz w:val="22"/>
                <w:szCs w:val="22"/>
                <w:rtl w:val="0"/>
              </w:rPr>
              <w:t xml:space="preserve">Saraiva </w:t>
            </w:r>
            <w:sdt>
              <w:sdtPr>
                <w:id w:val="-1832252225"/>
                <w:tag w:val="goog_rdk_212"/>
              </w:sdtPr>
              <w:sdtContent>
                <w:ins w:author="Magda Saraiva" w:id="123" w:date="2025-09-16T14:12:23Z">
                  <w:r w:rsidDel="00000000" w:rsidR="00000000" w:rsidRPr="00000000">
                    <w:rPr>
                      <w:sz w:val="22"/>
                      <w:szCs w:val="22"/>
                      <w:rtl w:val="0"/>
                    </w:rPr>
                    <w:t xml:space="preserve">et al.</w:t>
                  </w:r>
                </w:ins>
              </w:sdtContent>
            </w:sdt>
            <w:sdt>
              <w:sdtPr>
                <w:id w:val="1915552639"/>
                <w:tag w:val="goog_rdk_213"/>
              </w:sdtPr>
              <w:sdtContent>
                <w:del w:author="Magda Saraiva" w:id="123" w:date="2025-09-16T14:12:23Z">
                  <w:r w:rsidDel="00000000" w:rsidR="00000000" w:rsidRPr="00000000">
                    <w:rPr>
                      <w:sz w:val="22"/>
                      <w:szCs w:val="22"/>
                      <w:rtl w:val="0"/>
                    </w:rPr>
                    <w:delText xml:space="preserve">&amp; Gomes</w:delText>
                  </w:r>
                </w:del>
              </w:sdtContent>
            </w:sdt>
            <w:r w:rsidDel="00000000" w:rsidR="00000000" w:rsidRPr="00000000">
              <w:rPr>
                <w:rtl w:val="0"/>
              </w:rPr>
            </w:r>
          </w:p>
        </w:tc>
        <w:tc>
          <w:tcPr/>
          <w:p w:rsidR="00000000" w:rsidDel="00000000" w:rsidP="00000000" w:rsidRDefault="00000000" w:rsidRPr="00000000" w14:paraId="0000033D">
            <w:pPr>
              <w:ind w:firstLine="0"/>
              <w:rPr>
                <w:color w:val="000000"/>
                <w:sz w:val="22"/>
                <w:szCs w:val="22"/>
              </w:rPr>
            </w:pPr>
            <w:r w:rsidDel="00000000" w:rsidR="00000000" w:rsidRPr="00000000">
              <w:rPr>
                <w:sz w:val="22"/>
                <w:szCs w:val="22"/>
                <w:rtl w:val="0"/>
              </w:rPr>
              <w:t xml:space="preserve">Portugal</w:t>
            </w:r>
            <w:r w:rsidDel="00000000" w:rsidR="00000000" w:rsidRPr="00000000">
              <w:rPr>
                <w:rtl w:val="0"/>
              </w:rPr>
            </w:r>
          </w:p>
        </w:tc>
        <w:tc>
          <w:tcPr/>
          <w:p w:rsidR="00000000" w:rsidDel="00000000" w:rsidP="00000000" w:rsidRDefault="00000000" w:rsidRPr="00000000" w14:paraId="0000033E">
            <w:pPr>
              <w:ind w:firstLine="0"/>
              <w:rPr>
                <w:color w:val="000000"/>
                <w:sz w:val="22"/>
                <w:szCs w:val="22"/>
              </w:rPr>
            </w:pPr>
            <w:r w:rsidDel="00000000" w:rsidR="00000000" w:rsidRPr="00000000">
              <w:rPr>
                <w:sz w:val="22"/>
                <w:szCs w:val="22"/>
                <w:rtl w:val="0"/>
              </w:rPr>
              <w:t xml:space="preserve">92</w:t>
            </w:r>
            <w:r w:rsidDel="00000000" w:rsidR="00000000" w:rsidRPr="00000000">
              <w:rPr>
                <w:rtl w:val="0"/>
              </w:rPr>
            </w:r>
          </w:p>
        </w:tc>
        <w:tc>
          <w:tcPr/>
          <w:p w:rsidR="00000000" w:rsidDel="00000000" w:rsidP="00000000" w:rsidRDefault="00000000" w:rsidRPr="00000000" w14:paraId="0000033F">
            <w:pPr>
              <w:ind w:firstLine="0"/>
              <w:rPr>
                <w:color w:val="000000"/>
                <w:sz w:val="22"/>
                <w:szCs w:val="22"/>
              </w:rPr>
            </w:pPr>
            <w:r w:rsidDel="00000000" w:rsidR="00000000" w:rsidRPr="00000000">
              <w:rPr>
                <w:sz w:val="22"/>
                <w:szCs w:val="22"/>
                <w:rtl w:val="0"/>
              </w:rPr>
              <w:t xml:space="preserve">17-55; 22.88; 7.48</w:t>
            </w:r>
            <w:r w:rsidDel="00000000" w:rsidR="00000000" w:rsidRPr="00000000">
              <w:rPr>
                <w:rtl w:val="0"/>
              </w:rPr>
            </w:r>
          </w:p>
        </w:tc>
        <w:tc>
          <w:tcPr/>
          <w:p w:rsidR="00000000" w:rsidDel="00000000" w:rsidP="00000000" w:rsidRDefault="00000000" w:rsidRPr="00000000" w14:paraId="00000340">
            <w:pPr>
              <w:ind w:firstLine="0"/>
              <w:rPr>
                <w:color w:val="000000"/>
                <w:sz w:val="22"/>
                <w:szCs w:val="22"/>
              </w:rPr>
            </w:pPr>
            <w:r w:rsidDel="00000000" w:rsidR="00000000" w:rsidRPr="00000000">
              <w:rPr>
                <w:sz w:val="22"/>
                <w:szCs w:val="22"/>
                <w:rtl w:val="0"/>
              </w:rPr>
              <w:t xml:space="preserve">18: 63: 0</w:t>
            </w:r>
            <w:r w:rsidDel="00000000" w:rsidR="00000000" w:rsidRPr="00000000">
              <w:rPr>
                <w:rtl w:val="0"/>
              </w:rPr>
            </w:r>
          </w:p>
        </w:tc>
        <w:tc>
          <w:tcPr/>
          <w:p w:rsidR="00000000" w:rsidDel="00000000" w:rsidP="00000000" w:rsidRDefault="00000000" w:rsidRPr="00000000" w14:paraId="00000341">
            <w:pPr>
              <w:ind w:firstLine="0"/>
              <w:rPr>
                <w:color w:val="000000"/>
                <w:sz w:val="22"/>
                <w:szCs w:val="22"/>
              </w:rPr>
            </w:pPr>
            <w:r w:rsidDel="00000000" w:rsidR="00000000" w:rsidRPr="00000000">
              <w:rPr>
                <w:sz w:val="22"/>
                <w:szCs w:val="22"/>
                <w:rtl w:val="0"/>
              </w:rPr>
              <w:t xml:space="preserve">19.68 (16.72)</w:t>
            </w:r>
            <w:r w:rsidDel="00000000" w:rsidR="00000000" w:rsidRPr="00000000">
              <w:rPr>
                <w:rtl w:val="0"/>
              </w:rPr>
            </w:r>
          </w:p>
        </w:tc>
        <w:tc>
          <w:tcPr/>
          <w:p w:rsidR="00000000" w:rsidDel="00000000" w:rsidP="00000000" w:rsidRDefault="00000000" w:rsidRPr="00000000" w14:paraId="00000342">
            <w:pPr>
              <w:ind w:firstLine="0"/>
              <w:rPr>
                <w:i w:val="1"/>
                <w:sz w:val="22"/>
                <w:szCs w:val="22"/>
              </w:rPr>
            </w:pPr>
            <w:r w:rsidDel="00000000" w:rsidR="00000000" w:rsidRPr="00000000">
              <w:rPr>
                <w:sz w:val="22"/>
                <w:szCs w:val="22"/>
                <w:rtl w:val="0"/>
              </w:rPr>
              <w:t xml:space="preserve">20.18 (12.99)</w:t>
            </w:r>
            <w:r w:rsidDel="00000000" w:rsidR="00000000" w:rsidRPr="00000000">
              <w:rPr>
                <w:rtl w:val="0"/>
              </w:rPr>
            </w:r>
          </w:p>
        </w:tc>
      </w:tr>
      <w:tr>
        <w:trPr>
          <w:cantSplit w:val="0"/>
          <w:trHeight w:val="583" w:hRule="atLeast"/>
          <w:tblHeader w:val="0"/>
        </w:trPr>
        <w:tc>
          <w:tcPr>
            <w:vAlign w:val="center"/>
          </w:tcPr>
          <w:p w:rsidR="00000000" w:rsidDel="00000000" w:rsidP="00000000" w:rsidRDefault="00000000" w:rsidRPr="00000000" w14:paraId="00000343">
            <w:pPr>
              <w:ind w:firstLine="0"/>
              <w:rPr>
                <w:color w:val="000000"/>
                <w:sz w:val="22"/>
                <w:szCs w:val="22"/>
              </w:rPr>
            </w:pPr>
            <w:r w:rsidDel="00000000" w:rsidR="00000000" w:rsidRPr="00000000">
              <w:rPr>
                <w:color w:val="000000"/>
                <w:sz w:val="22"/>
                <w:szCs w:val="22"/>
                <w:rtl w:val="0"/>
              </w:rPr>
              <w:t xml:space="preserve">28</w:t>
            </w:r>
          </w:p>
        </w:tc>
        <w:tc>
          <w:tcPr/>
          <w:p w:rsidR="00000000" w:rsidDel="00000000" w:rsidP="00000000" w:rsidRDefault="00000000" w:rsidRPr="00000000" w14:paraId="00000344">
            <w:pPr>
              <w:ind w:firstLine="0"/>
              <w:rPr>
                <w:color w:val="000000"/>
                <w:sz w:val="22"/>
                <w:szCs w:val="22"/>
              </w:rPr>
            </w:pPr>
            <w:sdt>
              <w:sdtPr>
                <w:id w:val="-353570804"/>
                <w:tag w:val="goog_rdk_214"/>
              </w:sdtPr>
              <w:sdtContent>
                <w:r w:rsidDel="00000000" w:rsidR="00000000" w:rsidRPr="00000000">
                  <w:rPr>
                    <w:sz w:val="22"/>
                    <w:szCs w:val="22"/>
                    <w:highlight w:val="green"/>
                    <w:rtl w:val="0"/>
                    <w:rPrChange w:author="Ian Hussey" w:id="124" w:date="2025-09-16T12:36:36Z">
                      <w:rPr>
                        <w:sz w:val="22"/>
                        <w:szCs w:val="22"/>
                      </w:rPr>
                    </w:rPrChange>
                  </w:rPr>
                  <w:t xml:space="preserve">Sch</w:t>
                </w:r>
              </w:sdtContent>
            </w:sdt>
            <w:sdt>
              <w:sdtPr>
                <w:id w:val="236948497"/>
                <w:tag w:val="goog_rdk_215"/>
              </w:sdtPr>
              <w:sdtContent>
                <w:del w:author="Kai Qin Chan" w:id="125" w:date="2025-09-18T02:29:26Z"/>
                <w:sdt>
                  <w:sdtPr>
                    <w:id w:val="-567735099"/>
                    <w:tag w:val="goog_rdk_216"/>
                  </w:sdtPr>
                  <w:sdtContent>
                    <w:del w:author="Kai Qin Chan" w:id="125" w:date="2025-09-18T02:29:26Z">
                      <w:r w:rsidDel="00000000" w:rsidR="00000000" w:rsidRPr="00000000">
                        <w:rPr>
                          <w:sz w:val="22"/>
                          <w:szCs w:val="22"/>
                          <w:highlight w:val="green"/>
                          <w:rtl w:val="0"/>
                          <w:rPrChange w:author="Ian Hussey" w:id="124" w:date="2025-09-16T12:36:36Z">
                            <w:rPr>
                              <w:sz w:val="22"/>
                              <w:szCs w:val="22"/>
                            </w:rPr>
                          </w:rPrChange>
                        </w:rPr>
                        <w:delText xml:space="preserve">Ã¼</w:delText>
                      </w:r>
                    </w:del>
                  </w:sdtContent>
                </w:sdt>
                <w:del w:author="Kai Qin Chan" w:id="125" w:date="2025-09-18T02:29:26Z"/>
              </w:sdtContent>
            </w:sdt>
            <w:sdt>
              <w:sdtPr>
                <w:id w:val="-1923774024"/>
                <w:tag w:val="goog_rdk_217"/>
              </w:sdtPr>
              <w:sdtContent>
                <w:ins w:author="Kai Qin Chan" w:id="125" w:date="2025-09-18T02:29:26Z"/>
                <w:sdt>
                  <w:sdtPr>
                    <w:id w:val="-1713938500"/>
                    <w:tag w:val="goog_rdk_218"/>
                  </w:sdtPr>
                  <w:sdtContent>
                    <w:ins w:author="Kai Qin Chan" w:id="125" w:date="2025-09-18T02:29:26Z">
                      <w:r w:rsidDel="00000000" w:rsidR="00000000" w:rsidRPr="00000000">
                        <w:rPr>
                          <w:rFonts w:ascii="Arial" w:cs="Arial" w:eastAsia="Arial" w:hAnsi="Arial"/>
                          <w:color w:val="333333"/>
                          <w:sz w:val="21"/>
                          <w:szCs w:val="21"/>
                          <w:highlight w:val="white"/>
                          <w:rtl w:val="0"/>
                          <w:rPrChange w:author="Kai Qin Chan" w:id="126" w:date="2025-09-18T02:29:26Z">
                            <w:rPr>
                              <w:sz w:val="22"/>
                              <w:szCs w:val="22"/>
                            </w:rPr>
                          </w:rPrChange>
                        </w:rPr>
                        <w:t xml:space="preserve">ü</w:t>
                      </w:r>
                    </w:ins>
                  </w:sdtContent>
                </w:sdt>
                <w:ins w:author="Kai Qin Chan" w:id="125" w:date="2025-09-18T02:29:26Z"/>
              </w:sdtContent>
            </w:sdt>
            <w:sdt>
              <w:sdtPr>
                <w:id w:val="250608416"/>
                <w:tag w:val="goog_rdk_219"/>
              </w:sdtPr>
              <w:sdtContent>
                <w:r w:rsidDel="00000000" w:rsidR="00000000" w:rsidRPr="00000000">
                  <w:rPr>
                    <w:sz w:val="22"/>
                    <w:szCs w:val="22"/>
                    <w:highlight w:val="green"/>
                    <w:rtl w:val="0"/>
                    <w:rPrChange w:author="Ian Hussey" w:id="124" w:date="2025-09-16T12:36:36Z">
                      <w:rPr>
                        <w:sz w:val="22"/>
                        <w:szCs w:val="22"/>
                      </w:rPr>
                    </w:rPrChange>
                  </w:rPr>
                  <w:t xml:space="preserve">tz</w:t>
                </w:r>
              </w:sdtContent>
            </w:sdt>
            <w:r w:rsidDel="00000000" w:rsidR="00000000" w:rsidRPr="00000000">
              <w:rPr>
                <w:sz w:val="22"/>
                <w:szCs w:val="22"/>
                <w:rtl w:val="0"/>
              </w:rPr>
              <w:t xml:space="preserve"> et al.</w:t>
            </w:r>
            <w:r w:rsidDel="00000000" w:rsidR="00000000" w:rsidRPr="00000000">
              <w:rPr>
                <w:rtl w:val="0"/>
              </w:rPr>
            </w:r>
          </w:p>
        </w:tc>
        <w:tc>
          <w:tcPr/>
          <w:p w:rsidR="00000000" w:rsidDel="00000000" w:rsidP="00000000" w:rsidRDefault="00000000" w:rsidRPr="00000000" w14:paraId="00000345">
            <w:pPr>
              <w:ind w:firstLine="0"/>
              <w:rPr>
                <w:color w:val="000000"/>
                <w:sz w:val="22"/>
                <w:szCs w:val="22"/>
              </w:rPr>
            </w:pPr>
            <w:r w:rsidDel="00000000" w:rsidR="00000000" w:rsidRPr="00000000">
              <w:rPr>
                <w:sz w:val="22"/>
                <w:szCs w:val="22"/>
                <w:rtl w:val="0"/>
              </w:rPr>
              <w:t xml:space="preserve">Germany</w:t>
            </w:r>
            <w:r w:rsidDel="00000000" w:rsidR="00000000" w:rsidRPr="00000000">
              <w:rPr>
                <w:rtl w:val="0"/>
              </w:rPr>
            </w:r>
          </w:p>
        </w:tc>
        <w:tc>
          <w:tcPr/>
          <w:p w:rsidR="00000000" w:rsidDel="00000000" w:rsidP="00000000" w:rsidRDefault="00000000" w:rsidRPr="00000000" w14:paraId="00000346">
            <w:pPr>
              <w:ind w:firstLine="0"/>
              <w:rPr>
                <w:color w:val="000000"/>
                <w:sz w:val="22"/>
                <w:szCs w:val="22"/>
              </w:rPr>
            </w:pPr>
            <w:r w:rsidDel="00000000" w:rsidR="00000000" w:rsidRPr="00000000">
              <w:rPr>
                <w:sz w:val="22"/>
                <w:szCs w:val="22"/>
                <w:rtl w:val="0"/>
              </w:rPr>
              <w:t xml:space="preserve">80.2</w:t>
            </w:r>
            <w:r w:rsidDel="00000000" w:rsidR="00000000" w:rsidRPr="00000000">
              <w:rPr>
                <w:rtl w:val="0"/>
              </w:rPr>
            </w:r>
          </w:p>
        </w:tc>
        <w:tc>
          <w:tcPr/>
          <w:p w:rsidR="00000000" w:rsidDel="00000000" w:rsidP="00000000" w:rsidRDefault="00000000" w:rsidRPr="00000000" w14:paraId="00000347">
            <w:pPr>
              <w:ind w:firstLine="0"/>
              <w:rPr>
                <w:color w:val="000000"/>
                <w:sz w:val="22"/>
                <w:szCs w:val="22"/>
              </w:rPr>
            </w:pPr>
            <w:r w:rsidDel="00000000" w:rsidR="00000000" w:rsidRPr="00000000">
              <w:rPr>
                <w:sz w:val="22"/>
                <w:szCs w:val="22"/>
                <w:rtl w:val="0"/>
              </w:rPr>
              <w:t xml:space="preserve">18-40; 21.56; 3.22</w:t>
            </w:r>
            <w:r w:rsidDel="00000000" w:rsidR="00000000" w:rsidRPr="00000000">
              <w:rPr>
                <w:rtl w:val="0"/>
              </w:rPr>
            </w:r>
          </w:p>
        </w:tc>
        <w:tc>
          <w:tcPr/>
          <w:p w:rsidR="00000000" w:rsidDel="00000000" w:rsidP="00000000" w:rsidRDefault="00000000" w:rsidRPr="00000000" w14:paraId="00000348">
            <w:pPr>
              <w:ind w:firstLine="0"/>
              <w:rPr>
                <w:color w:val="000000"/>
                <w:sz w:val="22"/>
                <w:szCs w:val="22"/>
              </w:rPr>
            </w:pPr>
            <w:r w:rsidDel="00000000" w:rsidR="00000000" w:rsidRPr="00000000">
              <w:rPr>
                <w:sz w:val="22"/>
                <w:szCs w:val="22"/>
                <w:rtl w:val="0"/>
              </w:rPr>
              <w:t xml:space="preserve">15: 70: 0</w:t>
            </w:r>
            <w:r w:rsidDel="00000000" w:rsidR="00000000" w:rsidRPr="00000000">
              <w:rPr>
                <w:rtl w:val="0"/>
              </w:rPr>
            </w:r>
          </w:p>
        </w:tc>
        <w:tc>
          <w:tcPr/>
          <w:p w:rsidR="00000000" w:rsidDel="00000000" w:rsidP="00000000" w:rsidRDefault="00000000" w:rsidRPr="00000000" w14:paraId="00000349">
            <w:pPr>
              <w:ind w:firstLine="0"/>
              <w:rPr>
                <w:color w:val="000000"/>
                <w:sz w:val="22"/>
                <w:szCs w:val="22"/>
              </w:rPr>
            </w:pPr>
            <w:r w:rsidDel="00000000" w:rsidR="00000000" w:rsidRPr="00000000">
              <w:rPr>
                <w:sz w:val="22"/>
                <w:szCs w:val="22"/>
                <w:rtl w:val="0"/>
              </w:rPr>
              <w:t xml:space="preserve">23.18 (11.52)</w:t>
            </w:r>
            <w:r w:rsidDel="00000000" w:rsidR="00000000" w:rsidRPr="00000000">
              <w:rPr>
                <w:rtl w:val="0"/>
              </w:rPr>
            </w:r>
          </w:p>
        </w:tc>
        <w:tc>
          <w:tcPr/>
          <w:p w:rsidR="00000000" w:rsidDel="00000000" w:rsidP="00000000" w:rsidRDefault="00000000" w:rsidRPr="00000000" w14:paraId="0000034A">
            <w:pPr>
              <w:ind w:firstLine="0"/>
              <w:rPr>
                <w:i w:val="1"/>
                <w:sz w:val="22"/>
                <w:szCs w:val="22"/>
              </w:rPr>
            </w:pPr>
            <w:r w:rsidDel="00000000" w:rsidR="00000000" w:rsidRPr="00000000">
              <w:rPr>
                <w:sz w:val="22"/>
                <w:szCs w:val="22"/>
                <w:rtl w:val="0"/>
              </w:rPr>
              <w:t xml:space="preserve">32.02 (19.87)</w:t>
            </w:r>
            <w:r w:rsidDel="00000000" w:rsidR="00000000" w:rsidRPr="00000000">
              <w:rPr>
                <w:rtl w:val="0"/>
              </w:rPr>
            </w:r>
          </w:p>
        </w:tc>
      </w:tr>
      <w:tr>
        <w:trPr>
          <w:cantSplit w:val="0"/>
          <w:trHeight w:val="583" w:hRule="atLeast"/>
          <w:tblHeader w:val="0"/>
        </w:trPr>
        <w:tc>
          <w:tcPr>
            <w:vAlign w:val="center"/>
          </w:tcPr>
          <w:p w:rsidR="00000000" w:rsidDel="00000000" w:rsidP="00000000" w:rsidRDefault="00000000" w:rsidRPr="00000000" w14:paraId="0000034B">
            <w:pPr>
              <w:ind w:firstLine="0"/>
              <w:rPr>
                <w:color w:val="000000"/>
                <w:sz w:val="22"/>
                <w:szCs w:val="22"/>
              </w:rPr>
            </w:pPr>
            <w:r w:rsidDel="00000000" w:rsidR="00000000" w:rsidRPr="00000000">
              <w:rPr>
                <w:color w:val="000000"/>
                <w:sz w:val="22"/>
                <w:szCs w:val="22"/>
                <w:rtl w:val="0"/>
              </w:rPr>
              <w:t xml:space="preserve">29</w:t>
            </w:r>
          </w:p>
        </w:tc>
        <w:tc>
          <w:tcPr/>
          <w:p w:rsidR="00000000" w:rsidDel="00000000" w:rsidP="00000000" w:rsidRDefault="00000000" w:rsidRPr="00000000" w14:paraId="0000034C">
            <w:pPr>
              <w:ind w:firstLine="0"/>
              <w:rPr>
                <w:color w:val="000000"/>
                <w:sz w:val="22"/>
                <w:szCs w:val="22"/>
              </w:rPr>
            </w:pPr>
            <w:r w:rsidDel="00000000" w:rsidR="00000000" w:rsidRPr="00000000">
              <w:rPr>
                <w:sz w:val="22"/>
                <w:szCs w:val="22"/>
                <w:rtl w:val="0"/>
              </w:rPr>
              <w:t xml:space="preserve">Toh et al.</w:t>
            </w:r>
            <w:r w:rsidDel="00000000" w:rsidR="00000000" w:rsidRPr="00000000">
              <w:rPr>
                <w:rtl w:val="0"/>
              </w:rPr>
            </w:r>
          </w:p>
        </w:tc>
        <w:tc>
          <w:tcPr/>
          <w:p w:rsidR="00000000" w:rsidDel="00000000" w:rsidP="00000000" w:rsidRDefault="00000000" w:rsidRPr="00000000" w14:paraId="0000034D">
            <w:pPr>
              <w:ind w:firstLine="0"/>
              <w:rPr>
                <w:color w:val="000000"/>
                <w:sz w:val="22"/>
                <w:szCs w:val="22"/>
              </w:rPr>
            </w:pPr>
            <w:r w:rsidDel="00000000" w:rsidR="00000000" w:rsidRPr="00000000">
              <w:rPr>
                <w:sz w:val="22"/>
                <w:szCs w:val="22"/>
                <w:rtl w:val="0"/>
              </w:rPr>
              <w:t xml:space="preserve">Singapore</w:t>
            </w:r>
            <w:r w:rsidDel="00000000" w:rsidR="00000000" w:rsidRPr="00000000">
              <w:rPr>
                <w:rtl w:val="0"/>
              </w:rPr>
            </w:r>
          </w:p>
        </w:tc>
        <w:tc>
          <w:tcPr/>
          <w:p w:rsidR="00000000" w:rsidDel="00000000" w:rsidP="00000000" w:rsidRDefault="00000000" w:rsidRPr="00000000" w14:paraId="0000034E">
            <w:pPr>
              <w:ind w:firstLine="0"/>
              <w:rPr>
                <w:color w:val="000000"/>
                <w:sz w:val="22"/>
                <w:szCs w:val="22"/>
              </w:rPr>
            </w:pPr>
            <w:r w:rsidDel="00000000" w:rsidR="00000000" w:rsidRPr="00000000">
              <w:rPr>
                <w:sz w:val="22"/>
                <w:szCs w:val="22"/>
                <w:rtl w:val="0"/>
              </w:rPr>
              <w:t xml:space="preserve">94</w:t>
            </w:r>
            <w:r w:rsidDel="00000000" w:rsidR="00000000" w:rsidRPr="00000000">
              <w:rPr>
                <w:rtl w:val="0"/>
              </w:rPr>
            </w:r>
          </w:p>
        </w:tc>
        <w:tc>
          <w:tcPr/>
          <w:p w:rsidR="00000000" w:rsidDel="00000000" w:rsidP="00000000" w:rsidRDefault="00000000" w:rsidRPr="00000000" w14:paraId="0000034F">
            <w:pPr>
              <w:ind w:firstLine="0"/>
              <w:rPr>
                <w:color w:val="000000"/>
                <w:sz w:val="22"/>
                <w:szCs w:val="22"/>
              </w:rPr>
            </w:pPr>
            <w:r w:rsidDel="00000000" w:rsidR="00000000" w:rsidRPr="00000000">
              <w:rPr>
                <w:sz w:val="22"/>
                <w:szCs w:val="22"/>
                <w:rtl w:val="0"/>
              </w:rPr>
              <w:t xml:space="preserve">18-28; 19.81; 1.81</w:t>
            </w:r>
            <w:r w:rsidDel="00000000" w:rsidR="00000000" w:rsidRPr="00000000">
              <w:rPr>
                <w:rtl w:val="0"/>
              </w:rPr>
            </w:r>
          </w:p>
        </w:tc>
        <w:tc>
          <w:tcPr/>
          <w:p w:rsidR="00000000" w:rsidDel="00000000" w:rsidP="00000000" w:rsidRDefault="00000000" w:rsidRPr="00000000" w14:paraId="00000350">
            <w:pPr>
              <w:ind w:firstLine="0"/>
              <w:rPr>
                <w:color w:val="000000"/>
                <w:sz w:val="22"/>
                <w:szCs w:val="22"/>
              </w:rPr>
            </w:pPr>
            <w:r w:rsidDel="00000000" w:rsidR="00000000" w:rsidRPr="00000000">
              <w:rPr>
                <w:sz w:val="22"/>
                <w:szCs w:val="22"/>
                <w:rtl w:val="0"/>
              </w:rPr>
              <w:t xml:space="preserve">14: 65: 0</w:t>
            </w:r>
            <w:r w:rsidDel="00000000" w:rsidR="00000000" w:rsidRPr="00000000">
              <w:rPr>
                <w:rtl w:val="0"/>
              </w:rPr>
            </w:r>
          </w:p>
        </w:tc>
        <w:tc>
          <w:tcPr/>
          <w:p w:rsidR="00000000" w:rsidDel="00000000" w:rsidP="00000000" w:rsidRDefault="00000000" w:rsidRPr="00000000" w14:paraId="00000351">
            <w:pPr>
              <w:ind w:firstLine="0"/>
              <w:rPr>
                <w:color w:val="000000"/>
                <w:sz w:val="22"/>
                <w:szCs w:val="22"/>
              </w:rPr>
            </w:pPr>
            <w:r w:rsidDel="00000000" w:rsidR="00000000" w:rsidRPr="00000000">
              <w:rPr>
                <w:sz w:val="22"/>
                <w:szCs w:val="22"/>
                <w:rtl w:val="0"/>
              </w:rPr>
              <w:t xml:space="preserve">24.48 (13.49)</w:t>
            </w:r>
            <w:r w:rsidDel="00000000" w:rsidR="00000000" w:rsidRPr="00000000">
              <w:rPr>
                <w:rtl w:val="0"/>
              </w:rPr>
            </w:r>
          </w:p>
        </w:tc>
        <w:tc>
          <w:tcPr/>
          <w:p w:rsidR="00000000" w:rsidDel="00000000" w:rsidP="00000000" w:rsidRDefault="00000000" w:rsidRPr="00000000" w14:paraId="00000352">
            <w:pPr>
              <w:ind w:firstLine="0"/>
              <w:rPr>
                <w:i w:val="1"/>
                <w:sz w:val="22"/>
                <w:szCs w:val="22"/>
              </w:rPr>
            </w:pPr>
            <w:r w:rsidDel="00000000" w:rsidR="00000000" w:rsidRPr="00000000">
              <w:rPr>
                <w:sz w:val="22"/>
                <w:szCs w:val="22"/>
                <w:rtl w:val="0"/>
              </w:rPr>
              <w:t xml:space="preserve">29.05 (21.71)</w:t>
            </w:r>
            <w:r w:rsidDel="00000000" w:rsidR="00000000" w:rsidRPr="00000000">
              <w:rPr>
                <w:rtl w:val="0"/>
              </w:rPr>
            </w:r>
          </w:p>
        </w:tc>
      </w:tr>
      <w:tr>
        <w:trPr>
          <w:cantSplit w:val="0"/>
          <w:trHeight w:val="583" w:hRule="atLeast"/>
          <w:tblHeader w:val="0"/>
        </w:trPr>
        <w:tc>
          <w:tcPr>
            <w:vAlign w:val="center"/>
          </w:tcPr>
          <w:p w:rsidR="00000000" w:rsidDel="00000000" w:rsidP="00000000" w:rsidRDefault="00000000" w:rsidRPr="00000000" w14:paraId="00000353">
            <w:pPr>
              <w:ind w:firstLine="0"/>
              <w:rPr>
                <w:color w:val="000000"/>
                <w:sz w:val="22"/>
                <w:szCs w:val="22"/>
              </w:rPr>
            </w:pPr>
            <w:r w:rsidDel="00000000" w:rsidR="00000000" w:rsidRPr="00000000">
              <w:rPr>
                <w:color w:val="000000"/>
                <w:sz w:val="22"/>
                <w:szCs w:val="22"/>
                <w:rtl w:val="0"/>
              </w:rPr>
              <w:t xml:space="preserve">30</w:t>
            </w:r>
          </w:p>
        </w:tc>
        <w:tc>
          <w:tcPr/>
          <w:p w:rsidR="00000000" w:rsidDel="00000000" w:rsidP="00000000" w:rsidRDefault="00000000" w:rsidRPr="00000000" w14:paraId="00000354">
            <w:pPr>
              <w:ind w:firstLine="0"/>
              <w:rPr>
                <w:color w:val="000000"/>
                <w:sz w:val="22"/>
                <w:szCs w:val="22"/>
              </w:rPr>
            </w:pPr>
            <w:r w:rsidDel="00000000" w:rsidR="00000000" w:rsidRPr="00000000">
              <w:rPr>
                <w:sz w:val="22"/>
                <w:szCs w:val="22"/>
                <w:rtl w:val="0"/>
              </w:rPr>
              <w:t xml:space="preserve">Wang et al.</w:t>
            </w:r>
            <w:r w:rsidDel="00000000" w:rsidR="00000000" w:rsidRPr="00000000">
              <w:rPr>
                <w:rtl w:val="0"/>
              </w:rPr>
            </w:r>
          </w:p>
        </w:tc>
        <w:tc>
          <w:tcPr/>
          <w:p w:rsidR="00000000" w:rsidDel="00000000" w:rsidP="00000000" w:rsidRDefault="00000000" w:rsidRPr="00000000" w14:paraId="00000355">
            <w:pPr>
              <w:ind w:firstLine="0"/>
              <w:rPr>
                <w:color w:val="000000"/>
                <w:sz w:val="22"/>
                <w:szCs w:val="22"/>
              </w:rPr>
            </w:pPr>
            <w:r w:rsidDel="00000000" w:rsidR="00000000" w:rsidRPr="00000000">
              <w:rPr>
                <w:sz w:val="22"/>
                <w:szCs w:val="22"/>
                <w:rtl w:val="0"/>
              </w:rPr>
              <w:t xml:space="preserve">China</w:t>
            </w:r>
            <w:r w:rsidDel="00000000" w:rsidR="00000000" w:rsidRPr="00000000">
              <w:rPr>
                <w:rtl w:val="0"/>
              </w:rPr>
            </w:r>
          </w:p>
        </w:tc>
        <w:tc>
          <w:tcPr/>
          <w:p w:rsidR="00000000" w:rsidDel="00000000" w:rsidP="00000000" w:rsidRDefault="00000000" w:rsidRPr="00000000" w14:paraId="00000356">
            <w:pPr>
              <w:ind w:firstLine="0"/>
              <w:rPr>
                <w:color w:val="000000"/>
                <w:sz w:val="22"/>
                <w:szCs w:val="22"/>
              </w:rPr>
            </w:pPr>
            <w:r w:rsidDel="00000000" w:rsidR="00000000" w:rsidRPr="00000000">
              <w:rPr>
                <w:sz w:val="22"/>
                <w:szCs w:val="22"/>
                <w:rtl w:val="0"/>
              </w:rPr>
              <w:t xml:space="preserve">95.8</w:t>
            </w:r>
            <w:r w:rsidDel="00000000" w:rsidR="00000000" w:rsidRPr="00000000">
              <w:rPr>
                <w:rtl w:val="0"/>
              </w:rPr>
            </w:r>
          </w:p>
        </w:tc>
        <w:tc>
          <w:tcPr/>
          <w:p w:rsidR="00000000" w:rsidDel="00000000" w:rsidP="00000000" w:rsidRDefault="00000000" w:rsidRPr="00000000" w14:paraId="00000357">
            <w:pPr>
              <w:ind w:firstLine="0"/>
              <w:rPr>
                <w:color w:val="000000"/>
                <w:sz w:val="22"/>
                <w:szCs w:val="22"/>
              </w:rPr>
            </w:pPr>
            <w:r w:rsidDel="00000000" w:rsidR="00000000" w:rsidRPr="00000000">
              <w:rPr>
                <w:sz w:val="22"/>
                <w:szCs w:val="22"/>
                <w:rtl w:val="0"/>
              </w:rPr>
              <w:t xml:space="preserve">18-23; 19.35; 0.91</w:t>
            </w:r>
            <w:r w:rsidDel="00000000" w:rsidR="00000000" w:rsidRPr="00000000">
              <w:rPr>
                <w:rtl w:val="0"/>
              </w:rPr>
            </w:r>
          </w:p>
        </w:tc>
        <w:tc>
          <w:tcPr/>
          <w:p w:rsidR="00000000" w:rsidDel="00000000" w:rsidP="00000000" w:rsidRDefault="00000000" w:rsidRPr="00000000" w14:paraId="00000358">
            <w:pPr>
              <w:ind w:firstLine="0"/>
              <w:rPr>
                <w:color w:val="000000"/>
                <w:sz w:val="22"/>
                <w:szCs w:val="22"/>
              </w:rPr>
            </w:pPr>
            <w:r w:rsidDel="00000000" w:rsidR="00000000" w:rsidRPr="00000000">
              <w:rPr>
                <w:sz w:val="22"/>
                <w:szCs w:val="22"/>
                <w:rtl w:val="0"/>
              </w:rPr>
              <w:t xml:space="preserve">12: 80: 0</w:t>
            </w:r>
            <w:r w:rsidDel="00000000" w:rsidR="00000000" w:rsidRPr="00000000">
              <w:rPr>
                <w:rtl w:val="0"/>
              </w:rPr>
            </w:r>
          </w:p>
        </w:tc>
        <w:tc>
          <w:tcPr/>
          <w:p w:rsidR="00000000" w:rsidDel="00000000" w:rsidP="00000000" w:rsidRDefault="00000000" w:rsidRPr="00000000" w14:paraId="00000359">
            <w:pPr>
              <w:ind w:firstLine="0"/>
              <w:rPr>
                <w:color w:val="000000"/>
                <w:sz w:val="22"/>
                <w:szCs w:val="22"/>
              </w:rPr>
            </w:pPr>
            <w:r w:rsidDel="00000000" w:rsidR="00000000" w:rsidRPr="00000000">
              <w:rPr>
                <w:sz w:val="22"/>
                <w:szCs w:val="22"/>
                <w:rtl w:val="0"/>
              </w:rPr>
              <w:t xml:space="preserve">13.46 (10.88)</w:t>
            </w:r>
            <w:r w:rsidDel="00000000" w:rsidR="00000000" w:rsidRPr="00000000">
              <w:rPr>
                <w:rtl w:val="0"/>
              </w:rPr>
            </w:r>
          </w:p>
        </w:tc>
        <w:tc>
          <w:tcPr/>
          <w:p w:rsidR="00000000" w:rsidDel="00000000" w:rsidP="00000000" w:rsidRDefault="00000000" w:rsidRPr="00000000" w14:paraId="0000035A">
            <w:pPr>
              <w:ind w:firstLine="0"/>
              <w:rPr>
                <w:i w:val="1"/>
                <w:sz w:val="22"/>
                <w:szCs w:val="22"/>
              </w:rPr>
            </w:pPr>
            <w:r w:rsidDel="00000000" w:rsidR="00000000" w:rsidRPr="00000000">
              <w:rPr>
                <w:sz w:val="22"/>
                <w:szCs w:val="22"/>
                <w:rtl w:val="0"/>
              </w:rPr>
              <w:t xml:space="preserve">14.67 (13.12)</w:t>
            </w:r>
            <w:r w:rsidDel="00000000" w:rsidR="00000000" w:rsidRPr="00000000">
              <w:rPr>
                <w:rtl w:val="0"/>
              </w:rPr>
            </w:r>
          </w:p>
        </w:tc>
      </w:tr>
      <w:tr>
        <w:trPr>
          <w:cantSplit w:val="0"/>
          <w:trHeight w:val="583" w:hRule="atLeast"/>
          <w:tblHeader w:val="0"/>
        </w:trPr>
        <w:tc>
          <w:tcPr>
            <w:vAlign w:val="center"/>
          </w:tcPr>
          <w:p w:rsidR="00000000" w:rsidDel="00000000" w:rsidP="00000000" w:rsidRDefault="00000000" w:rsidRPr="00000000" w14:paraId="0000035B">
            <w:pPr>
              <w:ind w:firstLine="0"/>
              <w:rPr>
                <w:color w:val="000000"/>
                <w:sz w:val="22"/>
                <w:szCs w:val="22"/>
              </w:rPr>
            </w:pPr>
            <w:r w:rsidDel="00000000" w:rsidR="00000000" w:rsidRPr="00000000">
              <w:rPr>
                <w:color w:val="000000"/>
                <w:sz w:val="22"/>
                <w:szCs w:val="22"/>
                <w:rtl w:val="0"/>
              </w:rPr>
              <w:t xml:space="preserve">31</w:t>
            </w:r>
          </w:p>
        </w:tc>
        <w:tc>
          <w:tcPr/>
          <w:p w:rsidR="00000000" w:rsidDel="00000000" w:rsidP="00000000" w:rsidRDefault="00000000" w:rsidRPr="00000000" w14:paraId="0000035C">
            <w:pPr>
              <w:ind w:firstLine="0"/>
              <w:rPr>
                <w:color w:val="000000"/>
                <w:sz w:val="22"/>
                <w:szCs w:val="22"/>
              </w:rPr>
            </w:pPr>
            <w:r w:rsidDel="00000000" w:rsidR="00000000" w:rsidRPr="00000000">
              <w:rPr>
                <w:sz w:val="22"/>
                <w:szCs w:val="22"/>
                <w:rtl w:val="0"/>
              </w:rPr>
              <w:t xml:space="preserve">Wilkowski et al.</w:t>
            </w:r>
            <w:r w:rsidDel="00000000" w:rsidR="00000000" w:rsidRPr="00000000">
              <w:rPr>
                <w:rtl w:val="0"/>
              </w:rPr>
            </w:r>
          </w:p>
        </w:tc>
        <w:tc>
          <w:tcPr/>
          <w:p w:rsidR="00000000" w:rsidDel="00000000" w:rsidP="00000000" w:rsidRDefault="00000000" w:rsidRPr="00000000" w14:paraId="0000035D">
            <w:pPr>
              <w:ind w:firstLine="0"/>
              <w:rPr>
                <w:color w:val="000000"/>
                <w:sz w:val="22"/>
                <w:szCs w:val="22"/>
              </w:rPr>
            </w:pPr>
            <w:r w:rsidDel="00000000" w:rsidR="00000000" w:rsidRPr="00000000">
              <w:rPr>
                <w:sz w:val="22"/>
                <w:szCs w:val="22"/>
                <w:rtl w:val="0"/>
              </w:rPr>
              <w:t xml:space="preserve">USA</w:t>
            </w:r>
            <w:r w:rsidDel="00000000" w:rsidR="00000000" w:rsidRPr="00000000">
              <w:rPr>
                <w:rtl w:val="0"/>
              </w:rPr>
            </w:r>
          </w:p>
        </w:tc>
        <w:tc>
          <w:tcPr/>
          <w:p w:rsidR="00000000" w:rsidDel="00000000" w:rsidP="00000000" w:rsidRDefault="00000000" w:rsidRPr="00000000" w14:paraId="0000035E">
            <w:pPr>
              <w:ind w:firstLine="0"/>
              <w:rPr>
                <w:color w:val="000000"/>
                <w:sz w:val="22"/>
                <w:szCs w:val="22"/>
              </w:rPr>
            </w:pPr>
            <w:r w:rsidDel="00000000" w:rsidR="00000000" w:rsidRPr="00000000">
              <w:rPr>
                <w:sz w:val="22"/>
                <w:szCs w:val="22"/>
                <w:rtl w:val="0"/>
              </w:rPr>
              <w:t xml:space="preserve">99.4</w:t>
            </w:r>
            <w:r w:rsidDel="00000000" w:rsidR="00000000" w:rsidRPr="00000000">
              <w:rPr>
                <w:rtl w:val="0"/>
              </w:rPr>
            </w:r>
          </w:p>
        </w:tc>
        <w:tc>
          <w:tcPr/>
          <w:p w:rsidR="00000000" w:rsidDel="00000000" w:rsidP="00000000" w:rsidRDefault="00000000" w:rsidRPr="00000000" w14:paraId="0000035F">
            <w:pPr>
              <w:ind w:firstLine="0"/>
              <w:rPr>
                <w:color w:val="000000"/>
                <w:sz w:val="22"/>
                <w:szCs w:val="22"/>
              </w:rPr>
            </w:pPr>
            <w:r w:rsidDel="00000000" w:rsidR="00000000" w:rsidRPr="00000000">
              <w:rPr>
                <w:sz w:val="22"/>
                <w:szCs w:val="22"/>
                <w:rtl w:val="0"/>
              </w:rPr>
              <w:t xml:space="preserve">18-34; 19.51; 2.34</w:t>
            </w:r>
            <w:r w:rsidDel="00000000" w:rsidR="00000000" w:rsidRPr="00000000">
              <w:rPr>
                <w:rtl w:val="0"/>
              </w:rPr>
            </w:r>
          </w:p>
        </w:tc>
        <w:tc>
          <w:tcPr/>
          <w:p w:rsidR="00000000" w:rsidDel="00000000" w:rsidP="00000000" w:rsidRDefault="00000000" w:rsidRPr="00000000" w14:paraId="00000360">
            <w:pPr>
              <w:ind w:firstLine="0"/>
              <w:rPr>
                <w:color w:val="000000"/>
                <w:sz w:val="22"/>
                <w:szCs w:val="22"/>
              </w:rPr>
            </w:pPr>
            <w:r w:rsidDel="00000000" w:rsidR="00000000" w:rsidRPr="00000000">
              <w:rPr>
                <w:sz w:val="22"/>
                <w:szCs w:val="22"/>
                <w:rtl w:val="0"/>
              </w:rPr>
              <w:t xml:space="preserve">45: 115: 0</w:t>
            </w:r>
            <w:r w:rsidDel="00000000" w:rsidR="00000000" w:rsidRPr="00000000">
              <w:rPr>
                <w:rtl w:val="0"/>
              </w:rPr>
            </w:r>
          </w:p>
        </w:tc>
        <w:tc>
          <w:tcPr/>
          <w:p w:rsidR="00000000" w:rsidDel="00000000" w:rsidP="00000000" w:rsidRDefault="00000000" w:rsidRPr="00000000" w14:paraId="00000361">
            <w:pPr>
              <w:ind w:firstLine="0"/>
              <w:rPr>
                <w:color w:val="000000"/>
                <w:sz w:val="22"/>
                <w:szCs w:val="22"/>
              </w:rPr>
            </w:pPr>
            <w:r w:rsidDel="00000000" w:rsidR="00000000" w:rsidRPr="00000000">
              <w:rPr>
                <w:sz w:val="22"/>
                <w:szCs w:val="22"/>
                <w:rtl w:val="0"/>
              </w:rPr>
              <w:t xml:space="preserve">22.48 (16.89)</w:t>
            </w:r>
            <w:r w:rsidDel="00000000" w:rsidR="00000000" w:rsidRPr="00000000">
              <w:rPr>
                <w:rtl w:val="0"/>
              </w:rPr>
            </w:r>
          </w:p>
        </w:tc>
        <w:tc>
          <w:tcPr/>
          <w:p w:rsidR="00000000" w:rsidDel="00000000" w:rsidP="00000000" w:rsidRDefault="00000000" w:rsidRPr="00000000" w14:paraId="00000362">
            <w:pPr>
              <w:ind w:firstLine="0"/>
              <w:rPr>
                <w:i w:val="1"/>
                <w:sz w:val="22"/>
                <w:szCs w:val="22"/>
              </w:rPr>
            </w:pPr>
            <w:r w:rsidDel="00000000" w:rsidR="00000000" w:rsidRPr="00000000">
              <w:rPr>
                <w:sz w:val="22"/>
                <w:szCs w:val="22"/>
                <w:rtl w:val="0"/>
              </w:rPr>
              <w:t xml:space="preserve">24.51 (16.71)</w:t>
            </w:r>
            <w:r w:rsidDel="00000000" w:rsidR="00000000" w:rsidRPr="00000000">
              <w:rPr>
                <w:rtl w:val="0"/>
              </w:rPr>
            </w:r>
          </w:p>
        </w:tc>
      </w:tr>
      <w:tr>
        <w:trPr>
          <w:cantSplit w:val="0"/>
          <w:trHeight w:val="583" w:hRule="atLeast"/>
          <w:tblHeader w:val="0"/>
        </w:trPr>
        <w:tc>
          <w:tcPr>
            <w:vAlign w:val="center"/>
          </w:tcPr>
          <w:p w:rsidR="00000000" w:rsidDel="00000000" w:rsidP="00000000" w:rsidRDefault="00000000" w:rsidRPr="00000000" w14:paraId="00000363">
            <w:pPr>
              <w:ind w:firstLine="0"/>
              <w:rPr>
                <w:color w:val="000000"/>
                <w:sz w:val="22"/>
                <w:szCs w:val="22"/>
              </w:rPr>
            </w:pPr>
            <w:r w:rsidDel="00000000" w:rsidR="00000000" w:rsidRPr="00000000">
              <w:rPr>
                <w:color w:val="000000"/>
                <w:sz w:val="22"/>
                <w:szCs w:val="22"/>
                <w:rtl w:val="0"/>
              </w:rPr>
              <w:t xml:space="preserve">32</w:t>
            </w:r>
          </w:p>
        </w:tc>
        <w:tc>
          <w:tcPr/>
          <w:p w:rsidR="00000000" w:rsidDel="00000000" w:rsidP="00000000" w:rsidRDefault="00000000" w:rsidRPr="00000000" w14:paraId="00000364">
            <w:pPr>
              <w:ind w:firstLine="0"/>
              <w:rPr>
                <w:color w:val="000000"/>
                <w:sz w:val="22"/>
                <w:szCs w:val="22"/>
              </w:rPr>
            </w:pPr>
            <w:r w:rsidDel="00000000" w:rsidR="00000000" w:rsidRPr="00000000">
              <w:rPr>
                <w:sz w:val="22"/>
                <w:szCs w:val="22"/>
                <w:rtl w:val="0"/>
              </w:rPr>
              <w:t xml:space="preserve">Wong et al.</w:t>
            </w:r>
            <w:r w:rsidDel="00000000" w:rsidR="00000000" w:rsidRPr="00000000">
              <w:rPr>
                <w:rtl w:val="0"/>
              </w:rPr>
            </w:r>
          </w:p>
        </w:tc>
        <w:tc>
          <w:tcPr/>
          <w:p w:rsidR="00000000" w:rsidDel="00000000" w:rsidP="00000000" w:rsidRDefault="00000000" w:rsidRPr="00000000" w14:paraId="00000365">
            <w:pPr>
              <w:ind w:firstLine="0"/>
              <w:rPr>
                <w:color w:val="000000"/>
                <w:sz w:val="22"/>
                <w:szCs w:val="22"/>
              </w:rPr>
            </w:pPr>
            <w:r w:rsidDel="00000000" w:rsidR="00000000" w:rsidRPr="00000000">
              <w:rPr>
                <w:sz w:val="22"/>
                <w:szCs w:val="22"/>
                <w:rtl w:val="0"/>
              </w:rPr>
              <w:t xml:space="preserve">Malaysia</w:t>
            </w:r>
            <w:r w:rsidDel="00000000" w:rsidR="00000000" w:rsidRPr="00000000">
              <w:rPr>
                <w:rtl w:val="0"/>
              </w:rPr>
            </w:r>
          </w:p>
        </w:tc>
        <w:tc>
          <w:tcPr/>
          <w:p w:rsidR="00000000" w:rsidDel="00000000" w:rsidP="00000000" w:rsidRDefault="00000000" w:rsidRPr="00000000" w14:paraId="00000366">
            <w:pPr>
              <w:ind w:firstLine="0"/>
              <w:rPr>
                <w:color w:val="000000"/>
                <w:sz w:val="22"/>
                <w:szCs w:val="22"/>
              </w:rPr>
            </w:pPr>
            <w:r w:rsidDel="00000000" w:rsidR="00000000" w:rsidRPr="00000000">
              <w:rPr>
                <w:sz w:val="22"/>
                <w:szCs w:val="22"/>
                <w:rtl w:val="0"/>
              </w:rPr>
              <w:t xml:space="preserve">100</w:t>
            </w:r>
            <w:r w:rsidDel="00000000" w:rsidR="00000000" w:rsidRPr="00000000">
              <w:rPr>
                <w:rtl w:val="0"/>
              </w:rPr>
            </w:r>
          </w:p>
        </w:tc>
        <w:tc>
          <w:tcPr/>
          <w:p w:rsidR="00000000" w:rsidDel="00000000" w:rsidP="00000000" w:rsidRDefault="00000000" w:rsidRPr="00000000" w14:paraId="00000367">
            <w:pPr>
              <w:ind w:firstLine="0"/>
              <w:rPr>
                <w:color w:val="000000"/>
                <w:sz w:val="22"/>
                <w:szCs w:val="22"/>
              </w:rPr>
            </w:pPr>
            <w:r w:rsidDel="00000000" w:rsidR="00000000" w:rsidRPr="00000000">
              <w:rPr>
                <w:sz w:val="22"/>
                <w:szCs w:val="22"/>
                <w:rtl w:val="0"/>
              </w:rPr>
              <w:t xml:space="preserve">18-27; 20.23; 1.71</w:t>
            </w:r>
            <w:r w:rsidDel="00000000" w:rsidR="00000000" w:rsidRPr="00000000">
              <w:rPr>
                <w:rtl w:val="0"/>
              </w:rPr>
            </w:r>
          </w:p>
        </w:tc>
        <w:tc>
          <w:tcPr/>
          <w:p w:rsidR="00000000" w:rsidDel="00000000" w:rsidP="00000000" w:rsidRDefault="00000000" w:rsidRPr="00000000" w14:paraId="00000368">
            <w:pPr>
              <w:ind w:firstLine="0"/>
              <w:rPr>
                <w:color w:val="000000"/>
                <w:sz w:val="22"/>
                <w:szCs w:val="22"/>
              </w:rPr>
            </w:pPr>
            <w:r w:rsidDel="00000000" w:rsidR="00000000" w:rsidRPr="00000000">
              <w:rPr>
                <w:sz w:val="22"/>
                <w:szCs w:val="22"/>
                <w:rtl w:val="0"/>
              </w:rPr>
              <w:t xml:space="preserve">19: 61: 1</w:t>
            </w:r>
            <w:r w:rsidDel="00000000" w:rsidR="00000000" w:rsidRPr="00000000">
              <w:rPr>
                <w:rtl w:val="0"/>
              </w:rPr>
            </w:r>
          </w:p>
        </w:tc>
        <w:tc>
          <w:tcPr/>
          <w:p w:rsidR="00000000" w:rsidDel="00000000" w:rsidP="00000000" w:rsidRDefault="00000000" w:rsidRPr="00000000" w14:paraId="00000369">
            <w:pPr>
              <w:ind w:firstLine="0"/>
              <w:rPr>
                <w:color w:val="000000"/>
                <w:sz w:val="22"/>
                <w:szCs w:val="22"/>
              </w:rPr>
            </w:pPr>
            <w:r w:rsidDel="00000000" w:rsidR="00000000" w:rsidRPr="00000000">
              <w:rPr>
                <w:sz w:val="22"/>
                <w:szCs w:val="22"/>
                <w:rtl w:val="0"/>
              </w:rPr>
              <w:t xml:space="preserve">15.81 (15.77)</w:t>
            </w:r>
            <w:r w:rsidDel="00000000" w:rsidR="00000000" w:rsidRPr="00000000">
              <w:rPr>
                <w:rtl w:val="0"/>
              </w:rPr>
            </w:r>
          </w:p>
        </w:tc>
        <w:tc>
          <w:tcPr/>
          <w:p w:rsidR="00000000" w:rsidDel="00000000" w:rsidP="00000000" w:rsidRDefault="00000000" w:rsidRPr="00000000" w14:paraId="0000036A">
            <w:pPr>
              <w:ind w:firstLine="0"/>
              <w:rPr>
                <w:i w:val="1"/>
                <w:sz w:val="22"/>
                <w:szCs w:val="22"/>
              </w:rPr>
            </w:pPr>
            <w:r w:rsidDel="00000000" w:rsidR="00000000" w:rsidRPr="00000000">
              <w:rPr>
                <w:sz w:val="22"/>
                <w:szCs w:val="22"/>
                <w:rtl w:val="0"/>
              </w:rPr>
              <w:t xml:space="preserve">23.64 (23.65)</w:t>
            </w:r>
            <w:r w:rsidDel="00000000" w:rsidR="00000000" w:rsidRPr="00000000">
              <w:rPr>
                <w:rtl w:val="0"/>
              </w:rPr>
            </w:r>
          </w:p>
        </w:tc>
      </w:tr>
      <w:tr>
        <w:trPr>
          <w:cantSplit w:val="0"/>
          <w:trHeight w:val="583" w:hRule="atLeast"/>
          <w:tblHeader w:val="0"/>
        </w:trPr>
        <w:tc>
          <w:tcPr>
            <w:vAlign w:val="center"/>
          </w:tcPr>
          <w:p w:rsidR="00000000" w:rsidDel="00000000" w:rsidP="00000000" w:rsidRDefault="00000000" w:rsidRPr="00000000" w14:paraId="0000036B">
            <w:pPr>
              <w:ind w:firstLine="0"/>
              <w:rPr>
                <w:color w:val="000000"/>
                <w:sz w:val="22"/>
                <w:szCs w:val="22"/>
              </w:rPr>
            </w:pPr>
            <w:r w:rsidDel="00000000" w:rsidR="00000000" w:rsidRPr="00000000">
              <w:rPr>
                <w:color w:val="000000"/>
                <w:sz w:val="22"/>
                <w:szCs w:val="22"/>
                <w:rtl w:val="0"/>
              </w:rPr>
              <w:t xml:space="preserve">33</w:t>
            </w:r>
          </w:p>
        </w:tc>
        <w:tc>
          <w:tcPr/>
          <w:p w:rsidR="00000000" w:rsidDel="00000000" w:rsidP="00000000" w:rsidRDefault="00000000" w:rsidRPr="00000000" w14:paraId="0000036C">
            <w:pPr>
              <w:ind w:firstLine="0"/>
              <w:rPr>
                <w:color w:val="000000"/>
                <w:sz w:val="22"/>
                <w:szCs w:val="22"/>
              </w:rPr>
            </w:pPr>
            <w:r w:rsidDel="00000000" w:rsidR="00000000" w:rsidRPr="00000000">
              <w:rPr>
                <w:sz w:val="22"/>
                <w:szCs w:val="22"/>
                <w:rtl w:val="0"/>
              </w:rPr>
              <w:t xml:space="preserve">Xu et al.</w:t>
            </w:r>
            <w:r w:rsidDel="00000000" w:rsidR="00000000" w:rsidRPr="00000000">
              <w:rPr>
                <w:rtl w:val="0"/>
              </w:rPr>
            </w:r>
          </w:p>
        </w:tc>
        <w:tc>
          <w:tcPr/>
          <w:p w:rsidR="00000000" w:rsidDel="00000000" w:rsidP="00000000" w:rsidRDefault="00000000" w:rsidRPr="00000000" w14:paraId="0000036D">
            <w:pPr>
              <w:ind w:firstLine="0"/>
              <w:rPr>
                <w:color w:val="000000"/>
                <w:sz w:val="22"/>
                <w:szCs w:val="22"/>
              </w:rPr>
            </w:pPr>
            <w:r w:rsidDel="00000000" w:rsidR="00000000" w:rsidRPr="00000000">
              <w:rPr>
                <w:sz w:val="22"/>
                <w:szCs w:val="22"/>
                <w:rtl w:val="0"/>
              </w:rPr>
              <w:t xml:space="preserve">China</w:t>
            </w:r>
            <w:r w:rsidDel="00000000" w:rsidR="00000000" w:rsidRPr="00000000">
              <w:rPr>
                <w:rtl w:val="0"/>
              </w:rPr>
            </w:r>
          </w:p>
        </w:tc>
        <w:tc>
          <w:tcPr/>
          <w:p w:rsidR="00000000" w:rsidDel="00000000" w:rsidP="00000000" w:rsidRDefault="00000000" w:rsidRPr="00000000" w14:paraId="0000036E">
            <w:pPr>
              <w:ind w:firstLine="0"/>
              <w:rPr>
                <w:color w:val="000000"/>
                <w:sz w:val="22"/>
                <w:szCs w:val="22"/>
              </w:rPr>
            </w:pPr>
            <w:r w:rsidDel="00000000" w:rsidR="00000000" w:rsidRPr="00000000">
              <w:rPr>
                <w:sz w:val="22"/>
                <w:szCs w:val="22"/>
                <w:rtl w:val="0"/>
              </w:rPr>
              <w:t xml:space="preserve">95.7</w:t>
            </w:r>
            <w:r w:rsidDel="00000000" w:rsidR="00000000" w:rsidRPr="00000000">
              <w:rPr>
                <w:rtl w:val="0"/>
              </w:rPr>
            </w:r>
          </w:p>
        </w:tc>
        <w:tc>
          <w:tcPr/>
          <w:p w:rsidR="00000000" w:rsidDel="00000000" w:rsidP="00000000" w:rsidRDefault="00000000" w:rsidRPr="00000000" w14:paraId="0000036F">
            <w:pPr>
              <w:ind w:firstLine="0"/>
              <w:rPr>
                <w:color w:val="000000"/>
                <w:sz w:val="22"/>
                <w:szCs w:val="22"/>
              </w:rPr>
            </w:pPr>
            <w:r w:rsidDel="00000000" w:rsidR="00000000" w:rsidRPr="00000000">
              <w:rPr>
                <w:sz w:val="22"/>
                <w:szCs w:val="22"/>
                <w:rtl w:val="0"/>
              </w:rPr>
              <w:t xml:space="preserve">18-30; 21.17; 2.46</w:t>
            </w:r>
            <w:r w:rsidDel="00000000" w:rsidR="00000000" w:rsidRPr="00000000">
              <w:rPr>
                <w:rtl w:val="0"/>
              </w:rPr>
            </w:r>
          </w:p>
        </w:tc>
        <w:tc>
          <w:tcPr/>
          <w:p w:rsidR="00000000" w:rsidDel="00000000" w:rsidP="00000000" w:rsidRDefault="00000000" w:rsidRPr="00000000" w14:paraId="00000370">
            <w:pPr>
              <w:ind w:firstLine="0"/>
              <w:rPr>
                <w:color w:val="000000"/>
                <w:sz w:val="22"/>
                <w:szCs w:val="22"/>
              </w:rPr>
            </w:pPr>
            <w:r w:rsidDel="00000000" w:rsidR="00000000" w:rsidRPr="00000000">
              <w:rPr>
                <w:sz w:val="22"/>
                <w:szCs w:val="22"/>
                <w:rtl w:val="0"/>
              </w:rPr>
              <w:t xml:space="preserve">14: 75: 0</w:t>
            </w:r>
            <w:r w:rsidDel="00000000" w:rsidR="00000000" w:rsidRPr="00000000">
              <w:rPr>
                <w:rtl w:val="0"/>
              </w:rPr>
            </w:r>
          </w:p>
        </w:tc>
        <w:tc>
          <w:tcPr/>
          <w:p w:rsidR="00000000" w:rsidDel="00000000" w:rsidP="00000000" w:rsidRDefault="00000000" w:rsidRPr="00000000" w14:paraId="00000371">
            <w:pPr>
              <w:ind w:firstLine="0"/>
              <w:rPr>
                <w:color w:val="000000"/>
                <w:sz w:val="22"/>
                <w:szCs w:val="22"/>
              </w:rPr>
            </w:pPr>
            <w:r w:rsidDel="00000000" w:rsidR="00000000" w:rsidRPr="00000000">
              <w:rPr>
                <w:sz w:val="22"/>
                <w:szCs w:val="22"/>
                <w:rtl w:val="0"/>
              </w:rPr>
              <w:t xml:space="preserve">18.27 (13.84)</w:t>
            </w:r>
            <w:r w:rsidDel="00000000" w:rsidR="00000000" w:rsidRPr="00000000">
              <w:rPr>
                <w:rtl w:val="0"/>
              </w:rPr>
            </w:r>
          </w:p>
        </w:tc>
        <w:tc>
          <w:tcPr/>
          <w:p w:rsidR="00000000" w:rsidDel="00000000" w:rsidP="00000000" w:rsidRDefault="00000000" w:rsidRPr="00000000" w14:paraId="00000372">
            <w:pPr>
              <w:ind w:firstLine="0"/>
              <w:rPr>
                <w:i w:val="1"/>
                <w:sz w:val="22"/>
                <w:szCs w:val="22"/>
              </w:rPr>
            </w:pPr>
            <w:r w:rsidDel="00000000" w:rsidR="00000000" w:rsidRPr="00000000">
              <w:rPr>
                <w:sz w:val="22"/>
                <w:szCs w:val="22"/>
                <w:rtl w:val="0"/>
              </w:rPr>
              <w:t xml:space="preserve">12.98 (8.80)</w:t>
            </w:r>
            <w:r w:rsidDel="00000000" w:rsidR="00000000" w:rsidRPr="00000000">
              <w:rPr>
                <w:rtl w:val="0"/>
              </w:rPr>
            </w:r>
          </w:p>
        </w:tc>
      </w:tr>
      <w:tr>
        <w:trPr>
          <w:cantSplit w:val="0"/>
          <w:trHeight w:val="583" w:hRule="atLeast"/>
          <w:tblHeader w:val="0"/>
        </w:trPr>
        <w:tc>
          <w:tcPr>
            <w:vAlign w:val="center"/>
          </w:tcPr>
          <w:p w:rsidR="00000000" w:rsidDel="00000000" w:rsidP="00000000" w:rsidRDefault="00000000" w:rsidRPr="00000000" w14:paraId="00000373">
            <w:pPr>
              <w:ind w:firstLine="0"/>
              <w:rPr>
                <w:color w:val="000000"/>
                <w:sz w:val="22"/>
                <w:szCs w:val="22"/>
              </w:rPr>
            </w:pPr>
            <w:r w:rsidDel="00000000" w:rsidR="00000000" w:rsidRPr="00000000">
              <w:rPr>
                <w:color w:val="000000"/>
                <w:sz w:val="22"/>
                <w:szCs w:val="22"/>
                <w:rtl w:val="0"/>
              </w:rPr>
              <w:t xml:space="preserve">34</w:t>
            </w:r>
          </w:p>
        </w:tc>
        <w:tc>
          <w:tcPr/>
          <w:p w:rsidR="00000000" w:rsidDel="00000000" w:rsidP="00000000" w:rsidRDefault="00000000" w:rsidRPr="00000000" w14:paraId="00000374">
            <w:pPr>
              <w:ind w:firstLine="0"/>
              <w:rPr>
                <w:color w:val="000000"/>
                <w:sz w:val="22"/>
                <w:szCs w:val="22"/>
              </w:rPr>
            </w:pPr>
            <w:r w:rsidDel="00000000" w:rsidR="00000000" w:rsidRPr="00000000">
              <w:rPr>
                <w:sz w:val="22"/>
                <w:szCs w:val="22"/>
                <w:rtl w:val="0"/>
              </w:rPr>
              <w:t xml:space="preserve">Yusainy et al.</w:t>
            </w:r>
            <w:r w:rsidDel="00000000" w:rsidR="00000000" w:rsidRPr="00000000">
              <w:rPr>
                <w:rtl w:val="0"/>
              </w:rPr>
            </w:r>
          </w:p>
        </w:tc>
        <w:tc>
          <w:tcPr/>
          <w:p w:rsidR="00000000" w:rsidDel="00000000" w:rsidP="00000000" w:rsidRDefault="00000000" w:rsidRPr="00000000" w14:paraId="00000375">
            <w:pPr>
              <w:ind w:firstLine="0"/>
              <w:rPr>
                <w:color w:val="000000"/>
                <w:sz w:val="22"/>
                <w:szCs w:val="22"/>
              </w:rPr>
            </w:pPr>
            <w:r w:rsidDel="00000000" w:rsidR="00000000" w:rsidRPr="00000000">
              <w:rPr>
                <w:sz w:val="22"/>
                <w:szCs w:val="22"/>
                <w:rtl w:val="0"/>
              </w:rPr>
              <w:t xml:space="preserve">Indonesia</w:t>
            </w:r>
            <w:r w:rsidDel="00000000" w:rsidR="00000000" w:rsidRPr="00000000">
              <w:rPr>
                <w:rtl w:val="0"/>
              </w:rPr>
            </w:r>
          </w:p>
        </w:tc>
        <w:tc>
          <w:tcPr/>
          <w:p w:rsidR="00000000" w:rsidDel="00000000" w:rsidP="00000000" w:rsidRDefault="00000000" w:rsidRPr="00000000" w14:paraId="00000376">
            <w:pPr>
              <w:ind w:firstLine="0"/>
              <w:rPr>
                <w:color w:val="000000"/>
                <w:sz w:val="22"/>
                <w:szCs w:val="22"/>
              </w:rPr>
            </w:pPr>
            <w:r w:rsidDel="00000000" w:rsidR="00000000" w:rsidRPr="00000000">
              <w:rPr>
                <w:sz w:val="22"/>
                <w:szCs w:val="22"/>
                <w:rtl w:val="0"/>
              </w:rPr>
              <w:t xml:space="preserve">89</w:t>
            </w:r>
            <w:r w:rsidDel="00000000" w:rsidR="00000000" w:rsidRPr="00000000">
              <w:rPr>
                <w:rtl w:val="0"/>
              </w:rPr>
            </w:r>
          </w:p>
        </w:tc>
        <w:tc>
          <w:tcPr/>
          <w:p w:rsidR="00000000" w:rsidDel="00000000" w:rsidP="00000000" w:rsidRDefault="00000000" w:rsidRPr="00000000" w14:paraId="00000377">
            <w:pPr>
              <w:ind w:firstLine="0"/>
              <w:rPr>
                <w:color w:val="000000"/>
                <w:sz w:val="22"/>
                <w:szCs w:val="22"/>
              </w:rPr>
            </w:pPr>
            <w:r w:rsidDel="00000000" w:rsidR="00000000" w:rsidRPr="00000000">
              <w:rPr>
                <w:sz w:val="22"/>
                <w:szCs w:val="22"/>
                <w:rtl w:val="0"/>
              </w:rPr>
              <w:t xml:space="preserve">17-19; 18.06; 0.56</w:t>
            </w:r>
            <w:r w:rsidDel="00000000" w:rsidR="00000000" w:rsidRPr="00000000">
              <w:rPr>
                <w:rtl w:val="0"/>
              </w:rPr>
            </w:r>
          </w:p>
        </w:tc>
        <w:tc>
          <w:tcPr/>
          <w:p w:rsidR="00000000" w:rsidDel="00000000" w:rsidP="00000000" w:rsidRDefault="00000000" w:rsidRPr="00000000" w14:paraId="00000378">
            <w:pPr>
              <w:ind w:firstLine="0"/>
              <w:rPr>
                <w:color w:val="000000"/>
                <w:sz w:val="22"/>
                <w:szCs w:val="22"/>
              </w:rPr>
            </w:pPr>
            <w:r w:rsidDel="00000000" w:rsidR="00000000" w:rsidRPr="00000000">
              <w:rPr>
                <w:sz w:val="22"/>
                <w:szCs w:val="22"/>
                <w:rtl w:val="0"/>
              </w:rPr>
              <w:t xml:space="preserve">12: 69: 0</w:t>
            </w:r>
            <w:r w:rsidDel="00000000" w:rsidR="00000000" w:rsidRPr="00000000">
              <w:rPr>
                <w:rtl w:val="0"/>
              </w:rPr>
            </w:r>
          </w:p>
        </w:tc>
        <w:tc>
          <w:tcPr/>
          <w:p w:rsidR="00000000" w:rsidDel="00000000" w:rsidP="00000000" w:rsidRDefault="00000000" w:rsidRPr="00000000" w14:paraId="00000379">
            <w:pPr>
              <w:ind w:firstLine="0"/>
              <w:rPr>
                <w:color w:val="000000"/>
                <w:sz w:val="22"/>
                <w:szCs w:val="22"/>
              </w:rPr>
            </w:pPr>
            <w:r w:rsidDel="00000000" w:rsidR="00000000" w:rsidRPr="00000000">
              <w:rPr>
                <w:sz w:val="22"/>
                <w:szCs w:val="22"/>
                <w:rtl w:val="0"/>
              </w:rPr>
              <w:t xml:space="preserve">14.75 (10.50)</w:t>
            </w:r>
            <w:r w:rsidDel="00000000" w:rsidR="00000000" w:rsidRPr="00000000">
              <w:rPr>
                <w:rtl w:val="0"/>
              </w:rPr>
            </w:r>
          </w:p>
        </w:tc>
        <w:tc>
          <w:tcPr/>
          <w:p w:rsidR="00000000" w:rsidDel="00000000" w:rsidP="00000000" w:rsidRDefault="00000000" w:rsidRPr="00000000" w14:paraId="0000037A">
            <w:pPr>
              <w:ind w:firstLine="0"/>
              <w:rPr>
                <w:i w:val="1"/>
                <w:sz w:val="22"/>
                <w:szCs w:val="22"/>
              </w:rPr>
            </w:pPr>
            <w:r w:rsidDel="00000000" w:rsidR="00000000" w:rsidRPr="00000000">
              <w:rPr>
                <w:sz w:val="22"/>
                <w:szCs w:val="22"/>
                <w:rtl w:val="0"/>
              </w:rPr>
              <w:t xml:space="preserve">10.32 (8.82)</w:t>
            </w:r>
            <w:r w:rsidDel="00000000" w:rsidR="00000000" w:rsidRPr="00000000">
              <w:rPr>
                <w:rtl w:val="0"/>
              </w:rPr>
            </w:r>
          </w:p>
        </w:tc>
      </w:tr>
      <w:tr>
        <w:trPr>
          <w:cantSplit w:val="0"/>
          <w:trHeight w:val="583" w:hRule="atLeast"/>
          <w:tblHeader w:val="0"/>
        </w:trPr>
        <w:tc>
          <w:tcPr>
            <w:vAlign w:val="center"/>
          </w:tcPr>
          <w:p w:rsidR="00000000" w:rsidDel="00000000" w:rsidP="00000000" w:rsidRDefault="00000000" w:rsidRPr="00000000" w14:paraId="0000037B">
            <w:pPr>
              <w:ind w:firstLine="0"/>
              <w:rPr>
                <w:color w:val="000000"/>
                <w:sz w:val="22"/>
                <w:szCs w:val="22"/>
              </w:rPr>
            </w:pPr>
            <w:r w:rsidDel="00000000" w:rsidR="00000000" w:rsidRPr="00000000">
              <w:rPr>
                <w:color w:val="000000"/>
                <w:sz w:val="22"/>
                <w:szCs w:val="22"/>
                <w:rtl w:val="0"/>
              </w:rPr>
              <w:t xml:space="preserve">35</w:t>
            </w:r>
          </w:p>
        </w:tc>
        <w:tc>
          <w:tcPr/>
          <w:p w:rsidR="00000000" w:rsidDel="00000000" w:rsidP="00000000" w:rsidRDefault="00000000" w:rsidRPr="00000000" w14:paraId="0000037C">
            <w:pPr>
              <w:ind w:firstLine="0"/>
              <w:rPr>
                <w:color w:val="000000"/>
                <w:sz w:val="22"/>
                <w:szCs w:val="22"/>
              </w:rPr>
            </w:pPr>
            <w:r w:rsidDel="00000000" w:rsidR="00000000" w:rsidRPr="00000000">
              <w:rPr>
                <w:sz w:val="22"/>
                <w:szCs w:val="22"/>
                <w:rtl w:val="0"/>
              </w:rPr>
              <w:t xml:space="preserve">Zerhouni et al.</w:t>
            </w:r>
            <w:r w:rsidDel="00000000" w:rsidR="00000000" w:rsidRPr="00000000">
              <w:rPr>
                <w:rtl w:val="0"/>
              </w:rPr>
            </w:r>
          </w:p>
        </w:tc>
        <w:tc>
          <w:tcPr/>
          <w:p w:rsidR="00000000" w:rsidDel="00000000" w:rsidP="00000000" w:rsidRDefault="00000000" w:rsidRPr="00000000" w14:paraId="0000037D">
            <w:pPr>
              <w:ind w:firstLine="0"/>
              <w:rPr>
                <w:color w:val="000000"/>
                <w:sz w:val="22"/>
                <w:szCs w:val="22"/>
              </w:rPr>
            </w:pPr>
            <w:r w:rsidDel="00000000" w:rsidR="00000000" w:rsidRPr="00000000">
              <w:rPr>
                <w:sz w:val="22"/>
                <w:szCs w:val="22"/>
                <w:rtl w:val="0"/>
              </w:rPr>
              <w:t xml:space="preserve">France</w:t>
            </w:r>
            <w:r w:rsidDel="00000000" w:rsidR="00000000" w:rsidRPr="00000000">
              <w:rPr>
                <w:rtl w:val="0"/>
              </w:rPr>
            </w:r>
          </w:p>
        </w:tc>
        <w:tc>
          <w:tcPr/>
          <w:p w:rsidR="00000000" w:rsidDel="00000000" w:rsidP="00000000" w:rsidRDefault="00000000" w:rsidRPr="00000000" w14:paraId="0000037E">
            <w:pPr>
              <w:ind w:firstLine="0"/>
              <w:rPr>
                <w:color w:val="000000"/>
                <w:sz w:val="22"/>
                <w:szCs w:val="22"/>
              </w:rPr>
            </w:pPr>
            <w:r w:rsidDel="00000000" w:rsidR="00000000" w:rsidRPr="00000000">
              <w:rPr>
                <w:sz w:val="22"/>
                <w:szCs w:val="22"/>
                <w:rtl w:val="0"/>
              </w:rPr>
              <w:t xml:space="preserve">97.5</w:t>
            </w:r>
            <w:r w:rsidDel="00000000" w:rsidR="00000000" w:rsidRPr="00000000">
              <w:rPr>
                <w:rtl w:val="0"/>
              </w:rPr>
            </w:r>
          </w:p>
        </w:tc>
        <w:tc>
          <w:tcPr/>
          <w:p w:rsidR="00000000" w:rsidDel="00000000" w:rsidP="00000000" w:rsidRDefault="00000000" w:rsidRPr="00000000" w14:paraId="0000037F">
            <w:pPr>
              <w:ind w:firstLine="0"/>
              <w:rPr>
                <w:color w:val="000000"/>
                <w:sz w:val="22"/>
                <w:szCs w:val="22"/>
              </w:rPr>
            </w:pPr>
            <w:r w:rsidDel="00000000" w:rsidR="00000000" w:rsidRPr="00000000">
              <w:rPr>
                <w:sz w:val="22"/>
                <w:szCs w:val="22"/>
                <w:rtl w:val="0"/>
              </w:rPr>
              <w:t xml:space="preserve">17-25; 19.32; 1.53</w:t>
            </w:r>
            <w:r w:rsidDel="00000000" w:rsidR="00000000" w:rsidRPr="00000000">
              <w:rPr>
                <w:rtl w:val="0"/>
              </w:rPr>
            </w:r>
          </w:p>
        </w:tc>
        <w:tc>
          <w:tcPr/>
          <w:p w:rsidR="00000000" w:rsidDel="00000000" w:rsidP="00000000" w:rsidRDefault="00000000" w:rsidRPr="00000000" w14:paraId="00000380">
            <w:pPr>
              <w:ind w:firstLine="0"/>
              <w:rPr>
                <w:color w:val="000000"/>
                <w:sz w:val="22"/>
                <w:szCs w:val="22"/>
              </w:rPr>
            </w:pPr>
            <w:r w:rsidDel="00000000" w:rsidR="00000000" w:rsidRPr="00000000">
              <w:rPr>
                <w:sz w:val="22"/>
                <w:szCs w:val="22"/>
                <w:rtl w:val="0"/>
              </w:rPr>
              <w:t xml:space="preserve">12: 65: 0</w:t>
            </w:r>
            <w:r w:rsidDel="00000000" w:rsidR="00000000" w:rsidRPr="00000000">
              <w:rPr>
                <w:rtl w:val="0"/>
              </w:rPr>
            </w:r>
          </w:p>
        </w:tc>
        <w:tc>
          <w:tcPr/>
          <w:p w:rsidR="00000000" w:rsidDel="00000000" w:rsidP="00000000" w:rsidRDefault="00000000" w:rsidRPr="00000000" w14:paraId="00000381">
            <w:pPr>
              <w:ind w:firstLine="0"/>
              <w:rPr>
                <w:color w:val="000000"/>
                <w:sz w:val="22"/>
                <w:szCs w:val="22"/>
              </w:rPr>
            </w:pPr>
            <w:r w:rsidDel="00000000" w:rsidR="00000000" w:rsidRPr="00000000">
              <w:rPr>
                <w:sz w:val="22"/>
                <w:szCs w:val="22"/>
                <w:rtl w:val="0"/>
              </w:rPr>
              <w:t xml:space="preserve">12.29 (9.47)</w:t>
            </w:r>
            <w:r w:rsidDel="00000000" w:rsidR="00000000" w:rsidRPr="00000000">
              <w:rPr>
                <w:rtl w:val="0"/>
              </w:rPr>
            </w:r>
          </w:p>
        </w:tc>
        <w:tc>
          <w:tcPr/>
          <w:p w:rsidR="00000000" w:rsidDel="00000000" w:rsidP="00000000" w:rsidRDefault="00000000" w:rsidRPr="00000000" w14:paraId="00000382">
            <w:pPr>
              <w:ind w:firstLine="0"/>
              <w:rPr>
                <w:i w:val="1"/>
                <w:sz w:val="22"/>
                <w:szCs w:val="22"/>
              </w:rPr>
            </w:pPr>
            <w:r w:rsidDel="00000000" w:rsidR="00000000" w:rsidRPr="00000000">
              <w:rPr>
                <w:sz w:val="22"/>
                <w:szCs w:val="22"/>
                <w:rtl w:val="0"/>
              </w:rPr>
              <w:t xml:space="preserve">32.00 (15.68)</w:t>
            </w:r>
            <w:r w:rsidDel="00000000" w:rsidR="00000000" w:rsidRPr="00000000">
              <w:rPr>
                <w:rtl w:val="0"/>
              </w:rPr>
            </w:r>
          </w:p>
        </w:tc>
      </w:tr>
      <w:tr>
        <w:trPr>
          <w:cantSplit w:val="0"/>
          <w:trHeight w:val="583" w:hRule="atLeast"/>
          <w:tblHeader w:val="0"/>
        </w:trPr>
        <w:tc>
          <w:tcPr>
            <w:tcBorders>
              <w:bottom w:color="000000" w:space="0" w:sz="4" w:val="single"/>
            </w:tcBorders>
            <w:vAlign w:val="center"/>
          </w:tcPr>
          <w:p w:rsidR="00000000" w:rsidDel="00000000" w:rsidP="00000000" w:rsidRDefault="00000000" w:rsidRPr="00000000" w14:paraId="00000383">
            <w:pPr>
              <w:ind w:firstLine="0"/>
              <w:rPr>
                <w:color w:val="000000"/>
                <w:sz w:val="22"/>
                <w:szCs w:val="22"/>
              </w:rPr>
            </w:pPr>
            <w:r w:rsidDel="00000000" w:rsidR="00000000" w:rsidRPr="00000000">
              <w:rPr>
                <w:color w:val="000000"/>
                <w:sz w:val="22"/>
                <w:szCs w:val="22"/>
                <w:rtl w:val="0"/>
              </w:rPr>
              <w:t xml:space="preserve">36</w:t>
            </w:r>
          </w:p>
        </w:tc>
        <w:tc>
          <w:tcPr>
            <w:tcBorders>
              <w:bottom w:color="000000" w:space="0" w:sz="4" w:val="single"/>
            </w:tcBorders>
          </w:tcPr>
          <w:p w:rsidR="00000000" w:rsidDel="00000000" w:rsidP="00000000" w:rsidRDefault="00000000" w:rsidRPr="00000000" w14:paraId="00000384">
            <w:pPr>
              <w:ind w:firstLine="0"/>
              <w:rPr>
                <w:sz w:val="22"/>
                <w:szCs w:val="22"/>
              </w:rPr>
            </w:pPr>
            <w:r w:rsidDel="00000000" w:rsidR="00000000" w:rsidRPr="00000000">
              <w:rPr>
                <w:sz w:val="22"/>
                <w:szCs w:val="22"/>
                <w:rtl w:val="0"/>
              </w:rPr>
              <w:t xml:space="preserve">Zhang et al.</w:t>
            </w:r>
          </w:p>
        </w:tc>
        <w:tc>
          <w:tcPr>
            <w:tcBorders>
              <w:bottom w:color="000000" w:space="0" w:sz="4" w:val="single"/>
            </w:tcBorders>
          </w:tcPr>
          <w:p w:rsidR="00000000" w:rsidDel="00000000" w:rsidP="00000000" w:rsidRDefault="00000000" w:rsidRPr="00000000" w14:paraId="00000385">
            <w:pPr>
              <w:ind w:firstLine="0"/>
              <w:rPr>
                <w:sz w:val="22"/>
                <w:szCs w:val="22"/>
              </w:rPr>
            </w:pPr>
            <w:r w:rsidDel="00000000" w:rsidR="00000000" w:rsidRPr="00000000">
              <w:rPr>
                <w:sz w:val="22"/>
                <w:szCs w:val="22"/>
                <w:rtl w:val="0"/>
              </w:rPr>
              <w:t xml:space="preserve">China</w:t>
            </w:r>
          </w:p>
        </w:tc>
        <w:tc>
          <w:tcPr>
            <w:tcBorders>
              <w:bottom w:color="000000" w:space="0" w:sz="4" w:val="single"/>
            </w:tcBorders>
          </w:tcPr>
          <w:p w:rsidR="00000000" w:rsidDel="00000000" w:rsidP="00000000" w:rsidRDefault="00000000" w:rsidRPr="00000000" w14:paraId="00000386">
            <w:pPr>
              <w:ind w:firstLine="0"/>
              <w:rPr>
                <w:sz w:val="22"/>
                <w:szCs w:val="22"/>
              </w:rPr>
            </w:pPr>
            <w:r w:rsidDel="00000000" w:rsidR="00000000" w:rsidRPr="00000000">
              <w:rPr>
                <w:sz w:val="22"/>
                <w:szCs w:val="22"/>
                <w:rtl w:val="0"/>
              </w:rPr>
              <w:t xml:space="preserve">100</w:t>
            </w:r>
          </w:p>
        </w:tc>
        <w:tc>
          <w:tcPr>
            <w:tcBorders>
              <w:bottom w:color="000000" w:space="0" w:sz="4" w:val="single"/>
            </w:tcBorders>
          </w:tcPr>
          <w:p w:rsidR="00000000" w:rsidDel="00000000" w:rsidP="00000000" w:rsidRDefault="00000000" w:rsidRPr="00000000" w14:paraId="00000387">
            <w:pPr>
              <w:ind w:firstLine="0"/>
              <w:rPr>
                <w:sz w:val="22"/>
                <w:szCs w:val="22"/>
              </w:rPr>
            </w:pPr>
            <w:r w:rsidDel="00000000" w:rsidR="00000000" w:rsidRPr="00000000">
              <w:rPr>
                <w:sz w:val="22"/>
                <w:szCs w:val="22"/>
                <w:rtl w:val="0"/>
              </w:rPr>
              <w:t xml:space="preserve">17-31; 20.31; 2.69</w:t>
            </w:r>
          </w:p>
        </w:tc>
        <w:tc>
          <w:tcPr>
            <w:tcBorders>
              <w:bottom w:color="000000" w:space="0" w:sz="4" w:val="single"/>
            </w:tcBorders>
          </w:tcPr>
          <w:p w:rsidR="00000000" w:rsidDel="00000000" w:rsidP="00000000" w:rsidRDefault="00000000" w:rsidRPr="00000000" w14:paraId="00000388">
            <w:pPr>
              <w:ind w:firstLine="0"/>
              <w:rPr>
                <w:sz w:val="22"/>
                <w:szCs w:val="22"/>
              </w:rPr>
            </w:pPr>
            <w:r w:rsidDel="00000000" w:rsidR="00000000" w:rsidRPr="00000000">
              <w:rPr>
                <w:sz w:val="22"/>
                <w:szCs w:val="22"/>
                <w:rtl w:val="0"/>
              </w:rPr>
              <w:t xml:space="preserve">38: 53: 0</w:t>
            </w:r>
          </w:p>
        </w:tc>
        <w:tc>
          <w:tcPr>
            <w:tcBorders>
              <w:bottom w:color="000000" w:space="0" w:sz="4" w:val="single"/>
            </w:tcBorders>
          </w:tcPr>
          <w:p w:rsidR="00000000" w:rsidDel="00000000" w:rsidP="00000000" w:rsidRDefault="00000000" w:rsidRPr="00000000" w14:paraId="00000389">
            <w:pPr>
              <w:ind w:firstLine="0"/>
              <w:rPr>
                <w:sz w:val="22"/>
                <w:szCs w:val="22"/>
              </w:rPr>
            </w:pPr>
            <w:r w:rsidDel="00000000" w:rsidR="00000000" w:rsidRPr="00000000">
              <w:rPr>
                <w:sz w:val="22"/>
                <w:szCs w:val="22"/>
                <w:rtl w:val="0"/>
              </w:rPr>
              <w:t xml:space="preserve">24.32 (17.39)</w:t>
            </w:r>
          </w:p>
        </w:tc>
        <w:tc>
          <w:tcPr>
            <w:tcBorders>
              <w:bottom w:color="000000" w:space="0" w:sz="4" w:val="single"/>
            </w:tcBorders>
          </w:tcPr>
          <w:p w:rsidR="00000000" w:rsidDel="00000000" w:rsidP="00000000" w:rsidRDefault="00000000" w:rsidRPr="00000000" w14:paraId="0000038A">
            <w:pPr>
              <w:ind w:firstLine="0"/>
              <w:rPr>
                <w:sz w:val="22"/>
                <w:szCs w:val="22"/>
              </w:rPr>
            </w:pPr>
            <w:r w:rsidDel="00000000" w:rsidR="00000000" w:rsidRPr="00000000">
              <w:rPr>
                <w:sz w:val="22"/>
                <w:szCs w:val="22"/>
                <w:rtl w:val="0"/>
              </w:rPr>
              <w:t xml:space="preserve">23.83 (17.36)</w:t>
            </w:r>
          </w:p>
        </w:tc>
      </w:tr>
    </w:tbl>
    <w:p w:rsidR="00000000" w:rsidDel="00000000" w:rsidP="00000000" w:rsidRDefault="00000000" w:rsidRPr="00000000" w14:paraId="0000038B">
      <w:pPr>
        <w:ind w:firstLine="0"/>
        <w:rPr/>
        <w:sectPr>
          <w:type w:val="nextPage"/>
          <w:pgSz w:h="11906" w:w="16838" w:orient="landscape"/>
          <w:pgMar w:bottom="1411" w:top="1411" w:left="1411" w:right="1411" w:header="706" w:footer="706"/>
        </w:sectPr>
      </w:pPr>
      <w:r w:rsidDel="00000000" w:rsidR="00000000" w:rsidRPr="00000000">
        <w:rPr>
          <w:rtl w:val="0"/>
        </w:rPr>
        <w:t xml:space="preserve"> </w:t>
      </w:r>
      <w:r w:rsidDel="00000000" w:rsidR="00000000" w:rsidRPr="00000000">
        <w:rPr>
          <w:i w:val="1"/>
          <w:rtl w:val="0"/>
        </w:rPr>
        <w:t xml:space="preserve">Note</w:t>
      </w:r>
      <w:r w:rsidDel="00000000" w:rsidR="00000000" w:rsidRPr="00000000">
        <w:rPr>
          <w:rtl w:val="0"/>
        </w:rPr>
        <w:t xml:space="preserve">. The present </w:t>
      </w:r>
      <w:r w:rsidDel="00000000" w:rsidR="00000000" w:rsidRPr="00000000">
        <w:rPr>
          <w:highlight w:val="white"/>
          <w:rtl w:val="0"/>
        </w:rPr>
        <w:t xml:space="preserve">table displays the aggregated results collapsed across all target words.</w:t>
      </w:r>
      <w:r w:rsidDel="00000000" w:rsidR="00000000" w:rsidRPr="00000000">
        <w:rPr>
          <w:rtl w:val="0"/>
        </w:rPr>
      </w:r>
    </w:p>
    <w:p w:rsidR="00000000" w:rsidDel="00000000" w:rsidP="00000000" w:rsidRDefault="00000000" w:rsidRPr="00000000" w14:paraId="0000038C">
      <w:pPr>
        <w:ind w:firstLine="0"/>
        <w:rPr>
          <w:b w:val="1"/>
        </w:rPr>
      </w:pPr>
      <w:r w:rsidDel="00000000" w:rsidR="00000000" w:rsidRPr="00000000">
        <w:rPr>
          <w:b w:val="1"/>
          <w:rtl w:val="0"/>
        </w:rPr>
        <w:t xml:space="preserve">Main analyses</w:t>
      </w:r>
    </w:p>
    <w:p w:rsidR="00000000" w:rsidDel="00000000" w:rsidP="00000000" w:rsidRDefault="00000000" w:rsidRPr="00000000" w14:paraId="0000038D">
      <w:pPr>
        <w:rPr/>
      </w:pPr>
      <w:r w:rsidDel="00000000" w:rsidR="00000000" w:rsidRPr="00000000">
        <w:rPr>
          <w:rtl w:val="0"/>
        </w:rPr>
        <w:t xml:space="preserve">For Study 2, the focal dependent variable was the number of occurrences of the target thought during the second period of the study. For each contributing laboratory, two coders listened to the audio recordings independently and recorded the numbers of target thought occurrences in the forms of a) target thought mentions only, b) bell rings only, c) both at the same time, and d) the combined total of these three measures for each participant. This yielded high levels of inter-rater consistency (intra-class correlation coefficient = 93.0%). Discrepancies were discussed</w:t>
      </w:r>
      <w:sdt>
        <w:sdtPr>
          <w:id w:val="-867329450"/>
          <w:tag w:val="goog_rdk_220"/>
        </w:sdtPr>
        <w:sdtContent>
          <w:ins w:author="Magda Saraiva" w:id="127" w:date="2025-09-16T14:12:45Z">
            <w:r w:rsidDel="00000000" w:rsidR="00000000" w:rsidRPr="00000000">
              <w:rPr>
                <w:rtl w:val="0"/>
              </w:rPr>
              <w:t xml:space="preserve">,</w:t>
            </w:r>
          </w:ins>
        </w:sdtContent>
      </w:sdt>
      <w:r w:rsidDel="00000000" w:rsidR="00000000" w:rsidRPr="00000000">
        <w:rPr>
          <w:rtl w:val="0"/>
        </w:rPr>
        <w:t xml:space="preserve"> and a consensus was reached for each instance of discrepancy. </w:t>
      </w:r>
    </w:p>
    <w:p w:rsidR="00000000" w:rsidDel="00000000" w:rsidP="00000000" w:rsidRDefault="00000000" w:rsidRPr="00000000" w14:paraId="0000038E">
      <w:pPr>
        <w:rPr>
          <w:highlight w:val="white"/>
        </w:rPr>
      </w:pPr>
      <w:r w:rsidDel="00000000" w:rsidR="00000000" w:rsidRPr="00000000">
        <w:rPr>
          <w:rtl w:val="0"/>
        </w:rPr>
        <w:t xml:space="preserve">A preliminary 2 (initial instructions: suppression vs. concentration) × 4 (target thought: gorilla vs. tiger vs. food vs. diseases)</w:t>
      </w:r>
      <w:r w:rsidDel="00000000" w:rsidR="00000000" w:rsidRPr="00000000">
        <w:rPr>
          <w:highlight w:val="white"/>
          <w:rtl w:val="0"/>
        </w:rPr>
        <w:t xml:space="preserve"> ANOVA was conducted. Only 2 out of 35 labs (5.7%) – essentially close to a 5% chance level – yielded a significant interaction. We therefore collapsed the results across the four target thoughts in the main analyses. Note that we proceeded with this aggregated analysis regardless of the results of the preliminary analyses.</w:t>
      </w:r>
    </w:p>
    <w:p w:rsidR="00000000" w:rsidDel="00000000" w:rsidP="00000000" w:rsidRDefault="00000000" w:rsidRPr="00000000" w14:paraId="0000038F">
      <w:pPr>
        <w:rPr/>
      </w:pPr>
      <w:r w:rsidDel="00000000" w:rsidR="00000000" w:rsidRPr="00000000">
        <w:rPr>
          <w:rtl w:val="0"/>
        </w:rPr>
        <w:t xml:space="preserve">Similar to Study 1, to examine generalizability issues, we also analyzed the data as a mixed effects model with target word as a random intercept, and condition and target word as fixed effects.</w:t>
      </w:r>
      <w:r w:rsidDel="00000000" w:rsidR="00000000" w:rsidRPr="00000000">
        <w:rPr>
          <w:i w:val="1"/>
          <w:rtl w:val="0"/>
        </w:rPr>
        <w:t xml:space="preserve"> </w:t>
      </w:r>
      <w:r w:rsidDel="00000000" w:rsidR="00000000" w:rsidRPr="00000000">
        <w:rPr>
          <w:rtl w:val="0"/>
        </w:rPr>
        <w:t xml:space="preserve">Unlike in Study 1, participants cannot be defined as a random intercept because this would require the presence of at least one within-participant factor, which Study 2 does not have. The models converged though the error warnings were concerning. The variance due to individual variation in responses to target words is 9.6%. A simpler model that was preregistered</w:t>
      </w:r>
      <w:r w:rsidDel="00000000" w:rsidR="00000000" w:rsidRPr="00000000">
        <w:rPr>
          <w:vertAlign w:val="superscript"/>
        </w:rPr>
        <w:footnoteReference w:customMarkFollows="0" w:id="9"/>
      </w:r>
      <w:r w:rsidDel="00000000" w:rsidR="00000000" w:rsidRPr="00000000">
        <w:rPr>
          <w:rtl w:val="0"/>
        </w:rPr>
        <w:t xml:space="preserve"> was executed by removing the target word as fixed effects. This did not trigger convergence warnings. In this model, the variance due to individual variation in responses to target words is 7.3%. Taken together, one can conclude there is some variation in responses to target words.</w:t>
      </w:r>
    </w:p>
    <w:p w:rsidR="00000000" w:rsidDel="00000000" w:rsidP="00000000" w:rsidRDefault="00000000" w:rsidRPr="00000000" w14:paraId="00000390">
      <w:pPr>
        <w:rPr/>
      </w:pPr>
      <w:r w:rsidDel="00000000" w:rsidR="00000000" w:rsidRPr="00000000">
        <w:rPr>
          <w:rtl w:val="0"/>
        </w:rPr>
        <w:t xml:space="preserve">The rebound effect was calculated by computing the standardized difference between the means (of the combined total metric) for the initial suppression and initial concentration conditions (i.e., Cohen’s d). We report the meta-analytic effect sizes computed from raw means here.</w:t>
      </w:r>
      <w:r w:rsidDel="00000000" w:rsidR="00000000" w:rsidRPr="00000000">
        <w:rPr>
          <w:vertAlign w:val="superscript"/>
          <w:rtl w:val="0"/>
        </w:rPr>
        <w:t xml:space="preserve"> </w:t>
      </w:r>
      <w:r w:rsidDel="00000000" w:rsidR="00000000" w:rsidRPr="00000000">
        <w:rPr>
          <w:rtl w:val="0"/>
        </w:rPr>
        <w:t xml:space="preserve">A positive effect size represented evidence for the rebound effect. </w:t>
      </w:r>
    </w:p>
    <w:p w:rsidR="00000000" w:rsidDel="00000000" w:rsidP="00000000" w:rsidRDefault="00000000" w:rsidRPr="00000000" w14:paraId="00000391">
      <w:pPr>
        <w:rPr/>
      </w:pPr>
      <w:r w:rsidDel="00000000" w:rsidR="00000000" w:rsidRPr="00000000">
        <w:rPr>
          <w:rtl w:val="0"/>
        </w:rPr>
        <w:t xml:space="preserve">Figure 2 shows the random effect meta-analytic effect size for the rebound effect (i.e., </w:t>
      </w:r>
      <w:r w:rsidDel="00000000" w:rsidR="00000000" w:rsidRPr="00000000">
        <w:rPr>
          <w:i w:val="1"/>
          <w:rtl w:val="0"/>
        </w:rPr>
        <w:t xml:space="preserve">d</w:t>
      </w:r>
      <w:r w:rsidDel="00000000" w:rsidR="00000000" w:rsidRPr="00000000">
        <w:rPr>
          <w:vertAlign w:val="subscript"/>
          <w:rtl w:val="0"/>
        </w:rPr>
        <w:t xml:space="preserve">rebound</w:t>
      </w:r>
      <w:r w:rsidDel="00000000" w:rsidR="00000000" w:rsidRPr="00000000">
        <w:rPr>
          <w:rtl w:val="0"/>
        </w:rPr>
        <w:t xml:space="preserve">) across labs. In Wegner et al’s (1987) original study, the rebound effect size was </w:t>
      </w:r>
      <w:r w:rsidDel="00000000" w:rsidR="00000000" w:rsidRPr="00000000">
        <w:rPr>
          <w:i w:val="1"/>
          <w:rtl w:val="0"/>
        </w:rPr>
        <w:t xml:space="preserve">d</w:t>
      </w:r>
      <w:r w:rsidDel="00000000" w:rsidR="00000000" w:rsidRPr="00000000">
        <w:rPr>
          <w:i w:val="1"/>
          <w:vertAlign w:val="subscript"/>
          <w:rtl w:val="0"/>
        </w:rPr>
        <w:t xml:space="preserve">rebound</w:t>
      </w:r>
      <w:r w:rsidDel="00000000" w:rsidR="00000000" w:rsidRPr="00000000">
        <w:rPr>
          <w:i w:val="1"/>
          <w:rtl w:val="0"/>
        </w:rPr>
        <w:t xml:space="preserve"> </w:t>
      </w:r>
      <w:r w:rsidDel="00000000" w:rsidR="00000000" w:rsidRPr="00000000">
        <w:rPr>
          <w:rtl w:val="0"/>
        </w:rPr>
        <w:t xml:space="preserve">= 0.77 [0.07, 1.47]; in our multi-lab data, we found a much weaker effect size, whose 95% confidence interval excluded zero, </w:t>
      </w:r>
      <w:r w:rsidDel="00000000" w:rsidR="00000000" w:rsidRPr="00000000">
        <w:rPr>
          <w:i w:val="1"/>
          <w:rtl w:val="0"/>
        </w:rPr>
        <w:t xml:space="preserve">d</w:t>
      </w:r>
      <w:r w:rsidDel="00000000" w:rsidR="00000000" w:rsidRPr="00000000">
        <w:rPr>
          <w:i w:val="1"/>
          <w:vertAlign w:val="subscript"/>
          <w:rtl w:val="0"/>
        </w:rPr>
        <w:t xml:space="preserve">rebound</w:t>
      </w:r>
      <w:r w:rsidDel="00000000" w:rsidR="00000000" w:rsidRPr="00000000">
        <w:rPr>
          <w:i w:val="1"/>
          <w:rtl w:val="0"/>
        </w:rPr>
        <w:t xml:space="preserve"> </w:t>
      </w:r>
      <w:r w:rsidDel="00000000" w:rsidR="00000000" w:rsidRPr="00000000">
        <w:rPr>
          <w:rtl w:val="0"/>
        </w:rPr>
        <w:t xml:space="preserve">= 0.12 [0.</w:t>
      </w:r>
      <w:sdt>
        <w:sdtPr>
          <w:id w:val="1036824580"/>
          <w:tag w:val="goog_rdk_221"/>
        </w:sdtPr>
        <w:sdtContent>
          <w:commentRangeStart w:id="16"/>
        </w:sdtContent>
      </w:sdt>
      <w:r w:rsidDel="00000000" w:rsidR="00000000" w:rsidRPr="00000000">
        <w:rPr>
          <w:rtl w:val="0"/>
        </w:rPr>
        <w:t xml:space="preserve">0004</w:t>
      </w:r>
      <w:commentRangeEnd w:id="16"/>
      <w:r w:rsidDel="00000000" w:rsidR="00000000" w:rsidRPr="00000000">
        <w:commentReference w:id="16"/>
      </w:r>
      <w:r w:rsidDel="00000000" w:rsidR="00000000" w:rsidRPr="00000000">
        <w:rPr>
          <w:rtl w:val="0"/>
        </w:rPr>
        <w:t xml:space="preserve">, 0.23], </w:t>
      </w:r>
      <w:r w:rsidDel="00000000" w:rsidR="00000000" w:rsidRPr="00000000">
        <w:rPr>
          <w:i w:val="1"/>
          <w:rtl w:val="0"/>
        </w:rPr>
        <w:t xml:space="preserve">p</w:t>
      </w:r>
      <w:r w:rsidDel="00000000" w:rsidR="00000000" w:rsidRPr="00000000">
        <w:rPr>
          <w:rtl w:val="0"/>
        </w:rPr>
        <w:t xml:space="preserve"> = .049, with significant heterogeneity between labs, τ = .29, </w:t>
      </w:r>
      <w:r w:rsidDel="00000000" w:rsidR="00000000" w:rsidRPr="00000000">
        <w:rPr>
          <w:i w:val="1"/>
          <w:rtl w:val="0"/>
        </w:rPr>
        <w:t xml:space="preserve">I</w:t>
      </w:r>
      <w:r w:rsidDel="00000000" w:rsidR="00000000" w:rsidRPr="00000000">
        <w:rPr>
          <w:vertAlign w:val="superscript"/>
          <w:rtl w:val="0"/>
        </w:rPr>
        <w:t xml:space="preserve">2</w:t>
      </w:r>
      <w:r w:rsidDel="00000000" w:rsidR="00000000" w:rsidRPr="00000000">
        <w:rPr>
          <w:rtl w:val="0"/>
        </w:rPr>
        <w:t xml:space="preserve"> = 65.2%, </w:t>
      </w:r>
      <w:r w:rsidDel="00000000" w:rsidR="00000000" w:rsidRPr="00000000">
        <w:rPr>
          <w:i w:val="1"/>
          <w:rtl w:val="0"/>
        </w:rPr>
        <w:t xml:space="preserve">H</w:t>
      </w:r>
      <w:r w:rsidDel="00000000" w:rsidR="00000000" w:rsidRPr="00000000">
        <w:rPr>
          <w:vertAlign w:val="superscript"/>
          <w:rtl w:val="0"/>
        </w:rPr>
        <w:t xml:space="preserve">2</w:t>
      </w:r>
      <w:r w:rsidDel="00000000" w:rsidR="00000000" w:rsidRPr="00000000">
        <w:rPr>
          <w:rtl w:val="0"/>
        </w:rPr>
        <w:t xml:space="preserve"> = 2.87, </w:t>
      </w:r>
      <w:r w:rsidDel="00000000" w:rsidR="00000000" w:rsidRPr="00000000">
        <w:rPr>
          <w:i w:val="1"/>
          <w:rtl w:val="0"/>
        </w:rPr>
        <w:t xml:space="preserve">Q</w:t>
      </w:r>
      <w:r w:rsidDel="00000000" w:rsidR="00000000" w:rsidRPr="00000000">
        <w:rPr>
          <w:rtl w:val="0"/>
        </w:rPr>
        <w:t xml:space="preserve"> (</w:t>
      </w:r>
      <w:r w:rsidDel="00000000" w:rsidR="00000000" w:rsidRPr="00000000">
        <w:rPr>
          <w:i w:val="1"/>
          <w:rtl w:val="0"/>
        </w:rPr>
        <w:t xml:space="preserve">df</w:t>
      </w:r>
      <w:r w:rsidDel="00000000" w:rsidR="00000000" w:rsidRPr="00000000">
        <w:rPr>
          <w:rtl w:val="0"/>
        </w:rPr>
        <w:t xml:space="preserve"> = 35) = 100.1, </w:t>
      </w:r>
      <w:r w:rsidDel="00000000" w:rsidR="00000000" w:rsidRPr="00000000">
        <w:rPr>
          <w:i w:val="1"/>
          <w:rtl w:val="0"/>
        </w:rPr>
        <w:t xml:space="preserve">p</w:t>
      </w:r>
      <w:r w:rsidDel="00000000" w:rsidR="00000000" w:rsidRPr="00000000">
        <w:rPr>
          <w:rtl w:val="0"/>
        </w:rPr>
        <w:t xml:space="preserve"> &lt; .001. The forest plot in Figure 2 suggests that one lab had a very different effect size (</w:t>
      </w:r>
      <w:r w:rsidDel="00000000" w:rsidR="00000000" w:rsidRPr="00000000">
        <w:rPr>
          <w:i w:val="1"/>
          <w:rtl w:val="0"/>
        </w:rPr>
        <w:t xml:space="preserve">d</w:t>
      </w:r>
      <w:r w:rsidDel="00000000" w:rsidR="00000000" w:rsidRPr="00000000">
        <w:rPr>
          <w:rtl w:val="0"/>
        </w:rPr>
        <w:t xml:space="preserve"> = -1.04) from the rest; the Grubbs (1950) test also identified this datapoint as an outlier. If this lab’s data </w:t>
      </w:r>
      <w:sdt>
        <w:sdtPr>
          <w:id w:val="1311656947"/>
          <w:tag w:val="goog_rdk_222"/>
        </w:sdtPr>
        <w:sdtContent>
          <w:ins w:author="Kyungmi Kim" w:id="128" w:date="2025-09-27T20:21:47Z">
            <w:r w:rsidDel="00000000" w:rsidR="00000000" w:rsidRPr="00000000">
              <w:rPr>
                <w:rtl w:val="0"/>
              </w:rPr>
              <w:t xml:space="preserve">were</w:t>
            </w:r>
          </w:ins>
        </w:sdtContent>
      </w:sdt>
      <w:sdt>
        <w:sdtPr>
          <w:id w:val="996323123"/>
          <w:tag w:val="goog_rdk_223"/>
        </w:sdtPr>
        <w:sdtContent>
          <w:del w:author="Kyungmi Kim" w:id="128" w:date="2025-09-27T20:21:47Z">
            <w:r w:rsidDel="00000000" w:rsidR="00000000" w:rsidRPr="00000000">
              <w:rPr>
                <w:rtl w:val="0"/>
              </w:rPr>
              <w:delText xml:space="preserve">was</w:delText>
            </w:r>
          </w:del>
        </w:sdtContent>
      </w:sdt>
      <w:r w:rsidDel="00000000" w:rsidR="00000000" w:rsidRPr="00000000">
        <w:rPr>
          <w:rtl w:val="0"/>
        </w:rPr>
        <w:t xml:space="preserve"> excluded from our analysis (not preregistered), it only lowered the p-value and reduced the confidence intervals slightly, but the meta-analytic effect size did not change,</w:t>
      </w:r>
      <w:r w:rsidDel="00000000" w:rsidR="00000000" w:rsidRPr="00000000">
        <w:rPr>
          <w:i w:val="1"/>
          <w:rtl w:val="0"/>
        </w:rPr>
        <w:t xml:space="preserve"> d</w:t>
      </w:r>
      <w:r w:rsidDel="00000000" w:rsidR="00000000" w:rsidRPr="00000000">
        <w:rPr>
          <w:i w:val="1"/>
          <w:vertAlign w:val="subscript"/>
          <w:rtl w:val="0"/>
        </w:rPr>
        <w:t xml:space="preserve">rebound</w:t>
      </w:r>
      <w:r w:rsidDel="00000000" w:rsidR="00000000" w:rsidRPr="00000000">
        <w:rPr>
          <w:i w:val="1"/>
          <w:rtl w:val="0"/>
        </w:rPr>
        <w:t xml:space="preserve"> </w:t>
      </w:r>
      <w:r w:rsidDel="00000000" w:rsidR="00000000" w:rsidRPr="00000000">
        <w:rPr>
          <w:rtl w:val="0"/>
        </w:rPr>
        <w:t xml:space="preserve">= 0.12 [0.02, 0.22], </w:t>
      </w:r>
      <w:r w:rsidDel="00000000" w:rsidR="00000000" w:rsidRPr="00000000">
        <w:rPr>
          <w:i w:val="1"/>
          <w:rtl w:val="0"/>
        </w:rPr>
        <w:t xml:space="preserve">p</w:t>
      </w:r>
      <w:r w:rsidDel="00000000" w:rsidR="00000000" w:rsidRPr="00000000">
        <w:rPr>
          <w:rtl w:val="0"/>
        </w:rPr>
        <w:t xml:space="preserve"> = .013.</w:t>
      </w:r>
    </w:p>
    <w:p w:rsidR="00000000" w:rsidDel="00000000" w:rsidP="00000000" w:rsidRDefault="00000000" w:rsidRPr="00000000" w14:paraId="00000392">
      <w:pPr>
        <w:rPr/>
      </w:pPr>
      <w:r w:rsidDel="00000000" w:rsidR="00000000" w:rsidRPr="00000000">
        <w:rPr>
          <w:rtl w:val="0"/>
        </w:rPr>
        <w:t xml:space="preserve">In our preregistration, we suggested that rebound effects could be stronger for </w:t>
      </w:r>
      <w:r w:rsidDel="00000000" w:rsidR="00000000" w:rsidRPr="00000000">
        <w:rPr>
          <w:i w:val="1"/>
          <w:rtl w:val="0"/>
        </w:rPr>
        <w:t xml:space="preserve">gorilla</w:t>
      </w:r>
      <w:r w:rsidDel="00000000" w:rsidR="00000000" w:rsidRPr="00000000">
        <w:rPr>
          <w:rtl w:val="0"/>
        </w:rPr>
        <w:t xml:space="preserve"> and </w:t>
      </w:r>
      <w:r w:rsidDel="00000000" w:rsidR="00000000" w:rsidRPr="00000000">
        <w:rPr>
          <w:i w:val="1"/>
          <w:rtl w:val="0"/>
        </w:rPr>
        <w:t xml:space="preserve">tiger</w:t>
      </w:r>
      <w:r w:rsidDel="00000000" w:rsidR="00000000" w:rsidRPr="00000000">
        <w:rPr>
          <w:rtl w:val="0"/>
        </w:rPr>
        <w:t xml:space="preserve"> than for </w:t>
      </w:r>
      <w:r w:rsidDel="00000000" w:rsidR="00000000" w:rsidRPr="00000000">
        <w:rPr>
          <w:i w:val="1"/>
          <w:rtl w:val="0"/>
        </w:rPr>
        <w:t xml:space="preserve">food</w:t>
      </w:r>
      <w:r w:rsidDel="00000000" w:rsidR="00000000" w:rsidRPr="00000000">
        <w:rPr>
          <w:rtl w:val="0"/>
        </w:rPr>
        <w:t xml:space="preserve"> and </w:t>
      </w:r>
      <w:r w:rsidDel="00000000" w:rsidR="00000000" w:rsidRPr="00000000">
        <w:rPr>
          <w:i w:val="1"/>
          <w:rtl w:val="0"/>
        </w:rPr>
        <w:t xml:space="preserve">diseases</w:t>
      </w:r>
      <w:r w:rsidDel="00000000" w:rsidR="00000000" w:rsidRPr="00000000">
        <w:rPr>
          <w:rtl w:val="0"/>
        </w:rPr>
        <w:t xml:space="preserve">. This was indeed the case. When the target word was </w:t>
      </w:r>
      <w:r w:rsidDel="00000000" w:rsidR="00000000" w:rsidRPr="00000000">
        <w:rPr>
          <w:i w:val="1"/>
          <w:rtl w:val="0"/>
        </w:rPr>
        <w:t xml:space="preserve">tiger</w:t>
      </w:r>
      <w:r w:rsidDel="00000000" w:rsidR="00000000" w:rsidRPr="00000000">
        <w:rPr>
          <w:rtl w:val="0"/>
        </w:rPr>
        <w:t xml:space="preserve">, the meta-analytic effect sizes excluded zero, </w:t>
      </w:r>
      <w:r w:rsidDel="00000000" w:rsidR="00000000" w:rsidRPr="00000000">
        <w:rPr>
          <w:i w:val="1"/>
          <w:rtl w:val="0"/>
        </w:rPr>
        <w:t xml:space="preserve">d</w:t>
      </w:r>
      <w:r w:rsidDel="00000000" w:rsidR="00000000" w:rsidRPr="00000000">
        <w:rPr>
          <w:i w:val="1"/>
          <w:vertAlign w:val="subscript"/>
          <w:rtl w:val="0"/>
        </w:rPr>
        <w:t xml:space="preserve">rebound.tiger</w:t>
      </w:r>
      <w:r w:rsidDel="00000000" w:rsidR="00000000" w:rsidRPr="00000000">
        <w:rPr>
          <w:i w:val="1"/>
          <w:rtl w:val="0"/>
        </w:rPr>
        <w:t xml:space="preserve"> </w:t>
      </w:r>
      <w:r w:rsidDel="00000000" w:rsidR="00000000" w:rsidRPr="00000000">
        <w:rPr>
          <w:rtl w:val="0"/>
        </w:rPr>
        <w:t xml:space="preserve">= 0.16 [0.02, 0.30], </w:t>
      </w:r>
      <w:r w:rsidDel="00000000" w:rsidR="00000000" w:rsidRPr="00000000">
        <w:rPr>
          <w:i w:val="1"/>
          <w:rtl w:val="0"/>
        </w:rPr>
        <w:t xml:space="preserve">p</w:t>
      </w:r>
      <w:r w:rsidDel="00000000" w:rsidR="00000000" w:rsidRPr="00000000">
        <w:rPr>
          <w:rtl w:val="0"/>
        </w:rPr>
        <w:t xml:space="preserve"> = .023, with no heterogeneity, τ &lt; .01, </w:t>
      </w:r>
      <w:r w:rsidDel="00000000" w:rsidR="00000000" w:rsidRPr="00000000">
        <w:rPr>
          <w:i w:val="1"/>
          <w:rtl w:val="0"/>
        </w:rPr>
        <w:t xml:space="preserve">I</w:t>
      </w:r>
      <w:r w:rsidDel="00000000" w:rsidR="00000000" w:rsidRPr="00000000">
        <w:rPr>
          <w:vertAlign w:val="superscript"/>
          <w:rtl w:val="0"/>
        </w:rPr>
        <w:t xml:space="preserve">2</w:t>
      </w:r>
      <w:r w:rsidDel="00000000" w:rsidR="00000000" w:rsidRPr="00000000">
        <w:rPr>
          <w:rtl w:val="0"/>
        </w:rPr>
        <w:t xml:space="preserve"> &lt; .01%, </w:t>
      </w:r>
      <w:r w:rsidDel="00000000" w:rsidR="00000000" w:rsidRPr="00000000">
        <w:rPr>
          <w:i w:val="1"/>
          <w:rtl w:val="0"/>
        </w:rPr>
        <w:t xml:space="preserve">H</w:t>
      </w:r>
      <w:r w:rsidDel="00000000" w:rsidR="00000000" w:rsidRPr="00000000">
        <w:rPr>
          <w:vertAlign w:val="superscript"/>
          <w:rtl w:val="0"/>
        </w:rPr>
        <w:t xml:space="preserve">2</w:t>
      </w:r>
      <w:r w:rsidDel="00000000" w:rsidR="00000000" w:rsidRPr="00000000">
        <w:rPr>
          <w:rtl w:val="0"/>
        </w:rPr>
        <w:t xml:space="preserve"> = 1.0, </w:t>
      </w:r>
      <w:r w:rsidDel="00000000" w:rsidR="00000000" w:rsidRPr="00000000">
        <w:rPr>
          <w:i w:val="1"/>
          <w:rtl w:val="0"/>
        </w:rPr>
        <w:t xml:space="preserve">Q</w:t>
      </w:r>
      <w:r w:rsidDel="00000000" w:rsidR="00000000" w:rsidRPr="00000000">
        <w:rPr>
          <w:rtl w:val="0"/>
        </w:rPr>
        <w:t xml:space="preserve"> (</w:t>
      </w:r>
      <w:r w:rsidDel="00000000" w:rsidR="00000000" w:rsidRPr="00000000">
        <w:rPr>
          <w:i w:val="1"/>
          <w:rtl w:val="0"/>
        </w:rPr>
        <w:t xml:space="preserve">df</w:t>
      </w:r>
      <w:r w:rsidDel="00000000" w:rsidR="00000000" w:rsidRPr="00000000">
        <w:rPr>
          <w:rtl w:val="0"/>
        </w:rPr>
        <w:t xml:space="preserve"> = 35) = 30.2, </w:t>
      </w:r>
      <w:r w:rsidDel="00000000" w:rsidR="00000000" w:rsidRPr="00000000">
        <w:rPr>
          <w:i w:val="1"/>
          <w:rtl w:val="0"/>
        </w:rPr>
        <w:t xml:space="preserve">p</w:t>
      </w:r>
      <w:r w:rsidDel="00000000" w:rsidR="00000000" w:rsidRPr="00000000">
        <w:rPr>
          <w:rtl w:val="0"/>
        </w:rPr>
        <w:t xml:space="preserve"> = .701, and a similar effect size was found for </w:t>
      </w:r>
      <w:r w:rsidDel="00000000" w:rsidR="00000000" w:rsidRPr="00000000">
        <w:rPr>
          <w:i w:val="1"/>
          <w:rtl w:val="0"/>
        </w:rPr>
        <w:t xml:space="preserve">gorilla </w:t>
      </w:r>
      <w:r w:rsidDel="00000000" w:rsidR="00000000" w:rsidRPr="00000000">
        <w:rPr>
          <w:rtl w:val="0"/>
        </w:rPr>
        <w:t xml:space="preserve">as well, </w:t>
      </w:r>
      <w:r w:rsidDel="00000000" w:rsidR="00000000" w:rsidRPr="00000000">
        <w:rPr>
          <w:i w:val="1"/>
          <w:rtl w:val="0"/>
        </w:rPr>
        <w:t xml:space="preserve">d</w:t>
      </w:r>
      <w:r w:rsidDel="00000000" w:rsidR="00000000" w:rsidRPr="00000000">
        <w:rPr>
          <w:i w:val="1"/>
          <w:vertAlign w:val="subscript"/>
          <w:rtl w:val="0"/>
        </w:rPr>
        <w:t xml:space="preserve">rebound.gorilla</w:t>
      </w:r>
      <w:r w:rsidDel="00000000" w:rsidR="00000000" w:rsidRPr="00000000">
        <w:rPr>
          <w:i w:val="1"/>
          <w:rtl w:val="0"/>
        </w:rPr>
        <w:t xml:space="preserve"> </w:t>
      </w:r>
      <w:r w:rsidDel="00000000" w:rsidR="00000000" w:rsidRPr="00000000">
        <w:rPr>
          <w:rtl w:val="0"/>
        </w:rPr>
        <w:t xml:space="preserve">= 0.18 [0.04, 0.32], </w:t>
      </w:r>
      <w:r w:rsidDel="00000000" w:rsidR="00000000" w:rsidRPr="00000000">
        <w:rPr>
          <w:i w:val="1"/>
          <w:rtl w:val="0"/>
        </w:rPr>
        <w:t xml:space="preserve">p</w:t>
      </w:r>
      <w:r w:rsidDel="00000000" w:rsidR="00000000" w:rsidRPr="00000000">
        <w:rPr>
          <w:rtl w:val="0"/>
        </w:rPr>
        <w:t xml:space="preserve"> = .014, with no heterogeneity, τ = .05, </w:t>
      </w:r>
      <w:r w:rsidDel="00000000" w:rsidR="00000000" w:rsidRPr="00000000">
        <w:rPr>
          <w:i w:val="1"/>
          <w:rtl w:val="0"/>
        </w:rPr>
        <w:t xml:space="preserve">I</w:t>
      </w:r>
      <w:r w:rsidDel="00000000" w:rsidR="00000000" w:rsidRPr="00000000">
        <w:rPr>
          <w:vertAlign w:val="superscript"/>
          <w:rtl w:val="0"/>
        </w:rPr>
        <w:t xml:space="preserve">2</w:t>
      </w:r>
      <w:r w:rsidDel="00000000" w:rsidR="00000000" w:rsidRPr="00000000">
        <w:rPr>
          <w:rtl w:val="0"/>
        </w:rPr>
        <w:t xml:space="preserve"> = 1.60%, </w:t>
      </w:r>
      <w:r w:rsidDel="00000000" w:rsidR="00000000" w:rsidRPr="00000000">
        <w:rPr>
          <w:i w:val="1"/>
          <w:rtl w:val="0"/>
        </w:rPr>
        <w:t xml:space="preserve">H</w:t>
      </w:r>
      <w:r w:rsidDel="00000000" w:rsidR="00000000" w:rsidRPr="00000000">
        <w:rPr>
          <w:vertAlign w:val="superscript"/>
          <w:rtl w:val="0"/>
        </w:rPr>
        <w:t xml:space="preserve">2</w:t>
      </w:r>
      <w:r w:rsidDel="00000000" w:rsidR="00000000" w:rsidRPr="00000000">
        <w:rPr>
          <w:rtl w:val="0"/>
        </w:rPr>
        <w:t xml:space="preserve"> = 1.02, </w:t>
      </w:r>
      <w:r w:rsidDel="00000000" w:rsidR="00000000" w:rsidRPr="00000000">
        <w:rPr>
          <w:i w:val="1"/>
          <w:rtl w:val="0"/>
        </w:rPr>
        <w:t xml:space="preserve">Q</w:t>
      </w:r>
      <w:r w:rsidDel="00000000" w:rsidR="00000000" w:rsidRPr="00000000">
        <w:rPr>
          <w:rtl w:val="0"/>
        </w:rPr>
        <w:t xml:space="preserve"> (</w:t>
      </w:r>
      <w:r w:rsidDel="00000000" w:rsidR="00000000" w:rsidRPr="00000000">
        <w:rPr>
          <w:i w:val="1"/>
          <w:rtl w:val="0"/>
        </w:rPr>
        <w:t xml:space="preserve">df</w:t>
      </w:r>
      <w:r w:rsidDel="00000000" w:rsidR="00000000" w:rsidRPr="00000000">
        <w:rPr>
          <w:rtl w:val="0"/>
        </w:rPr>
        <w:t xml:space="preserve"> = 35) = 34.16, </w:t>
      </w:r>
      <w:r w:rsidDel="00000000" w:rsidR="00000000" w:rsidRPr="00000000">
        <w:rPr>
          <w:i w:val="1"/>
          <w:rtl w:val="0"/>
        </w:rPr>
        <w:t xml:space="preserve">p</w:t>
      </w:r>
      <w:r w:rsidDel="00000000" w:rsidR="00000000" w:rsidRPr="00000000">
        <w:rPr>
          <w:rtl w:val="0"/>
        </w:rPr>
        <w:t xml:space="preserve"> = .509. For </w:t>
      </w:r>
      <w:r w:rsidDel="00000000" w:rsidR="00000000" w:rsidRPr="00000000">
        <w:rPr>
          <w:i w:val="1"/>
          <w:rtl w:val="0"/>
        </w:rPr>
        <w:t xml:space="preserve">food, </w:t>
      </w:r>
      <w:r w:rsidDel="00000000" w:rsidR="00000000" w:rsidRPr="00000000">
        <w:rPr>
          <w:rtl w:val="0"/>
        </w:rPr>
        <w:t xml:space="preserve">the effect size was clearly much weaker, with confidence intervals including zero, </w:t>
      </w:r>
      <w:r w:rsidDel="00000000" w:rsidR="00000000" w:rsidRPr="00000000">
        <w:rPr>
          <w:i w:val="1"/>
          <w:rtl w:val="0"/>
        </w:rPr>
        <w:t xml:space="preserve">d</w:t>
      </w:r>
      <w:r w:rsidDel="00000000" w:rsidR="00000000" w:rsidRPr="00000000">
        <w:rPr>
          <w:i w:val="1"/>
          <w:vertAlign w:val="subscript"/>
          <w:rtl w:val="0"/>
        </w:rPr>
        <w:t xml:space="preserve">rebound.food</w:t>
      </w:r>
      <w:r w:rsidDel="00000000" w:rsidR="00000000" w:rsidRPr="00000000">
        <w:rPr>
          <w:i w:val="1"/>
          <w:rtl w:val="0"/>
        </w:rPr>
        <w:t xml:space="preserve"> </w:t>
      </w:r>
      <w:r w:rsidDel="00000000" w:rsidR="00000000" w:rsidRPr="00000000">
        <w:rPr>
          <w:rtl w:val="0"/>
        </w:rPr>
        <w:t xml:space="preserve">= 0.07 [-0.07, 0.21], </w:t>
      </w:r>
      <w:r w:rsidDel="00000000" w:rsidR="00000000" w:rsidRPr="00000000">
        <w:rPr>
          <w:i w:val="1"/>
          <w:rtl w:val="0"/>
        </w:rPr>
        <w:t xml:space="preserve">p</w:t>
      </w:r>
      <w:r w:rsidDel="00000000" w:rsidR="00000000" w:rsidRPr="00000000">
        <w:rPr>
          <w:rtl w:val="0"/>
        </w:rPr>
        <w:t xml:space="preserve"> = .342, with no heterogeneity, τ = .10, </w:t>
      </w:r>
      <w:r w:rsidDel="00000000" w:rsidR="00000000" w:rsidRPr="00000000">
        <w:rPr>
          <w:i w:val="1"/>
          <w:rtl w:val="0"/>
        </w:rPr>
        <w:t xml:space="preserve">I</w:t>
      </w:r>
      <w:r w:rsidDel="00000000" w:rsidR="00000000" w:rsidRPr="00000000">
        <w:rPr>
          <w:vertAlign w:val="superscript"/>
          <w:rtl w:val="0"/>
        </w:rPr>
        <w:t xml:space="preserve">2</w:t>
      </w:r>
      <w:r w:rsidDel="00000000" w:rsidR="00000000" w:rsidRPr="00000000">
        <w:rPr>
          <w:rtl w:val="0"/>
        </w:rPr>
        <w:t xml:space="preserve"> = 5.59%, </w:t>
      </w:r>
      <w:r w:rsidDel="00000000" w:rsidR="00000000" w:rsidRPr="00000000">
        <w:rPr>
          <w:i w:val="1"/>
          <w:rtl w:val="0"/>
        </w:rPr>
        <w:t xml:space="preserve">H</w:t>
      </w:r>
      <w:r w:rsidDel="00000000" w:rsidR="00000000" w:rsidRPr="00000000">
        <w:rPr>
          <w:vertAlign w:val="superscript"/>
          <w:rtl w:val="0"/>
        </w:rPr>
        <w:t xml:space="preserve">2</w:t>
      </w:r>
      <w:r w:rsidDel="00000000" w:rsidR="00000000" w:rsidRPr="00000000">
        <w:rPr>
          <w:rtl w:val="0"/>
        </w:rPr>
        <w:t xml:space="preserve"> = 1.06, </w:t>
      </w:r>
      <w:r w:rsidDel="00000000" w:rsidR="00000000" w:rsidRPr="00000000">
        <w:rPr>
          <w:i w:val="1"/>
          <w:rtl w:val="0"/>
        </w:rPr>
        <w:t xml:space="preserve">Q</w:t>
      </w:r>
      <w:r w:rsidDel="00000000" w:rsidR="00000000" w:rsidRPr="00000000">
        <w:rPr>
          <w:rtl w:val="0"/>
        </w:rPr>
        <w:t xml:space="preserve"> (</w:t>
      </w:r>
      <w:r w:rsidDel="00000000" w:rsidR="00000000" w:rsidRPr="00000000">
        <w:rPr>
          <w:i w:val="1"/>
          <w:rtl w:val="0"/>
        </w:rPr>
        <w:t xml:space="preserve">df</w:t>
      </w:r>
      <w:r w:rsidDel="00000000" w:rsidR="00000000" w:rsidRPr="00000000">
        <w:rPr>
          <w:rtl w:val="0"/>
        </w:rPr>
        <w:t xml:space="preserve"> = 35) = 36.23, </w:t>
      </w:r>
      <w:r w:rsidDel="00000000" w:rsidR="00000000" w:rsidRPr="00000000">
        <w:rPr>
          <w:i w:val="1"/>
          <w:rtl w:val="0"/>
        </w:rPr>
        <w:t xml:space="preserve">p</w:t>
      </w:r>
      <w:r w:rsidDel="00000000" w:rsidR="00000000" w:rsidRPr="00000000">
        <w:rPr>
          <w:rtl w:val="0"/>
        </w:rPr>
        <w:t xml:space="preserve"> = .411. Likewise, for </w:t>
      </w:r>
      <w:r w:rsidDel="00000000" w:rsidR="00000000" w:rsidRPr="00000000">
        <w:rPr>
          <w:i w:val="1"/>
          <w:rtl w:val="0"/>
        </w:rPr>
        <w:t xml:space="preserve">diseases</w:t>
      </w:r>
      <w:r w:rsidDel="00000000" w:rsidR="00000000" w:rsidRPr="00000000">
        <w:rPr>
          <w:rtl w:val="0"/>
        </w:rPr>
        <w:t xml:space="preserve">, the effect was clearly absent, </w:t>
      </w:r>
      <w:r w:rsidDel="00000000" w:rsidR="00000000" w:rsidRPr="00000000">
        <w:rPr>
          <w:i w:val="1"/>
          <w:rtl w:val="0"/>
        </w:rPr>
        <w:t xml:space="preserve">d</w:t>
      </w:r>
      <w:r w:rsidDel="00000000" w:rsidR="00000000" w:rsidRPr="00000000">
        <w:rPr>
          <w:i w:val="1"/>
          <w:vertAlign w:val="subscript"/>
          <w:rtl w:val="0"/>
        </w:rPr>
        <w:t xml:space="preserve">rebound.diseases</w:t>
      </w:r>
      <w:r w:rsidDel="00000000" w:rsidR="00000000" w:rsidRPr="00000000">
        <w:rPr>
          <w:i w:val="1"/>
          <w:rtl w:val="0"/>
        </w:rPr>
        <w:t xml:space="preserve"> </w:t>
      </w:r>
      <w:r w:rsidDel="00000000" w:rsidR="00000000" w:rsidRPr="00000000">
        <w:rPr>
          <w:rtl w:val="0"/>
        </w:rPr>
        <w:t xml:space="preserve">= 0.02 [-0.11, 0.17], </w:t>
      </w:r>
      <w:r w:rsidDel="00000000" w:rsidR="00000000" w:rsidRPr="00000000">
        <w:rPr>
          <w:i w:val="1"/>
          <w:rtl w:val="0"/>
        </w:rPr>
        <w:t xml:space="preserve">p</w:t>
      </w:r>
      <w:r w:rsidDel="00000000" w:rsidR="00000000" w:rsidRPr="00000000">
        <w:rPr>
          <w:rtl w:val="0"/>
        </w:rPr>
        <w:t xml:space="preserve"> = .70, with no heterogeneity, τ &lt; .01, </w:t>
      </w:r>
      <w:r w:rsidDel="00000000" w:rsidR="00000000" w:rsidRPr="00000000">
        <w:rPr>
          <w:i w:val="1"/>
          <w:rtl w:val="0"/>
        </w:rPr>
        <w:t xml:space="preserve">I</w:t>
      </w:r>
      <w:r w:rsidDel="00000000" w:rsidR="00000000" w:rsidRPr="00000000">
        <w:rPr>
          <w:vertAlign w:val="superscript"/>
          <w:rtl w:val="0"/>
        </w:rPr>
        <w:t xml:space="preserve">2</w:t>
      </w:r>
      <w:r w:rsidDel="00000000" w:rsidR="00000000" w:rsidRPr="00000000">
        <w:rPr>
          <w:rtl w:val="0"/>
        </w:rPr>
        <w:t xml:space="preserve"> &lt; .01%, </w:t>
      </w:r>
      <w:r w:rsidDel="00000000" w:rsidR="00000000" w:rsidRPr="00000000">
        <w:rPr>
          <w:i w:val="1"/>
          <w:rtl w:val="0"/>
        </w:rPr>
        <w:t xml:space="preserve">H</w:t>
      </w:r>
      <w:r w:rsidDel="00000000" w:rsidR="00000000" w:rsidRPr="00000000">
        <w:rPr>
          <w:vertAlign w:val="superscript"/>
          <w:rtl w:val="0"/>
        </w:rPr>
        <w:t xml:space="preserve">2</w:t>
      </w:r>
      <w:r w:rsidDel="00000000" w:rsidR="00000000" w:rsidRPr="00000000">
        <w:rPr>
          <w:rtl w:val="0"/>
        </w:rPr>
        <w:t xml:space="preserve"> = 1.0, </w:t>
      </w:r>
      <w:r w:rsidDel="00000000" w:rsidR="00000000" w:rsidRPr="00000000">
        <w:rPr>
          <w:i w:val="1"/>
          <w:rtl w:val="0"/>
        </w:rPr>
        <w:t xml:space="preserve">Q</w:t>
      </w:r>
      <w:r w:rsidDel="00000000" w:rsidR="00000000" w:rsidRPr="00000000">
        <w:rPr>
          <w:rtl w:val="0"/>
        </w:rPr>
        <w:t xml:space="preserve"> (</w:t>
      </w:r>
      <w:r w:rsidDel="00000000" w:rsidR="00000000" w:rsidRPr="00000000">
        <w:rPr>
          <w:i w:val="1"/>
          <w:rtl w:val="0"/>
        </w:rPr>
        <w:t xml:space="preserve">df</w:t>
      </w:r>
      <w:r w:rsidDel="00000000" w:rsidR="00000000" w:rsidRPr="00000000">
        <w:rPr>
          <w:rtl w:val="0"/>
        </w:rPr>
        <w:t xml:space="preserve"> = 35) = 34.07, </w:t>
      </w:r>
      <w:r w:rsidDel="00000000" w:rsidR="00000000" w:rsidRPr="00000000">
        <w:rPr>
          <w:i w:val="1"/>
          <w:rtl w:val="0"/>
        </w:rPr>
        <w:t xml:space="preserve">p</w:t>
      </w:r>
      <w:r w:rsidDel="00000000" w:rsidR="00000000" w:rsidRPr="00000000">
        <w:rPr>
          <w:rtl w:val="0"/>
        </w:rPr>
        <w:t xml:space="preserve"> = .513. Although these results confirmed our suspicion, we should note that the sample sizes (</w:t>
      </w:r>
      <w:r w:rsidDel="00000000" w:rsidR="00000000" w:rsidRPr="00000000">
        <w:rPr>
          <w:i w:val="1"/>
          <w:rtl w:val="0"/>
        </w:rPr>
        <w:t xml:space="preserve">n.tiger</w:t>
      </w:r>
      <w:r w:rsidDel="00000000" w:rsidR="00000000" w:rsidRPr="00000000">
        <w:rPr>
          <w:rtl w:val="0"/>
        </w:rPr>
        <w:t xml:space="preserve"> = 762, </w:t>
      </w:r>
      <w:r w:rsidDel="00000000" w:rsidR="00000000" w:rsidRPr="00000000">
        <w:rPr>
          <w:i w:val="1"/>
          <w:rtl w:val="0"/>
        </w:rPr>
        <w:t xml:space="preserve">n.gorilla</w:t>
      </w:r>
      <w:r w:rsidDel="00000000" w:rsidR="00000000" w:rsidRPr="00000000">
        <w:rPr>
          <w:rtl w:val="0"/>
        </w:rPr>
        <w:t xml:space="preserve"> = 767, </w:t>
      </w:r>
      <w:r w:rsidDel="00000000" w:rsidR="00000000" w:rsidRPr="00000000">
        <w:rPr>
          <w:i w:val="1"/>
          <w:rtl w:val="0"/>
        </w:rPr>
        <w:t xml:space="preserve">n.food</w:t>
      </w:r>
      <w:r w:rsidDel="00000000" w:rsidR="00000000" w:rsidRPr="00000000">
        <w:rPr>
          <w:rtl w:val="0"/>
        </w:rPr>
        <w:t xml:space="preserve"> = 774, </w:t>
      </w:r>
      <w:r w:rsidDel="00000000" w:rsidR="00000000" w:rsidRPr="00000000">
        <w:rPr>
          <w:i w:val="1"/>
          <w:rtl w:val="0"/>
        </w:rPr>
        <w:t xml:space="preserve">n.diseases</w:t>
      </w:r>
      <w:r w:rsidDel="00000000" w:rsidR="00000000" w:rsidRPr="00000000">
        <w:rPr>
          <w:rtl w:val="0"/>
        </w:rPr>
        <w:t xml:space="preserve"> = 749) </w:t>
      </w:r>
      <w:r w:rsidDel="00000000" w:rsidR="00000000" w:rsidRPr="00000000">
        <w:rPr>
          <w:rtl w:val="0"/>
        </w:rPr>
        <w:t xml:space="preserve">were much smaller than analyzing all words because target words was a between-participants variable. In summary, there is clear evidence for the rebound effect as a whole, especially for discrete (but not non-discrete) target thoughts.</w:t>
      </w:r>
    </w:p>
    <w:p w:rsidR="00000000" w:rsidDel="00000000" w:rsidP="00000000" w:rsidRDefault="00000000" w:rsidRPr="00000000" w14:paraId="00000393">
      <w:pPr>
        <w:rPr/>
      </w:pPr>
      <w:r w:rsidDel="00000000" w:rsidR="00000000" w:rsidRPr="00000000">
        <w:rPr>
          <w:rtl w:val="0"/>
        </w:rPr>
        <w:t xml:space="preserve">In the spirit of replication, we also conducted the same analysis from Wegner et al</w:t>
      </w:r>
      <w:sdt>
        <w:sdtPr>
          <w:id w:val="-162737600"/>
          <w:tag w:val="goog_rdk_224"/>
        </w:sdtPr>
        <w:sdtContent>
          <w:ins w:author="Kyungmi Kim" w:id="129" w:date="2025-09-27T20:39:09Z">
            <w:r w:rsidDel="00000000" w:rsidR="00000000" w:rsidRPr="00000000">
              <w:rPr>
                <w:rtl w:val="0"/>
              </w:rPr>
              <w:t xml:space="preserve">.</w:t>
            </w:r>
          </w:ins>
        </w:sdtContent>
      </w:sdt>
      <w:r w:rsidDel="00000000" w:rsidR="00000000" w:rsidRPr="00000000">
        <w:rPr>
          <w:rtl w:val="0"/>
        </w:rPr>
        <w:t xml:space="preserve">’s (1987) original study. Specifically, we calculated the rebound effect again using the means of the initial concentration period in the comparison to examine whether this yielded consistent patterns of results to when the second concentration period was used (see Figure 1). Again, we found evidence for the overall rebound effect, </w:t>
      </w:r>
      <w:r w:rsidDel="00000000" w:rsidR="00000000" w:rsidRPr="00000000">
        <w:rPr>
          <w:i w:val="1"/>
          <w:rtl w:val="0"/>
        </w:rPr>
        <w:t xml:space="preserve">d</w:t>
      </w:r>
      <w:r w:rsidDel="00000000" w:rsidR="00000000" w:rsidRPr="00000000">
        <w:rPr>
          <w:i w:val="1"/>
          <w:vertAlign w:val="subscript"/>
          <w:rtl w:val="0"/>
        </w:rPr>
        <w:t xml:space="preserve">rebound</w:t>
      </w:r>
      <w:r w:rsidDel="00000000" w:rsidR="00000000" w:rsidRPr="00000000">
        <w:rPr>
          <w:i w:val="1"/>
          <w:rtl w:val="0"/>
        </w:rPr>
        <w:t xml:space="preserve"> </w:t>
      </w:r>
      <w:r w:rsidDel="00000000" w:rsidR="00000000" w:rsidRPr="00000000">
        <w:rPr>
          <w:rtl w:val="0"/>
        </w:rPr>
        <w:t xml:space="preserve">= 0.11 [0.01, 0.21], </w:t>
      </w:r>
      <w:r w:rsidDel="00000000" w:rsidR="00000000" w:rsidRPr="00000000">
        <w:rPr>
          <w:i w:val="1"/>
          <w:rtl w:val="0"/>
        </w:rPr>
        <w:t xml:space="preserve">p</w:t>
      </w:r>
      <w:r w:rsidDel="00000000" w:rsidR="00000000" w:rsidRPr="00000000">
        <w:rPr>
          <w:rtl w:val="0"/>
        </w:rPr>
        <w:t xml:space="preserve"> = .023, with significant heterogeneity between labs, τ = .22, </w:t>
      </w:r>
      <w:r w:rsidDel="00000000" w:rsidR="00000000" w:rsidRPr="00000000">
        <w:rPr>
          <w:i w:val="1"/>
          <w:rtl w:val="0"/>
        </w:rPr>
        <w:t xml:space="preserve">I</w:t>
      </w:r>
      <w:r w:rsidDel="00000000" w:rsidR="00000000" w:rsidRPr="00000000">
        <w:rPr>
          <w:vertAlign w:val="superscript"/>
          <w:rtl w:val="0"/>
        </w:rPr>
        <w:t xml:space="preserve">2</w:t>
      </w:r>
      <w:r w:rsidDel="00000000" w:rsidR="00000000" w:rsidRPr="00000000">
        <w:rPr>
          <w:rtl w:val="0"/>
        </w:rPr>
        <w:t xml:space="preserve"> = 51.6%, </w:t>
      </w:r>
      <w:r w:rsidDel="00000000" w:rsidR="00000000" w:rsidRPr="00000000">
        <w:rPr>
          <w:i w:val="1"/>
          <w:rtl w:val="0"/>
        </w:rPr>
        <w:t xml:space="preserve">H</w:t>
      </w:r>
      <w:r w:rsidDel="00000000" w:rsidR="00000000" w:rsidRPr="00000000">
        <w:rPr>
          <w:vertAlign w:val="superscript"/>
          <w:rtl w:val="0"/>
        </w:rPr>
        <w:t xml:space="preserve">2</w:t>
      </w:r>
      <w:r w:rsidDel="00000000" w:rsidR="00000000" w:rsidRPr="00000000">
        <w:rPr>
          <w:rtl w:val="0"/>
        </w:rPr>
        <w:t xml:space="preserve"> = 2.07, </w:t>
      </w:r>
      <w:r w:rsidDel="00000000" w:rsidR="00000000" w:rsidRPr="00000000">
        <w:rPr>
          <w:i w:val="1"/>
          <w:rtl w:val="0"/>
        </w:rPr>
        <w:t xml:space="preserve">Q</w:t>
      </w:r>
      <w:r w:rsidDel="00000000" w:rsidR="00000000" w:rsidRPr="00000000">
        <w:rPr>
          <w:rtl w:val="0"/>
        </w:rPr>
        <w:t xml:space="preserve"> (</w:t>
      </w:r>
      <w:r w:rsidDel="00000000" w:rsidR="00000000" w:rsidRPr="00000000">
        <w:rPr>
          <w:i w:val="1"/>
          <w:rtl w:val="0"/>
        </w:rPr>
        <w:t xml:space="preserve">df</w:t>
      </w:r>
      <w:r w:rsidDel="00000000" w:rsidR="00000000" w:rsidRPr="00000000">
        <w:rPr>
          <w:rtl w:val="0"/>
        </w:rPr>
        <w:t xml:space="preserve"> = 35) = 72.06, </w:t>
      </w:r>
      <w:r w:rsidDel="00000000" w:rsidR="00000000" w:rsidRPr="00000000">
        <w:rPr>
          <w:i w:val="1"/>
          <w:rtl w:val="0"/>
        </w:rPr>
        <w:t xml:space="preserve">p</w:t>
      </w:r>
      <w:r w:rsidDel="00000000" w:rsidR="00000000" w:rsidRPr="00000000">
        <w:rPr>
          <w:rtl w:val="0"/>
        </w:rPr>
        <w:t xml:space="preserve"> &lt; .001. When the analysis was split by target words, evidence for the rebound effect was only present for disease (</w:t>
      </w:r>
      <w:r w:rsidDel="00000000" w:rsidR="00000000" w:rsidRPr="00000000">
        <w:rPr>
          <w:i w:val="1"/>
          <w:rtl w:val="0"/>
        </w:rPr>
        <w:t xml:space="preserve">d</w:t>
      </w:r>
      <w:r w:rsidDel="00000000" w:rsidR="00000000" w:rsidRPr="00000000">
        <w:rPr>
          <w:i w:val="1"/>
          <w:vertAlign w:val="subscript"/>
          <w:rtl w:val="0"/>
        </w:rPr>
        <w:t xml:space="preserve">rebound.disease</w:t>
      </w:r>
      <w:r w:rsidDel="00000000" w:rsidR="00000000" w:rsidRPr="00000000">
        <w:rPr>
          <w:i w:val="1"/>
          <w:rtl w:val="0"/>
        </w:rPr>
        <w:t xml:space="preserve"> </w:t>
      </w:r>
      <w:r w:rsidDel="00000000" w:rsidR="00000000" w:rsidRPr="00000000">
        <w:rPr>
          <w:rtl w:val="0"/>
        </w:rPr>
        <w:t xml:space="preserve">= 0.14 [0.</w:t>
      </w:r>
      <w:sdt>
        <w:sdtPr>
          <w:id w:val="-1086174634"/>
          <w:tag w:val="goog_rdk_225"/>
        </w:sdtPr>
        <w:sdtContent>
          <w:commentRangeStart w:id="17"/>
        </w:sdtContent>
      </w:sdt>
      <w:r w:rsidDel="00000000" w:rsidR="00000000" w:rsidRPr="00000000">
        <w:rPr>
          <w:rtl w:val="0"/>
        </w:rPr>
        <w:t xml:space="preserve">001</w:t>
      </w:r>
      <w:commentRangeEnd w:id="17"/>
      <w:r w:rsidDel="00000000" w:rsidR="00000000" w:rsidRPr="00000000">
        <w:commentReference w:id="17"/>
      </w:r>
      <w:r w:rsidDel="00000000" w:rsidR="00000000" w:rsidRPr="00000000">
        <w:rPr>
          <w:rtl w:val="0"/>
        </w:rPr>
        <w:t xml:space="preserve">, 0.28], </w:t>
      </w:r>
      <w:r w:rsidDel="00000000" w:rsidR="00000000" w:rsidRPr="00000000">
        <w:rPr>
          <w:i w:val="1"/>
          <w:rtl w:val="0"/>
        </w:rPr>
        <w:t xml:space="preserve">p</w:t>
      </w:r>
      <w:r w:rsidDel="00000000" w:rsidR="00000000" w:rsidRPr="00000000">
        <w:rPr>
          <w:rtl w:val="0"/>
        </w:rPr>
        <w:t xml:space="preserve"> = .048), but not for tiger (</w:t>
      </w:r>
      <w:r w:rsidDel="00000000" w:rsidR="00000000" w:rsidRPr="00000000">
        <w:rPr>
          <w:i w:val="1"/>
          <w:rtl w:val="0"/>
        </w:rPr>
        <w:t xml:space="preserve">d</w:t>
      </w:r>
      <w:r w:rsidDel="00000000" w:rsidR="00000000" w:rsidRPr="00000000">
        <w:rPr>
          <w:i w:val="1"/>
          <w:vertAlign w:val="subscript"/>
          <w:rtl w:val="0"/>
        </w:rPr>
        <w:t xml:space="preserve">rebound.tiger</w:t>
      </w:r>
      <w:r w:rsidDel="00000000" w:rsidR="00000000" w:rsidRPr="00000000">
        <w:rPr>
          <w:i w:val="1"/>
          <w:rtl w:val="0"/>
        </w:rPr>
        <w:t xml:space="preserve"> </w:t>
      </w:r>
      <w:r w:rsidDel="00000000" w:rsidR="00000000" w:rsidRPr="00000000">
        <w:rPr>
          <w:rtl w:val="0"/>
        </w:rPr>
        <w:t xml:space="preserve">= 0.06 [-0.07, 0.20], </w:t>
      </w:r>
      <w:r w:rsidDel="00000000" w:rsidR="00000000" w:rsidRPr="00000000">
        <w:rPr>
          <w:i w:val="1"/>
          <w:rtl w:val="0"/>
        </w:rPr>
        <w:t xml:space="preserve">p</w:t>
      </w:r>
      <w:r w:rsidDel="00000000" w:rsidR="00000000" w:rsidRPr="00000000">
        <w:rPr>
          <w:rtl w:val="0"/>
        </w:rPr>
        <w:t xml:space="preserve"> = .370), gorilla (</w:t>
      </w:r>
      <w:r w:rsidDel="00000000" w:rsidR="00000000" w:rsidRPr="00000000">
        <w:rPr>
          <w:i w:val="1"/>
          <w:rtl w:val="0"/>
        </w:rPr>
        <w:t xml:space="preserve">d</w:t>
      </w:r>
      <w:r w:rsidDel="00000000" w:rsidR="00000000" w:rsidRPr="00000000">
        <w:rPr>
          <w:i w:val="1"/>
          <w:vertAlign w:val="subscript"/>
          <w:rtl w:val="0"/>
        </w:rPr>
        <w:t xml:space="preserve">rebound.gorilla</w:t>
      </w:r>
      <w:r w:rsidDel="00000000" w:rsidR="00000000" w:rsidRPr="00000000">
        <w:rPr>
          <w:i w:val="1"/>
          <w:rtl w:val="0"/>
        </w:rPr>
        <w:t xml:space="preserve"> </w:t>
      </w:r>
      <w:r w:rsidDel="00000000" w:rsidR="00000000" w:rsidRPr="00000000">
        <w:rPr>
          <w:rtl w:val="0"/>
        </w:rPr>
        <w:t xml:space="preserve">= 0.11 [-0.03, 0.25], </w:t>
      </w:r>
      <w:r w:rsidDel="00000000" w:rsidR="00000000" w:rsidRPr="00000000">
        <w:rPr>
          <w:i w:val="1"/>
          <w:rtl w:val="0"/>
        </w:rPr>
        <w:t xml:space="preserve">p</w:t>
      </w:r>
      <w:r w:rsidDel="00000000" w:rsidR="00000000" w:rsidRPr="00000000">
        <w:rPr>
          <w:rtl w:val="0"/>
        </w:rPr>
        <w:t xml:space="preserve"> = .118), and food (</w:t>
      </w:r>
      <w:r w:rsidDel="00000000" w:rsidR="00000000" w:rsidRPr="00000000">
        <w:rPr>
          <w:i w:val="1"/>
          <w:rtl w:val="0"/>
        </w:rPr>
        <w:t xml:space="preserve">d</w:t>
      </w:r>
      <w:r w:rsidDel="00000000" w:rsidR="00000000" w:rsidRPr="00000000">
        <w:rPr>
          <w:i w:val="1"/>
          <w:vertAlign w:val="subscript"/>
          <w:rtl w:val="0"/>
        </w:rPr>
        <w:t xml:space="preserve">rebound.food</w:t>
      </w:r>
      <w:r w:rsidDel="00000000" w:rsidR="00000000" w:rsidRPr="00000000">
        <w:rPr>
          <w:i w:val="1"/>
          <w:rtl w:val="0"/>
        </w:rPr>
        <w:t xml:space="preserve"> </w:t>
      </w:r>
      <w:r w:rsidDel="00000000" w:rsidR="00000000" w:rsidRPr="00000000">
        <w:rPr>
          <w:rtl w:val="0"/>
        </w:rPr>
        <w:t xml:space="preserve">= 0.08 [-0.05, 0.22], </w:t>
      </w:r>
      <w:r w:rsidDel="00000000" w:rsidR="00000000" w:rsidRPr="00000000">
        <w:rPr>
          <w:i w:val="1"/>
          <w:rtl w:val="0"/>
        </w:rPr>
        <w:t xml:space="preserve">p</w:t>
      </w:r>
      <w:sdt>
        <w:sdtPr>
          <w:id w:val="1383897223"/>
          <w:tag w:val="goog_rdk_227"/>
        </w:sdtPr>
        <w:sdtContent>
          <w:r w:rsidDel="00000000" w:rsidR="00000000" w:rsidRPr="00000000">
            <w:rPr>
              <w:rFonts w:ascii="Cardo" w:cs="Cardo" w:eastAsia="Cardo" w:hAnsi="Cardo"/>
              <w:rtl w:val="0"/>
            </w:rPr>
            <w:t xml:space="preserve"> = .226). Despite variability between studies in the forest plots split by target words, no statistical evidence of heterogeneity was found, even when the default estimator (REML) was changed to DerSimonian-Laird, τ ≈ 0,</w:t>
          </w:r>
        </w:sdtContent>
      </w:sdt>
      <w:r w:rsidDel="00000000" w:rsidR="00000000" w:rsidRPr="00000000">
        <w:rPr>
          <w:i w:val="1"/>
          <w:rtl w:val="0"/>
        </w:rPr>
        <w:t xml:space="preserve"> I</w:t>
      </w:r>
      <w:r w:rsidDel="00000000" w:rsidR="00000000" w:rsidRPr="00000000">
        <w:rPr>
          <w:vertAlign w:val="superscript"/>
          <w:rtl w:val="0"/>
        </w:rPr>
        <w:t xml:space="preserve">2</w:t>
      </w:r>
      <w:sdt>
        <w:sdtPr>
          <w:id w:val="-293005551"/>
          <w:tag w:val="goog_rdk_228"/>
        </w:sdtPr>
        <w:sdtContent>
          <w:r w:rsidDel="00000000" w:rsidR="00000000" w:rsidRPr="00000000">
            <w:rPr>
              <w:rFonts w:ascii="Gungsuh" w:cs="Gungsuh" w:eastAsia="Gungsuh" w:hAnsi="Gungsuh"/>
              <w:rtl w:val="0"/>
            </w:rPr>
            <w:t xml:space="preserve"> ≈ 0,</w:t>
          </w:r>
        </w:sdtContent>
      </w:sdt>
      <w:r w:rsidDel="00000000" w:rsidR="00000000" w:rsidRPr="00000000">
        <w:rPr>
          <w:i w:val="1"/>
          <w:rtl w:val="0"/>
        </w:rPr>
        <w:t xml:space="preserve"> H</w:t>
      </w:r>
      <w:r w:rsidDel="00000000" w:rsidR="00000000" w:rsidRPr="00000000">
        <w:rPr>
          <w:vertAlign w:val="superscript"/>
          <w:rtl w:val="0"/>
        </w:rPr>
        <w:t xml:space="preserve">2</w:t>
      </w:r>
      <w:sdt>
        <w:sdtPr>
          <w:id w:val="306005437"/>
          <w:tag w:val="goog_rdk_229"/>
        </w:sdtPr>
        <w:sdtContent>
          <w:r w:rsidDel="00000000" w:rsidR="00000000" w:rsidRPr="00000000">
            <w:rPr>
              <w:rFonts w:ascii="Gungsuh" w:cs="Gungsuh" w:eastAsia="Gungsuh" w:hAnsi="Gungsuh"/>
              <w:rtl w:val="0"/>
            </w:rPr>
            <w:t xml:space="preserve"> ≈ 1, </w:t>
          </w:r>
        </w:sdtContent>
      </w:sdt>
      <w:r w:rsidDel="00000000" w:rsidR="00000000" w:rsidRPr="00000000">
        <w:rPr>
          <w:i w:val="1"/>
          <w:rtl w:val="0"/>
        </w:rPr>
        <w:t xml:space="preserve">Q</w:t>
      </w:r>
      <w:r w:rsidDel="00000000" w:rsidR="00000000" w:rsidRPr="00000000">
        <w:rPr>
          <w:rtl w:val="0"/>
        </w:rPr>
        <w:t xml:space="preserve">s(</w:t>
      </w:r>
      <w:r w:rsidDel="00000000" w:rsidR="00000000" w:rsidRPr="00000000">
        <w:rPr>
          <w:i w:val="1"/>
          <w:rtl w:val="0"/>
        </w:rPr>
        <w:t xml:space="preserve">df</w:t>
      </w:r>
      <w:r w:rsidDel="00000000" w:rsidR="00000000" w:rsidRPr="00000000">
        <w:rPr>
          <w:rtl w:val="0"/>
        </w:rPr>
        <w:t xml:space="preserve"> = 35) = 22.87, </w:t>
      </w:r>
      <w:r w:rsidDel="00000000" w:rsidR="00000000" w:rsidRPr="00000000">
        <w:rPr>
          <w:i w:val="1"/>
          <w:rtl w:val="0"/>
        </w:rPr>
        <w:t xml:space="preserve">p</w:t>
      </w:r>
      <w:r w:rsidDel="00000000" w:rsidR="00000000" w:rsidRPr="00000000">
        <w:rPr>
          <w:rtl w:val="0"/>
        </w:rPr>
        <w:t xml:space="preserve"> &gt; .943. Because contrasting the initial concentration period with the second concentration period potentially introduces</w:t>
      </w:r>
      <w:sdt>
        <w:sdtPr>
          <w:id w:val="562868376"/>
          <w:tag w:val="goog_rdk_226"/>
        </w:sdtPr>
        <w:sdtContent>
          <w:del w:author="Cassandra Baldwin" w:id="130" w:date="2025-09-17T19:23:20Z">
            <w:r w:rsidDel="00000000" w:rsidR="00000000" w:rsidRPr="00000000">
              <w:rPr>
                <w:rtl w:val="0"/>
              </w:rPr>
              <w:delText xml:space="preserve"> a</w:delText>
            </w:r>
          </w:del>
        </w:sdtContent>
      </w:sdt>
      <w:r w:rsidDel="00000000" w:rsidR="00000000" w:rsidRPr="00000000">
        <w:rPr>
          <w:rtl w:val="0"/>
        </w:rPr>
        <w:t xml:space="preserve"> fatigue as a confound, these set of results should be viewed with greater skepticism.</w:t>
      </w:r>
    </w:p>
    <w:p w:rsidR="00000000" w:rsidDel="00000000" w:rsidP="00000000" w:rsidRDefault="00000000" w:rsidRPr="00000000" w14:paraId="00000394">
      <w:pPr>
        <w:rPr/>
      </w:pPr>
      <w:r w:rsidDel="00000000" w:rsidR="00000000" w:rsidRPr="00000000">
        <w:br w:type="page"/>
      </w:r>
      <w:r w:rsidDel="00000000" w:rsidR="00000000" w:rsidRPr="00000000">
        <w:rPr>
          <w:rtl w:val="0"/>
        </w:rPr>
      </w:r>
    </w:p>
    <w:p w:rsidR="00000000" w:rsidDel="00000000" w:rsidP="00000000" w:rsidRDefault="00000000" w:rsidRPr="00000000" w14:paraId="00000395">
      <w:pPr>
        <w:ind w:firstLine="0"/>
        <w:rPr>
          <w:color w:val="ff0000"/>
          <w:highlight w:val="green"/>
        </w:rPr>
      </w:pPr>
      <w:sdt>
        <w:sdtPr>
          <w:id w:val="-1672825010"/>
          <w:tag w:val="goog_rdk_230"/>
        </w:sdtPr>
        <w:sdtContent>
          <w:commentRangeStart w:id="18"/>
        </w:sdtContent>
      </w:sdt>
      <w:r w:rsidDel="00000000" w:rsidR="00000000" w:rsidRPr="00000000">
        <w:rPr>
          <w:rFonts w:ascii="Calibri" w:cs="Calibri" w:eastAsia="Calibri" w:hAnsi="Calibri"/>
          <w:sz w:val="16"/>
          <w:szCs w:val="16"/>
        </w:rPr>
        <w:drawing>
          <wp:inline distB="0" distT="0" distL="0" distR="0">
            <wp:extent cx="5768340" cy="7772914"/>
            <wp:effectExtent b="0" l="0" r="0" t="0"/>
            <wp:docPr id="1974350002" name="image5.png"/>
            <a:graphic>
              <a:graphicData uri="http://schemas.openxmlformats.org/drawingml/2006/picture">
                <pic:pic>
                  <pic:nvPicPr>
                    <pic:cNvPr id="0" name="image5.png"/>
                    <pic:cNvPicPr preferRelativeResize="0"/>
                  </pic:nvPicPr>
                  <pic:blipFill>
                    <a:blip r:embed="rId19"/>
                    <a:srcRect b="1758" l="0" r="0" t="2967"/>
                    <a:stretch>
                      <a:fillRect/>
                    </a:stretch>
                  </pic:blipFill>
                  <pic:spPr>
                    <a:xfrm>
                      <a:off x="0" y="0"/>
                      <a:ext cx="5768340" cy="7772914"/>
                    </a:xfrm>
                    <a:prstGeom prst="rect"/>
                    <a:ln/>
                  </pic:spPr>
                </pic:pic>
              </a:graphicData>
            </a:graphic>
          </wp:inline>
        </w:drawing>
      </w:r>
      <w:commentRangeEnd w:id="18"/>
      <w:r w:rsidDel="00000000" w:rsidR="00000000" w:rsidRPr="00000000">
        <w:commentReference w:id="18"/>
      </w:r>
      <w:r w:rsidDel="00000000" w:rsidR="00000000" w:rsidRPr="00000000">
        <w:rPr>
          <w:rtl w:val="0"/>
        </w:rPr>
      </w:r>
    </w:p>
    <w:p w:rsidR="00000000" w:rsidDel="00000000" w:rsidP="00000000" w:rsidRDefault="00000000" w:rsidRPr="00000000" w14:paraId="00000396">
      <w:pPr>
        <w:ind w:firstLine="0"/>
        <w:rPr/>
      </w:pPr>
      <w:r w:rsidDel="00000000" w:rsidR="00000000" w:rsidRPr="00000000">
        <w:rPr>
          <w:rtl w:val="0"/>
        </w:rPr>
        <w:t xml:space="preserve">Figure 2. Forest plot depicting the meta-analytic effect sizes of the rebound effect. A positive effect size provides evidence for the rebound effect across all target words.</w:t>
      </w:r>
    </w:p>
    <w:p w:rsidR="00000000" w:rsidDel="00000000" w:rsidP="00000000" w:rsidRDefault="00000000" w:rsidRPr="00000000" w14:paraId="00000397">
      <w:pPr>
        <w:ind w:firstLine="0"/>
        <w:rPr>
          <w:b w:val="1"/>
        </w:rPr>
      </w:pPr>
      <w:r w:rsidDel="00000000" w:rsidR="00000000" w:rsidRPr="00000000">
        <w:rPr>
          <w:b w:val="1"/>
          <w:rtl w:val="0"/>
        </w:rPr>
        <w:t xml:space="preserve">Exploratory analyses</w:t>
      </w:r>
    </w:p>
    <w:p w:rsidR="00000000" w:rsidDel="00000000" w:rsidP="00000000" w:rsidRDefault="00000000" w:rsidRPr="00000000" w14:paraId="00000398">
      <w:pPr>
        <w:rPr/>
      </w:pPr>
      <w:r w:rsidDel="00000000" w:rsidR="00000000" w:rsidRPr="00000000">
        <w:rPr>
          <w:rtl w:val="0"/>
        </w:rPr>
        <w:t xml:space="preserve">We conducted several nondirectional analyses, which we preregistered. The rebound effect was marginally stronger in males, </w:t>
      </w:r>
      <w:r w:rsidDel="00000000" w:rsidR="00000000" w:rsidRPr="00000000">
        <w:rPr>
          <w:i w:val="1"/>
          <w:rtl w:val="0"/>
        </w:rPr>
        <w:t xml:space="preserve">d</w:t>
      </w:r>
      <w:r w:rsidDel="00000000" w:rsidR="00000000" w:rsidRPr="00000000">
        <w:rPr>
          <w:rtl w:val="0"/>
        </w:rPr>
        <w:t xml:space="preserve"> = 0.16 [0.02, 0.29], </w:t>
      </w:r>
      <w:r w:rsidDel="00000000" w:rsidR="00000000" w:rsidRPr="00000000">
        <w:rPr>
          <w:i w:val="1"/>
          <w:rtl w:val="0"/>
        </w:rPr>
        <w:t xml:space="preserve">p</w:t>
      </w:r>
      <w:r w:rsidDel="00000000" w:rsidR="00000000" w:rsidRPr="00000000">
        <w:rPr>
          <w:rtl w:val="0"/>
        </w:rPr>
        <w:t xml:space="preserve"> = .023, but was absent in females, </w:t>
      </w:r>
      <w:r w:rsidDel="00000000" w:rsidR="00000000" w:rsidRPr="00000000">
        <w:rPr>
          <w:i w:val="1"/>
          <w:rtl w:val="0"/>
        </w:rPr>
        <w:t xml:space="preserve">d</w:t>
      </w:r>
      <w:r w:rsidDel="00000000" w:rsidR="00000000" w:rsidRPr="00000000">
        <w:rPr>
          <w:rtl w:val="0"/>
        </w:rPr>
        <w:t xml:space="preserve"> = 0.09 [-0.03, 0.21], </w:t>
      </w:r>
      <w:r w:rsidDel="00000000" w:rsidR="00000000" w:rsidRPr="00000000">
        <w:rPr>
          <w:i w:val="1"/>
          <w:rtl w:val="0"/>
        </w:rPr>
        <w:t xml:space="preserve">p</w:t>
      </w:r>
      <w:r w:rsidDel="00000000" w:rsidR="00000000" w:rsidRPr="00000000">
        <w:rPr>
          <w:rtl w:val="0"/>
        </w:rPr>
        <w:t xml:space="preserve"> = .149.</w:t>
      </w:r>
    </w:p>
    <w:p w:rsidR="00000000" w:rsidDel="00000000" w:rsidP="00000000" w:rsidRDefault="00000000" w:rsidRPr="00000000" w14:paraId="00000399">
      <w:pPr>
        <w:rPr/>
      </w:pPr>
      <w:r w:rsidDel="00000000" w:rsidR="00000000" w:rsidRPr="00000000">
        <w:rPr>
          <w:rtl w:val="0"/>
        </w:rPr>
        <w:t xml:space="preserve">In addition, when those who failed the manipulation checks (</w:t>
      </w:r>
      <w:r w:rsidDel="00000000" w:rsidR="00000000" w:rsidRPr="00000000">
        <w:rPr>
          <w:i w:val="1"/>
          <w:rtl w:val="0"/>
        </w:rPr>
        <w:t xml:space="preserve">n</w:t>
      </w:r>
      <w:r w:rsidDel="00000000" w:rsidR="00000000" w:rsidRPr="00000000">
        <w:rPr>
          <w:rtl w:val="0"/>
        </w:rPr>
        <w:t xml:space="preserve"> = 490, or 16% of the final </w:t>
      </w:r>
      <w:r w:rsidDel="00000000" w:rsidR="00000000" w:rsidRPr="00000000">
        <w:rPr>
          <w:i w:val="1"/>
          <w:rtl w:val="0"/>
        </w:rPr>
        <w:t xml:space="preserve">N</w:t>
      </w:r>
      <w:r w:rsidDel="00000000" w:rsidR="00000000" w:rsidRPr="00000000">
        <w:rPr>
          <w:rtl w:val="0"/>
        </w:rPr>
        <w:t xml:space="preserve">) were also excluded alongside those who failed the suspicion probes and compliance checks</w:t>
      </w:r>
      <w:r w:rsidDel="00000000" w:rsidR="00000000" w:rsidRPr="00000000">
        <w:rPr>
          <w:vertAlign w:val="superscript"/>
        </w:rPr>
        <w:footnoteReference w:customMarkFollows="0" w:id="10"/>
      </w:r>
      <w:r w:rsidDel="00000000" w:rsidR="00000000" w:rsidRPr="00000000">
        <w:rPr>
          <w:rtl w:val="0"/>
        </w:rPr>
        <w:t xml:space="preserve">, the rebound effect without discriminating between target words was marginally significant, </w:t>
      </w:r>
      <w:r w:rsidDel="00000000" w:rsidR="00000000" w:rsidRPr="00000000">
        <w:rPr>
          <w:i w:val="1"/>
          <w:rtl w:val="0"/>
        </w:rPr>
        <w:t xml:space="preserve">d</w:t>
      </w:r>
      <w:r w:rsidDel="00000000" w:rsidR="00000000" w:rsidRPr="00000000">
        <w:rPr>
          <w:rtl w:val="0"/>
        </w:rPr>
        <w:t xml:space="preserve"> = 0.10 [-0.01, 0.22], </w:t>
      </w:r>
      <w:r w:rsidDel="00000000" w:rsidR="00000000" w:rsidRPr="00000000">
        <w:rPr>
          <w:i w:val="1"/>
          <w:rtl w:val="0"/>
        </w:rPr>
        <w:t xml:space="preserve">p</w:t>
      </w:r>
      <w:r w:rsidDel="00000000" w:rsidR="00000000" w:rsidRPr="00000000">
        <w:rPr>
          <w:rtl w:val="0"/>
        </w:rPr>
        <w:t xml:space="preserve"> = .083. Otherwise, when the analysis was split by target words, the rebound effect for </w:t>
      </w:r>
      <w:r w:rsidDel="00000000" w:rsidR="00000000" w:rsidRPr="00000000">
        <w:rPr>
          <w:i w:val="1"/>
          <w:rtl w:val="0"/>
        </w:rPr>
        <w:t xml:space="preserve">tiger</w:t>
      </w:r>
      <w:r w:rsidDel="00000000" w:rsidR="00000000" w:rsidRPr="00000000">
        <w:rPr>
          <w:rtl w:val="0"/>
        </w:rPr>
        <w:t xml:space="preserve"> (</w:t>
      </w:r>
      <w:r w:rsidDel="00000000" w:rsidR="00000000" w:rsidRPr="00000000">
        <w:rPr>
          <w:i w:val="1"/>
          <w:rtl w:val="0"/>
        </w:rPr>
        <w:t xml:space="preserve">d</w:t>
      </w:r>
      <w:r w:rsidDel="00000000" w:rsidR="00000000" w:rsidRPr="00000000">
        <w:rPr>
          <w:rtl w:val="0"/>
        </w:rPr>
        <w:t xml:space="preserve"> = 0.16 [0.02, 0.30], </w:t>
      </w:r>
      <w:r w:rsidDel="00000000" w:rsidR="00000000" w:rsidRPr="00000000">
        <w:rPr>
          <w:i w:val="1"/>
          <w:rtl w:val="0"/>
        </w:rPr>
        <w:t xml:space="preserve">p</w:t>
      </w:r>
      <w:r w:rsidDel="00000000" w:rsidR="00000000" w:rsidRPr="00000000">
        <w:rPr>
          <w:rtl w:val="0"/>
        </w:rPr>
        <w:t xml:space="preserve"> = .023), </w:t>
      </w:r>
      <w:r w:rsidDel="00000000" w:rsidR="00000000" w:rsidRPr="00000000">
        <w:rPr>
          <w:i w:val="1"/>
          <w:rtl w:val="0"/>
        </w:rPr>
        <w:t xml:space="preserve">gorilla</w:t>
      </w:r>
      <w:r w:rsidDel="00000000" w:rsidR="00000000" w:rsidRPr="00000000">
        <w:rPr>
          <w:rtl w:val="0"/>
        </w:rPr>
        <w:t xml:space="preserve"> (</w:t>
      </w:r>
      <w:r w:rsidDel="00000000" w:rsidR="00000000" w:rsidRPr="00000000">
        <w:rPr>
          <w:i w:val="1"/>
          <w:rtl w:val="0"/>
        </w:rPr>
        <w:t xml:space="preserve">d</w:t>
      </w:r>
      <w:r w:rsidDel="00000000" w:rsidR="00000000" w:rsidRPr="00000000">
        <w:rPr>
          <w:rtl w:val="0"/>
        </w:rPr>
        <w:t xml:space="preserve"> = 0.17 [0.04, 0.32], </w:t>
      </w:r>
      <w:r w:rsidDel="00000000" w:rsidR="00000000" w:rsidRPr="00000000">
        <w:rPr>
          <w:i w:val="1"/>
          <w:rtl w:val="0"/>
        </w:rPr>
        <w:t xml:space="preserve">p</w:t>
      </w:r>
      <w:r w:rsidDel="00000000" w:rsidR="00000000" w:rsidRPr="00000000">
        <w:rPr>
          <w:rtl w:val="0"/>
        </w:rPr>
        <w:t xml:space="preserve"> = .014), </w:t>
      </w:r>
      <w:r w:rsidDel="00000000" w:rsidR="00000000" w:rsidRPr="00000000">
        <w:rPr>
          <w:i w:val="1"/>
          <w:rtl w:val="0"/>
        </w:rPr>
        <w:t xml:space="preserve">food</w:t>
      </w:r>
      <w:r w:rsidDel="00000000" w:rsidR="00000000" w:rsidRPr="00000000">
        <w:rPr>
          <w:rtl w:val="0"/>
        </w:rPr>
        <w:t xml:space="preserve"> (</w:t>
      </w:r>
      <w:r w:rsidDel="00000000" w:rsidR="00000000" w:rsidRPr="00000000">
        <w:rPr>
          <w:i w:val="1"/>
          <w:rtl w:val="0"/>
        </w:rPr>
        <w:t xml:space="preserve">d</w:t>
      </w:r>
      <w:r w:rsidDel="00000000" w:rsidR="00000000" w:rsidRPr="00000000">
        <w:rPr>
          <w:rtl w:val="0"/>
        </w:rPr>
        <w:t xml:space="preserve"> = 0.06 [-0.07, 0.21], </w:t>
      </w:r>
      <w:r w:rsidDel="00000000" w:rsidR="00000000" w:rsidRPr="00000000">
        <w:rPr>
          <w:i w:val="1"/>
          <w:rtl w:val="0"/>
        </w:rPr>
        <w:t xml:space="preserve">p</w:t>
      </w:r>
      <w:r w:rsidDel="00000000" w:rsidR="00000000" w:rsidRPr="00000000">
        <w:rPr>
          <w:rtl w:val="0"/>
        </w:rPr>
        <w:t xml:space="preserve"> = .342), and </w:t>
      </w:r>
      <w:r w:rsidDel="00000000" w:rsidR="00000000" w:rsidRPr="00000000">
        <w:rPr>
          <w:i w:val="1"/>
          <w:rtl w:val="0"/>
        </w:rPr>
        <w:t xml:space="preserve">diseases</w:t>
      </w:r>
      <w:r w:rsidDel="00000000" w:rsidR="00000000" w:rsidRPr="00000000">
        <w:rPr>
          <w:rtl w:val="0"/>
        </w:rPr>
        <w:t xml:space="preserve"> (</w:t>
      </w:r>
      <w:r w:rsidDel="00000000" w:rsidR="00000000" w:rsidRPr="00000000">
        <w:rPr>
          <w:i w:val="1"/>
          <w:rtl w:val="0"/>
        </w:rPr>
        <w:t xml:space="preserve">d</w:t>
      </w:r>
      <w:r w:rsidDel="00000000" w:rsidR="00000000" w:rsidRPr="00000000">
        <w:rPr>
          <w:rtl w:val="0"/>
        </w:rPr>
        <w:t xml:space="preserve"> = 0.03 [-0.11, 0.17], </w:t>
      </w:r>
      <w:r w:rsidDel="00000000" w:rsidR="00000000" w:rsidRPr="00000000">
        <w:rPr>
          <w:i w:val="1"/>
          <w:rtl w:val="0"/>
        </w:rPr>
        <w:t xml:space="preserve">p</w:t>
      </w:r>
      <w:r w:rsidDel="00000000" w:rsidR="00000000" w:rsidRPr="00000000">
        <w:rPr>
          <w:rtl w:val="0"/>
        </w:rPr>
        <w:t xml:space="preserve"> = .703) remained the same compared to when those who failed the manipulation checks were included.</w:t>
      </w:r>
    </w:p>
    <w:p w:rsidR="00000000" w:rsidDel="00000000" w:rsidP="00000000" w:rsidRDefault="00000000" w:rsidRPr="00000000" w14:paraId="0000039A">
      <w:pPr>
        <w:rPr/>
      </w:pPr>
      <w:r w:rsidDel="00000000" w:rsidR="00000000" w:rsidRPr="00000000">
        <w:rPr>
          <w:rtl w:val="0"/>
        </w:rPr>
        <w:t xml:space="preserve">Like in Study 1, we included region as a moderator in the meta-analysis. Surprisingly, the rebound effect is moderated by region, </w:t>
      </w:r>
      <w:r w:rsidDel="00000000" w:rsidR="00000000" w:rsidRPr="00000000">
        <w:rPr>
          <w:i w:val="1"/>
          <w:rtl w:val="0"/>
        </w:rPr>
        <w:t xml:space="preserve">Q</w:t>
      </w:r>
      <w:r w:rsidDel="00000000" w:rsidR="00000000" w:rsidRPr="00000000">
        <w:rPr>
          <w:vertAlign w:val="subscript"/>
          <w:rtl w:val="0"/>
        </w:rPr>
        <w:t xml:space="preserve">M</w:t>
      </w:r>
      <w:r w:rsidDel="00000000" w:rsidR="00000000" w:rsidRPr="00000000">
        <w:rPr>
          <w:rtl w:val="0"/>
        </w:rPr>
        <w:t xml:space="preserve"> = 8.851, </w:t>
      </w:r>
      <w:r w:rsidDel="00000000" w:rsidR="00000000" w:rsidRPr="00000000">
        <w:rPr>
          <w:i w:val="1"/>
          <w:rtl w:val="0"/>
        </w:rPr>
        <w:t xml:space="preserve">p</w:t>
      </w:r>
      <w:r w:rsidDel="00000000" w:rsidR="00000000" w:rsidRPr="00000000">
        <w:rPr>
          <w:rtl w:val="0"/>
        </w:rPr>
        <w:t xml:space="preserve"> = .003. Non-Asian countries had stronger rebound effects, </w:t>
      </w:r>
      <w:r w:rsidDel="00000000" w:rsidR="00000000" w:rsidRPr="00000000">
        <w:rPr>
          <w:i w:val="1"/>
          <w:rtl w:val="0"/>
        </w:rPr>
        <w:t xml:space="preserve">d</w:t>
      </w:r>
      <w:r w:rsidDel="00000000" w:rsidR="00000000" w:rsidRPr="00000000">
        <w:rPr>
          <w:rtl w:val="0"/>
        </w:rPr>
        <w:t xml:space="preserve"> = 0.34 [0.11, 0.55], whereas for Asian countries, the rebound effects were absent, </w:t>
      </w:r>
      <w:r w:rsidDel="00000000" w:rsidR="00000000" w:rsidRPr="00000000">
        <w:rPr>
          <w:i w:val="1"/>
          <w:rtl w:val="0"/>
        </w:rPr>
        <w:t xml:space="preserve">d</w:t>
      </w:r>
      <w:r w:rsidDel="00000000" w:rsidR="00000000" w:rsidRPr="00000000">
        <w:rPr>
          <w:rtl w:val="0"/>
        </w:rPr>
        <w:t xml:space="preserve"> = -0.11 [-0.29, 0.07]. Self-reported thought occurrence percentages did not moderate the rebound effect, </w:t>
      </w:r>
      <w:r w:rsidDel="00000000" w:rsidR="00000000" w:rsidRPr="00000000">
        <w:rPr>
          <w:i w:val="1"/>
          <w:rtl w:val="0"/>
        </w:rPr>
        <w:t xml:space="preserve">Q</w:t>
      </w:r>
      <w:r w:rsidDel="00000000" w:rsidR="00000000" w:rsidRPr="00000000">
        <w:rPr>
          <w:vertAlign w:val="subscript"/>
          <w:rtl w:val="0"/>
        </w:rPr>
        <w:t xml:space="preserve">M</w:t>
      </w:r>
      <w:r w:rsidDel="00000000" w:rsidR="00000000" w:rsidRPr="00000000">
        <w:rPr>
          <w:rtl w:val="0"/>
        </w:rPr>
        <w:t xml:space="preserve"> = 0.27, </w:t>
      </w:r>
      <w:r w:rsidDel="00000000" w:rsidR="00000000" w:rsidRPr="00000000">
        <w:rPr>
          <w:i w:val="1"/>
          <w:rtl w:val="0"/>
        </w:rPr>
        <w:t xml:space="preserve">p</w:t>
      </w:r>
      <w:r w:rsidDel="00000000" w:rsidR="00000000" w:rsidRPr="00000000">
        <w:rPr>
          <w:rtl w:val="0"/>
        </w:rPr>
        <w:t xml:space="preserve"> = .601.</w:t>
      </w:r>
    </w:p>
    <w:p w:rsidR="00000000" w:rsidDel="00000000" w:rsidP="00000000" w:rsidRDefault="00000000" w:rsidRPr="00000000" w14:paraId="0000039B">
      <w:pPr>
        <w:tabs>
          <w:tab w:val="center" w:leader="none" w:pos="7362"/>
        </w:tabs>
        <w:ind w:firstLine="0"/>
        <w:jc w:val="center"/>
        <w:rPr>
          <w:b w:val="1"/>
        </w:rPr>
      </w:pPr>
      <w:r w:rsidDel="00000000" w:rsidR="00000000" w:rsidRPr="00000000">
        <w:rPr>
          <w:b w:val="1"/>
          <w:rtl w:val="0"/>
        </w:rPr>
        <w:t xml:space="preserve">General Discussion</w:t>
      </w:r>
    </w:p>
    <w:p w:rsidR="00000000" w:rsidDel="00000000" w:rsidP="00000000" w:rsidRDefault="00000000" w:rsidRPr="00000000" w14:paraId="0000039C">
      <w:pPr>
        <w:rPr/>
      </w:pPr>
      <w:r w:rsidDel="00000000" w:rsidR="00000000" w:rsidRPr="00000000">
        <w:rPr>
          <w:rtl w:val="0"/>
        </w:rPr>
        <w:t xml:space="preserve">In a coordinated multilab registered replication involving over 6000 participants across 37 labs from 12 countries, we found results that were unsupportive of Wegner and colleagues’ original demonstrations of the immediate enhancement effect (Wegner &amp; Erber, 1992) but supportive of the rebound effect (Wegner et al., 1987). Specifically, we found no evidence of the immediate enhancement effect because the effect size under high and low time pressure were both negative; evidence for the immediate enhancement effect required the effect size under low time pressure to be negative but the effect size under high time pressure to be positive. In contrast, we found evidence for the rebound effect, but only for the discrete thoughts of </w:t>
      </w:r>
      <w:r w:rsidDel="00000000" w:rsidR="00000000" w:rsidRPr="00000000">
        <w:rPr>
          <w:i w:val="1"/>
          <w:rtl w:val="0"/>
        </w:rPr>
        <w:t xml:space="preserve">gorilla</w:t>
      </w:r>
      <w:r w:rsidDel="00000000" w:rsidR="00000000" w:rsidRPr="00000000">
        <w:rPr>
          <w:rtl w:val="0"/>
        </w:rPr>
        <w:t xml:space="preserve"> and </w:t>
      </w:r>
      <w:r w:rsidDel="00000000" w:rsidR="00000000" w:rsidRPr="00000000">
        <w:rPr>
          <w:i w:val="1"/>
          <w:rtl w:val="0"/>
        </w:rPr>
        <w:t xml:space="preserve">tiger</w:t>
      </w:r>
      <w:r w:rsidDel="00000000" w:rsidR="00000000" w:rsidRPr="00000000">
        <w:rPr>
          <w:rtl w:val="0"/>
        </w:rPr>
        <w:t xml:space="preserve">, not for the non-discrete thoughts of </w:t>
      </w:r>
      <w:r w:rsidDel="00000000" w:rsidR="00000000" w:rsidRPr="00000000">
        <w:rPr>
          <w:i w:val="1"/>
          <w:rtl w:val="0"/>
        </w:rPr>
        <w:t xml:space="preserve">diseases</w:t>
      </w:r>
      <w:r w:rsidDel="00000000" w:rsidR="00000000" w:rsidRPr="00000000">
        <w:rPr>
          <w:rtl w:val="0"/>
        </w:rPr>
        <w:t xml:space="preserve"> or </w:t>
      </w:r>
      <w:r w:rsidDel="00000000" w:rsidR="00000000" w:rsidRPr="00000000">
        <w:rPr>
          <w:i w:val="1"/>
          <w:rtl w:val="0"/>
        </w:rPr>
        <w:t xml:space="preserve">food</w:t>
      </w:r>
      <w:r w:rsidDel="00000000" w:rsidR="00000000" w:rsidRPr="00000000">
        <w:rPr>
          <w:rtl w:val="0"/>
        </w:rPr>
        <w:t xml:space="preserve">. The effect size for the rebound effect reported here (</w:t>
      </w:r>
      <w:r w:rsidDel="00000000" w:rsidR="00000000" w:rsidRPr="00000000">
        <w:rPr>
          <w:i w:val="1"/>
          <w:rtl w:val="0"/>
        </w:rPr>
        <w:t xml:space="preserve">d </w:t>
      </w:r>
      <w:r w:rsidDel="00000000" w:rsidR="00000000" w:rsidRPr="00000000">
        <w:rPr>
          <w:rtl w:val="0"/>
        </w:rPr>
        <w:t xml:space="preserve">= 0.12) is smaller than that reported in Wegner et al. (1987)’s original study (</w:t>
      </w:r>
      <w:r w:rsidDel="00000000" w:rsidR="00000000" w:rsidRPr="00000000">
        <w:rPr>
          <w:i w:val="1"/>
          <w:rtl w:val="0"/>
        </w:rPr>
        <w:t xml:space="preserve">d</w:t>
      </w:r>
      <w:r w:rsidDel="00000000" w:rsidR="00000000" w:rsidRPr="00000000">
        <w:rPr>
          <w:rtl w:val="0"/>
        </w:rPr>
        <w:t xml:space="preserve"> = 0.77), and smaller than those reported in previous thought suppression meta-analyses (</w:t>
      </w:r>
      <w:r w:rsidDel="00000000" w:rsidR="00000000" w:rsidRPr="00000000">
        <w:rPr>
          <w:i w:val="1"/>
          <w:rtl w:val="0"/>
        </w:rPr>
        <w:t xml:space="preserve">d</w:t>
      </w:r>
      <w:r w:rsidDel="00000000" w:rsidR="00000000" w:rsidRPr="00000000">
        <w:rPr>
          <w:rtl w:val="0"/>
        </w:rPr>
        <w:t xml:space="preserve"> = 0.30, </w:t>
      </w:r>
      <w:r w:rsidDel="00000000" w:rsidR="00000000" w:rsidRPr="00000000">
        <w:rPr>
          <w:i w:val="1"/>
          <w:rtl w:val="0"/>
        </w:rPr>
        <w:t xml:space="preserve">d</w:t>
      </w:r>
      <w:r w:rsidDel="00000000" w:rsidR="00000000" w:rsidRPr="00000000">
        <w:rPr>
          <w:rtl w:val="0"/>
        </w:rPr>
        <w:t xml:space="preserve"> = 0.15, and </w:t>
      </w:r>
      <w:r w:rsidDel="00000000" w:rsidR="00000000" w:rsidRPr="00000000">
        <w:rPr>
          <w:i w:val="1"/>
          <w:rtl w:val="0"/>
        </w:rPr>
        <w:t xml:space="preserve">d</w:t>
      </w:r>
      <w:r w:rsidDel="00000000" w:rsidR="00000000" w:rsidRPr="00000000">
        <w:rPr>
          <w:rtl w:val="0"/>
        </w:rPr>
        <w:t xml:space="preserve"> = 0.19 in Abramowitz et al., 2001, Magee et al., 2012, and Wang et al., 2020 respectively).</w:t>
      </w:r>
    </w:p>
    <w:p w:rsidR="00000000" w:rsidDel="00000000" w:rsidP="00000000" w:rsidRDefault="00000000" w:rsidRPr="00000000" w14:paraId="0000039D">
      <w:pPr>
        <w:ind w:firstLine="0"/>
        <w:rPr>
          <w:b w:val="1"/>
        </w:rPr>
      </w:pPr>
      <w:r w:rsidDel="00000000" w:rsidR="00000000" w:rsidRPr="00000000">
        <w:rPr>
          <w:b w:val="1"/>
          <w:rtl w:val="0"/>
        </w:rPr>
        <w:t xml:space="preserve">Theoretical Implications and Future Research</w:t>
      </w:r>
    </w:p>
    <w:p w:rsidR="00000000" w:rsidDel="00000000" w:rsidP="00000000" w:rsidRDefault="00000000" w:rsidRPr="00000000" w14:paraId="0000039E">
      <w:pPr>
        <w:ind w:firstLine="0"/>
        <w:rPr/>
      </w:pPr>
      <w:r w:rsidDel="00000000" w:rsidR="00000000" w:rsidRPr="00000000">
        <w:rPr>
          <w:rtl w:val="0"/>
        </w:rPr>
        <w:tab/>
        <w:t xml:space="preserve">Results of Study 1 indicate that participants were generally able to demonstrate reduced accessibility of the target thought when instructed to suppress it, as compared to when instructed to concentrate on it, even when under high cognitive load in the form of time pressure. This result is inconsistent with the Ironic Process Theory (Wegner, 1994), the original findings of Wegner and Erber (1992), and previous meta-analytic findings (Wang et al., 2020) where suppressors ironically showed greater target thought accessibility. This failure to replicate the immediate enhancement effect, despite its theoretical soundness, was neither expected nor surprising. Indeed, it is not uncommon to see theories that seem logically and intuitively sound to sometimes not be able to transfer to successful empirical replications (e.g., ego depletion; Hagger et al., 2016). In addition, considering the paucity of past research replicating the immediate enhancement with strict adherence to important parameters set in the original study (as mentioned earlier), this failure to replicate comes as even less of a surprise.</w:t>
      </w:r>
    </w:p>
    <w:p w:rsidR="00000000" w:rsidDel="00000000" w:rsidP="00000000" w:rsidRDefault="00000000" w:rsidRPr="00000000" w14:paraId="0000039F">
      <w:pPr>
        <w:rPr/>
      </w:pPr>
      <w:r w:rsidDel="00000000" w:rsidR="00000000" w:rsidRPr="00000000">
        <w:rPr>
          <w:rtl w:val="0"/>
        </w:rPr>
        <w:t xml:space="preserve">At this juncture, it may be tempting to attribute this replication failure to methodological deviations or sampling differences from the original study, rather than interpreting this as conflicting evidence to the theory underlying the phenomenon. However, the key methodological difference from the original study was the use of visual (rather than audio) stimuli prompts. As far as we are aware, there is no evidence to suggest that thought suppression phenomena are contingent on sensory input modality. In terms of sample variations, even when we isolate the subset of the sample that most closely mimics the original dataset (i.e., college students in Western countries), the results do not change. As such, this replication failure does not simply call into question the importance of certain boundary conditions or moderators, but casts doubt on the Ironic Process Theory itself. Another possibility is that the theory itself is sound, but the methodology through which the immediate enhancement effect could be detected needs to be reconsidered. For instance, a three second time limit may be too liberal and does not place an adequate amount of cognitive load on individuals since the task is a relatively simple one – to generate a single associate word in response to a stimulus word. Perhaps the immediate enhancement effect is also less likely to be captured in the word association task, and a different task would be more conducive to the detection of the phenomenon. Regardless, findings of Study 1 align with a growing body of literature calling for a re-evaluation and refinement of classic psychological effects. They reinforce the importance of replication in testing the limits and generalizability of textbook theories.</w:t>
      </w:r>
    </w:p>
    <w:p w:rsidR="00000000" w:rsidDel="00000000" w:rsidP="00000000" w:rsidRDefault="00000000" w:rsidRPr="00000000" w14:paraId="000003A0">
      <w:pPr>
        <w:rPr/>
      </w:pPr>
      <w:r w:rsidDel="00000000" w:rsidR="00000000" w:rsidRPr="00000000">
        <w:rPr>
          <w:rtl w:val="0"/>
        </w:rPr>
        <w:t xml:space="preserve">Study 2, in contrast, successfully replicated the rebound effect of thought suppression. Participants were generally more preoccupied with the target word following a bout of suppressing it than following a bout of concentrating on it, although the magnitude of the effect was much smaller than Wegner et al</w:t>
      </w:r>
      <w:sdt>
        <w:sdtPr>
          <w:id w:val="-635638652"/>
          <w:tag w:val="goog_rdk_231"/>
        </w:sdtPr>
        <w:sdtContent>
          <w:ins w:author="Kyungmi Kim" w:id="131" w:date="2025-09-27T20:54:53Z">
            <w:r w:rsidDel="00000000" w:rsidR="00000000" w:rsidRPr="00000000">
              <w:rPr>
                <w:rtl w:val="0"/>
              </w:rPr>
              <w:t xml:space="preserve">.</w:t>
            </w:r>
          </w:ins>
        </w:sdtContent>
      </w:sdt>
      <w:r w:rsidDel="00000000" w:rsidR="00000000" w:rsidRPr="00000000">
        <w:rPr>
          <w:rtl w:val="0"/>
        </w:rPr>
        <w:t xml:space="preserve"> (1987)’s original study. However, given that the original study is only one study set </w:t>
      </w:r>
      <w:sdt>
        <w:sdtPr>
          <w:id w:val="-518048695"/>
          <w:tag w:val="goog_rdk_232"/>
        </w:sdtPr>
        <w:sdtContent>
          <w:ins w:author="Kyungmi Kim" w:id="132" w:date="2025-09-27T20:56:20Z">
            <w:r w:rsidDel="00000000" w:rsidR="00000000" w:rsidRPr="00000000">
              <w:rPr>
                <w:rtl w:val="0"/>
              </w:rPr>
              <w:t xml:space="preserve">from</w:t>
            </w:r>
          </w:ins>
        </w:sdtContent>
      </w:sdt>
      <w:sdt>
        <w:sdtPr>
          <w:id w:val="2086761332"/>
          <w:tag w:val="goog_rdk_233"/>
        </w:sdtPr>
        <w:sdtContent>
          <w:del w:author="Kyungmi Kim" w:id="132" w:date="2025-09-27T20:56:20Z">
            <w:r w:rsidDel="00000000" w:rsidR="00000000" w:rsidRPr="00000000">
              <w:rPr>
                <w:rtl w:val="0"/>
              </w:rPr>
              <w:delText xml:space="preserve">in</w:delText>
            </w:r>
          </w:del>
        </w:sdtContent>
      </w:sdt>
      <w:r w:rsidDel="00000000" w:rsidR="00000000" w:rsidRPr="00000000">
        <w:rPr>
          <w:rtl w:val="0"/>
        </w:rPr>
        <w:t xml:space="preserve"> an era when sample sizes have typically been underpowered, and that the meta-analytic findings since have shown more modest effect sizes (Abramowitz et al., 2001; Magee et al., 2012; Wang et al., 2020), we consider this a successful replication. The success of this replication is further supported by the consistent finding when retrospectively estimated thought duration was used as the key measure of the rebound effect instead of thought frequency, which has been used as the primary measure in previous research. This is because it is possible that some individuals may report more instances of target thought occurrence, but each only lasting a short period of time (e.g., “…I had a dream of a gorilla last night, and then woke up to brush my teeth…and then I came to the campus gym to try and work on my chest – aiming for some silver back gorilla chests…”), while others may report less occurrences of the target thought, but each lasting a longer period of time (e.g., “…I had a dream of a gorilla last night running around in a zoo, gently playing with various playground equipment, eating vegetables, making very loud and satisfying crunch sounds….”). Therefore, it is possible that previous research only captured thought frequency, rather than thought preoccupation more broadly. The present findings help triangulate the robustness of the rebound effect by showing that both thought frequency and </w:t>
      </w:r>
      <w:sdt>
        <w:sdtPr>
          <w:id w:val="-66665446"/>
          <w:tag w:val="goog_rdk_234"/>
        </w:sdtPr>
        <w:sdtContent>
          <w:ins w:author="Kyungmi Kim" w:id="133" w:date="2025-09-27T20:59:04Z">
            <w:r w:rsidDel="00000000" w:rsidR="00000000" w:rsidRPr="00000000">
              <w:rPr>
                <w:rtl w:val="0"/>
              </w:rPr>
              <w:t xml:space="preserve">thought </w:t>
            </w:r>
          </w:ins>
        </w:sdtContent>
      </w:sdt>
      <w:r w:rsidDel="00000000" w:rsidR="00000000" w:rsidRPr="00000000">
        <w:rPr>
          <w:rtl w:val="0"/>
        </w:rPr>
        <w:t xml:space="preserve">duration rebound</w:t>
      </w:r>
      <w:sdt>
        <w:sdtPr>
          <w:id w:val="-674949072"/>
          <w:tag w:val="goog_rdk_235"/>
        </w:sdtPr>
        <w:sdtContent>
          <w:del w:author="Kyungmi Kim" w:id="134" w:date="2025-09-27T20:58:46Z">
            <w:r w:rsidDel="00000000" w:rsidR="00000000" w:rsidRPr="00000000">
              <w:rPr>
                <w:rtl w:val="0"/>
              </w:rPr>
              <w:delText xml:space="preserve">s</w:delText>
            </w:r>
          </w:del>
        </w:sdtContent>
      </w:sdt>
      <w:r w:rsidDel="00000000" w:rsidR="00000000" w:rsidRPr="00000000">
        <w:rPr>
          <w:rtl w:val="0"/>
        </w:rPr>
        <w:t xml:space="preserve"> following active thought suppression.</w:t>
      </w:r>
    </w:p>
    <w:p w:rsidR="00000000" w:rsidDel="00000000" w:rsidP="00000000" w:rsidRDefault="00000000" w:rsidRPr="00000000" w14:paraId="000003A1">
      <w:pPr>
        <w:rPr/>
      </w:pPr>
      <w:r w:rsidDel="00000000" w:rsidR="00000000" w:rsidRPr="00000000">
        <w:rPr>
          <w:rtl w:val="0"/>
        </w:rPr>
        <w:t xml:space="preserve">Despite the results being supportive of past </w:t>
      </w:r>
      <w:r w:rsidDel="00000000" w:rsidR="00000000" w:rsidRPr="00000000">
        <w:rPr>
          <w:i w:val="1"/>
          <w:rtl w:val="0"/>
        </w:rPr>
        <w:t xml:space="preserve">empirical</w:t>
      </w:r>
      <w:r w:rsidDel="00000000" w:rsidR="00000000" w:rsidRPr="00000000">
        <w:rPr>
          <w:rtl w:val="0"/>
        </w:rPr>
        <w:t xml:space="preserve"> evidence, some might argue that the nature of the study’s methodology is such that the underlying </w:t>
      </w:r>
      <w:r w:rsidDel="00000000" w:rsidR="00000000" w:rsidRPr="00000000">
        <w:rPr>
          <w:i w:val="1"/>
          <w:rtl w:val="0"/>
        </w:rPr>
        <w:t xml:space="preserve">mechanism</w:t>
      </w:r>
      <w:r w:rsidDel="00000000" w:rsidR="00000000" w:rsidRPr="00000000">
        <w:rPr>
          <w:rtl w:val="0"/>
        </w:rPr>
        <w:t xml:space="preserve"> remains open to debate. That is, while it is plausible that the rebound effect was the result of what Wegner (1994) postulated – that people non-consciously associate the target thought with their surrounding objects, which subsequently become reminders of the very thought that they tried to suppress, alternative explanations cannot be ruled out. However, in the present replication, we actually made some alterations to the original study design in an attempt to rule out some potential confounds and alternative explanations. Most notably, we changed the initial concentration group’s instruction in Period 2 from suppression to concentration. This allowed us to use both Period 1 and Period 2 of the initial concentration group as reference points, ruling out confounds such as practice effects and fatigue effects. Nevertheless, alternative possibilities could still exist. For instance, it may be that initial suppression of a thought allowed individuals to incubate target related thoughts which manifested as greater thought preoccupation in Period 2 as compared to both immediate concentration and repeat concentration periods. This is because in the immediate concentration period, individuals had less time to think about the target thought than individuals in the post-suppression concentration period, who have already incubated the idea for some time. In the repeat concentration period, individuals may have felt that they have less to think/talk about, since much of the topic had already been thought/talked about in the previous period. Again, individuals in the post-suppression concentration period had no such impediment. As such, one possible alternative mechanism driving the rebound effect could be incubation effects, and future studies are encouraged to examine if this is the case.</w:t>
      </w:r>
    </w:p>
    <w:p w:rsidR="00000000" w:rsidDel="00000000" w:rsidP="00000000" w:rsidRDefault="00000000" w:rsidRPr="00000000" w14:paraId="000003A2">
      <w:pPr>
        <w:rPr/>
      </w:pPr>
      <w:r w:rsidDel="00000000" w:rsidR="00000000" w:rsidRPr="00000000">
        <w:rPr>
          <w:rtl w:val="0"/>
        </w:rPr>
        <w:t xml:space="preserve">In the present replication study, we included an extension component. Specifically, we examined whether the rebound effect also applied to non-discrete thoughts (i.e., food, diseases). Interestingly, we found no significant rebound effect for non-discrete thoughts. While this may seem surprising at first, it does not necessarily conflict with the Ironic Process Theory (Wegner, 1994). The reason for this is that compared to discrete thoughts which are singular and concrete, non-discrete thoughts may be more difficult to process and mentally visualize, and as such, they may be less prone to automatic mental associations, which are integral to rebound effects. Of course, the exact reason for this null finding remains to be confirmed by future research.</w:t>
      </w:r>
    </w:p>
    <w:p w:rsidR="00000000" w:rsidDel="00000000" w:rsidP="00000000" w:rsidRDefault="00000000" w:rsidRPr="00000000" w14:paraId="000003A3">
      <w:pPr>
        <w:rPr/>
      </w:pPr>
      <w:r w:rsidDel="00000000" w:rsidR="00000000" w:rsidRPr="00000000">
        <w:rPr>
          <w:rtl w:val="0"/>
        </w:rPr>
        <w:t xml:space="preserve">Aside from an extension component, we also introduced a key deviation from the original protocol. Instead of comparing the concentration period of the initial suppression group to the first concentration period of the control group, we used the second concentration period of the control group as the comparison point. This was aimed at maximizing methodological rigor by eliminating potential timing/order-related confounds such as fatigue effects. Indeed, we found that the rebound effect manifested differently depending on which concentration period we used as the comparison point. While we found a rebound effect (for discrete thoughts) using our preregistered protocol, the rebound effect was much weaker when the first concentration period of the control group was used as the comparison point as per Wegner et al</w:t>
      </w:r>
      <w:sdt>
        <w:sdtPr>
          <w:id w:val="492951238"/>
          <w:tag w:val="goog_rdk_236"/>
        </w:sdtPr>
        <w:sdtContent>
          <w:ins w:author="Kyungmi Kim" w:id="135" w:date="2025-09-27T21:41:34Z">
            <w:r w:rsidDel="00000000" w:rsidR="00000000" w:rsidRPr="00000000">
              <w:rPr>
                <w:rtl w:val="0"/>
              </w:rPr>
              <w:t xml:space="preserve">.</w:t>
            </w:r>
          </w:ins>
        </w:sdtContent>
      </w:sdt>
      <w:r w:rsidDel="00000000" w:rsidR="00000000" w:rsidRPr="00000000">
        <w:rPr>
          <w:rtl w:val="0"/>
        </w:rPr>
        <w:t xml:space="preserve"> (1987)’s original design. In fact, when broken down by target word stimuli, all but </w:t>
      </w:r>
      <w:sdt>
        <w:sdtPr>
          <w:id w:val="783557840"/>
          <w:tag w:val="goog_rdk_237"/>
        </w:sdtPr>
        <w:sdtContent>
          <w:del w:author="Kyungmi Kim" w:id="136" w:date="2025-09-27T21:41:54Z">
            <w:r w:rsidDel="00000000" w:rsidR="00000000" w:rsidRPr="00000000">
              <w:rPr>
                <w:rtl w:val="0"/>
              </w:rPr>
              <w:delText xml:space="preserve">“</w:delText>
            </w:r>
          </w:del>
        </w:sdtContent>
      </w:sdt>
      <w:sdt>
        <w:sdtPr>
          <w:id w:val="64083469"/>
          <w:tag w:val="goog_rdk_238"/>
        </w:sdtPr>
        <w:sdtContent>
          <w:commentRangeStart w:id="19"/>
        </w:sdtContent>
      </w:sdt>
      <w:sdt>
        <w:sdtPr>
          <w:id w:val="1585217995"/>
          <w:tag w:val="goog_rdk_239"/>
        </w:sdtPr>
        <w:sdtContent>
          <w:r w:rsidDel="00000000" w:rsidR="00000000" w:rsidRPr="00000000">
            <w:rPr>
              <w:i w:val="1"/>
              <w:rtl w:val="0"/>
              <w:rPrChange w:author="Kyungmi Kim" w:id="137" w:date="2025-09-27T21:41:59Z">
                <w:rPr/>
              </w:rPrChange>
            </w:rPr>
            <w:t xml:space="preserve">diseases</w:t>
          </w:r>
        </w:sdtContent>
      </w:sdt>
      <w:sdt>
        <w:sdtPr>
          <w:id w:val="501043967"/>
          <w:tag w:val="goog_rdk_240"/>
        </w:sdtPr>
        <w:sdtContent>
          <w:del w:author="Kyungmi Kim" w:id="138" w:date="2025-09-27T21:41:56Z">
            <w:commentRangeEnd w:id="19"/>
            <w:r w:rsidDel="00000000" w:rsidR="00000000" w:rsidRPr="00000000">
              <w:commentReference w:id="19"/>
            </w:r>
            <w:r w:rsidDel="00000000" w:rsidR="00000000" w:rsidRPr="00000000">
              <w:rPr>
                <w:rtl w:val="0"/>
              </w:rPr>
              <w:delText xml:space="preserve">”</w:delText>
            </w:r>
          </w:del>
        </w:sdtContent>
      </w:sdt>
      <w:r w:rsidDel="00000000" w:rsidR="00000000" w:rsidRPr="00000000">
        <w:rPr>
          <w:rtl w:val="0"/>
        </w:rPr>
        <w:t xml:space="preserve"> yielded non-significant rebound effects, and even </w:t>
      </w:r>
      <w:sdt>
        <w:sdtPr>
          <w:id w:val="619287542"/>
          <w:tag w:val="goog_rdk_241"/>
        </w:sdtPr>
        <w:sdtContent>
          <w:del w:author="Kyungmi Kim" w:id="139" w:date="2025-09-27T21:42:02Z">
            <w:r w:rsidDel="00000000" w:rsidR="00000000" w:rsidRPr="00000000">
              <w:rPr>
                <w:rtl w:val="0"/>
              </w:rPr>
              <w:delText xml:space="preserve">“</w:delText>
            </w:r>
          </w:del>
        </w:sdtContent>
      </w:sdt>
      <w:sdt>
        <w:sdtPr>
          <w:id w:val="-1994836803"/>
          <w:tag w:val="goog_rdk_242"/>
        </w:sdtPr>
        <w:sdtContent>
          <w:r w:rsidDel="00000000" w:rsidR="00000000" w:rsidRPr="00000000">
            <w:rPr>
              <w:i w:val="1"/>
              <w:rtl w:val="0"/>
              <w:rPrChange w:author="Kyungmi Kim" w:id="140" w:date="2025-09-27T21:42:05Z">
                <w:rPr/>
              </w:rPrChange>
            </w:rPr>
            <w:t xml:space="preserve">diseases</w:t>
          </w:r>
        </w:sdtContent>
      </w:sdt>
      <w:sdt>
        <w:sdtPr>
          <w:id w:val="-344318453"/>
          <w:tag w:val="goog_rdk_243"/>
        </w:sdtPr>
        <w:sdtContent>
          <w:del w:author="Kyungmi Kim" w:id="141" w:date="2025-09-27T21:42:06Z">
            <w:r w:rsidDel="00000000" w:rsidR="00000000" w:rsidRPr="00000000">
              <w:rPr>
                <w:rtl w:val="0"/>
              </w:rPr>
              <w:delText xml:space="preserve">”</w:delText>
            </w:r>
          </w:del>
        </w:sdtContent>
      </w:sdt>
      <w:r w:rsidDel="00000000" w:rsidR="00000000" w:rsidRPr="00000000">
        <w:rPr>
          <w:rtl w:val="0"/>
        </w:rPr>
        <w:t xml:space="preserve"> yielded a mere marginally significant rebound effect. This discrepancy speaks to the importance of designing studies that could rule out potential confounds such as fatigue effects when aiming to capture rebound effects.</w:t>
      </w:r>
    </w:p>
    <w:p w:rsidR="00000000" w:rsidDel="00000000" w:rsidP="00000000" w:rsidRDefault="00000000" w:rsidRPr="00000000" w14:paraId="000003A4">
      <w:pPr>
        <w:rPr/>
      </w:pPr>
      <w:r w:rsidDel="00000000" w:rsidR="00000000" w:rsidRPr="00000000">
        <w:rPr>
          <w:rtl w:val="0"/>
        </w:rPr>
        <w:t xml:space="preserve">In sum, the successful replication of the rebound effect provides further empirical support for Wegner (1994)’s Ironic Process Theory, which posits that deliberate attempts to suppress a thought lead to paradoxical increases of mental preoccupation of that thought after active suppression efforts are terminated. Our results also affirm the generalizability of the rebound effect across populations speaking different languages. This helps ascertain that the phenomenon is universal, rather than culturally specific. In addition, our study also helps delineate its boundaries – it appears that the rebound effect only manifest</w:t>
      </w:r>
      <w:sdt>
        <w:sdtPr>
          <w:id w:val="429767389"/>
          <w:tag w:val="goog_rdk_244"/>
        </w:sdtPr>
        <w:sdtContent>
          <w:ins w:author="Cassandra Baldwin" w:id="142" w:date="2025-09-22T18:24:39Z">
            <w:r w:rsidDel="00000000" w:rsidR="00000000" w:rsidRPr="00000000">
              <w:rPr>
                <w:rtl w:val="0"/>
              </w:rPr>
              <w:t xml:space="preserve">s</w:t>
            </w:r>
          </w:ins>
        </w:sdtContent>
      </w:sdt>
      <w:r w:rsidDel="00000000" w:rsidR="00000000" w:rsidRPr="00000000">
        <w:rPr>
          <w:rtl w:val="0"/>
        </w:rPr>
        <w:t xml:space="preserve"> when the target thought is discrete and not when it is non-discrete. These aspects help enrich the thought suppression literature with more nuance, and lend credibility to theoretical frameworks that incorporate ironic rebound effects into other psychological phenomena such as self-regulation and attentional control.</w:t>
      </w:r>
    </w:p>
    <w:p w:rsidR="00000000" w:rsidDel="00000000" w:rsidP="00000000" w:rsidRDefault="00000000" w:rsidRPr="00000000" w14:paraId="000003A5">
      <w:pPr>
        <w:ind w:firstLine="0"/>
        <w:rPr/>
      </w:pPr>
      <w:r w:rsidDel="00000000" w:rsidR="00000000" w:rsidRPr="00000000">
        <w:rPr>
          <w:b w:val="1"/>
          <w:rtl w:val="0"/>
        </w:rPr>
        <w:t xml:space="preserve">Practical Implications</w:t>
      </w:r>
      <w:r w:rsidDel="00000000" w:rsidR="00000000" w:rsidRPr="00000000">
        <w:rPr>
          <w:rtl w:val="0"/>
        </w:rPr>
      </w:r>
    </w:p>
    <w:p w:rsidR="00000000" w:rsidDel="00000000" w:rsidP="00000000" w:rsidRDefault="00000000" w:rsidRPr="00000000" w14:paraId="000003A6">
      <w:pPr>
        <w:rPr/>
      </w:pPr>
      <w:r w:rsidDel="00000000" w:rsidR="00000000" w:rsidRPr="00000000">
        <w:rPr>
          <w:rtl w:val="0"/>
        </w:rPr>
        <w:t xml:space="preserve">Findings of the present study suggest that thought suppression may not backfire immediately, but rather produces delayed increases in accessibility of the suppressed thought. This implies that individuals may experience short-term relief when suppressing unwanted thoughts, but at the cost of increased mental preoccupation later. This has practical relevance for clinical strategies targeting disorders marked by intrusive cognitions, such as </w:t>
      </w:r>
      <w:sdt>
        <w:sdtPr>
          <w:id w:val="-402317749"/>
          <w:tag w:val="goog_rdk_245"/>
        </w:sdtPr>
        <w:sdtContent>
          <w:ins w:author="Kyungmi Kim" w:id="143" w:date="2025-09-27T21:44:55Z">
            <w:r w:rsidDel="00000000" w:rsidR="00000000" w:rsidRPr="00000000">
              <w:rPr>
                <w:rtl w:val="0"/>
              </w:rPr>
              <w:t xml:space="preserve">o</w:t>
            </w:r>
          </w:ins>
        </w:sdtContent>
      </w:sdt>
      <w:sdt>
        <w:sdtPr>
          <w:id w:val="2041015670"/>
          <w:tag w:val="goog_rdk_246"/>
        </w:sdtPr>
        <w:sdtContent>
          <w:del w:author="Kyungmi Kim" w:id="143" w:date="2025-09-27T21:44:55Z">
            <w:r w:rsidDel="00000000" w:rsidR="00000000" w:rsidRPr="00000000">
              <w:rPr>
                <w:rtl w:val="0"/>
              </w:rPr>
              <w:delText xml:space="preserve">O</w:delText>
            </w:r>
          </w:del>
        </w:sdtContent>
      </w:sdt>
      <w:r w:rsidDel="00000000" w:rsidR="00000000" w:rsidRPr="00000000">
        <w:rPr>
          <w:rtl w:val="0"/>
        </w:rPr>
        <w:t xml:space="preserve">bsessive</w:t>
      </w:r>
      <w:sdt>
        <w:sdtPr>
          <w:id w:val="1451085797"/>
          <w:tag w:val="goog_rdk_247"/>
        </w:sdtPr>
        <w:sdtContent>
          <w:ins w:author="Kyungmi Kim" w:id="144" w:date="2025-09-27T21:44:58Z">
            <w:r w:rsidDel="00000000" w:rsidR="00000000" w:rsidRPr="00000000">
              <w:rPr>
                <w:rtl w:val="0"/>
              </w:rPr>
              <w:t xml:space="preserve"> </w:t>
            </w:r>
          </w:ins>
        </w:sdtContent>
      </w:sdt>
      <w:sdt>
        <w:sdtPr>
          <w:id w:val="112280754"/>
          <w:tag w:val="goog_rdk_248"/>
        </w:sdtPr>
        <w:sdtContent>
          <w:del w:author="Kyungmi Kim" w:id="144" w:date="2025-09-27T21:44:58Z">
            <w:r w:rsidDel="00000000" w:rsidR="00000000" w:rsidRPr="00000000">
              <w:rPr>
                <w:rtl w:val="0"/>
              </w:rPr>
              <w:delText xml:space="preserve">-C</w:delText>
            </w:r>
          </w:del>
        </w:sdtContent>
      </w:sdt>
      <w:sdt>
        <w:sdtPr>
          <w:id w:val="500584763"/>
          <w:tag w:val="goog_rdk_249"/>
        </w:sdtPr>
        <w:sdtContent>
          <w:ins w:author="Kyungmi Kim" w:id="144" w:date="2025-09-27T21:44:58Z">
            <w:r w:rsidDel="00000000" w:rsidR="00000000" w:rsidRPr="00000000">
              <w:rPr>
                <w:rtl w:val="0"/>
              </w:rPr>
              <w:t xml:space="preserve">c</w:t>
            </w:r>
          </w:ins>
        </w:sdtContent>
      </w:sdt>
      <w:r w:rsidDel="00000000" w:rsidR="00000000" w:rsidRPr="00000000">
        <w:rPr>
          <w:rtl w:val="0"/>
        </w:rPr>
        <w:t xml:space="preserve">ompulsive </w:t>
      </w:r>
      <w:sdt>
        <w:sdtPr>
          <w:id w:val="-2007587618"/>
          <w:tag w:val="goog_rdk_250"/>
        </w:sdtPr>
        <w:sdtContent>
          <w:ins w:author="Kyungmi Kim" w:id="145" w:date="2025-09-27T21:45:01Z">
            <w:r w:rsidDel="00000000" w:rsidR="00000000" w:rsidRPr="00000000">
              <w:rPr>
                <w:rtl w:val="0"/>
              </w:rPr>
              <w:t xml:space="preserve">d</w:t>
            </w:r>
          </w:ins>
        </w:sdtContent>
      </w:sdt>
      <w:sdt>
        <w:sdtPr>
          <w:id w:val="235117490"/>
          <w:tag w:val="goog_rdk_251"/>
        </w:sdtPr>
        <w:sdtContent>
          <w:del w:author="Kyungmi Kim" w:id="145" w:date="2025-09-27T21:45:01Z">
            <w:r w:rsidDel="00000000" w:rsidR="00000000" w:rsidRPr="00000000">
              <w:rPr>
                <w:rtl w:val="0"/>
              </w:rPr>
              <w:delText xml:space="preserve">D</w:delText>
            </w:r>
          </w:del>
        </w:sdtContent>
      </w:sdt>
      <w:r w:rsidDel="00000000" w:rsidR="00000000" w:rsidRPr="00000000">
        <w:rPr>
          <w:rtl w:val="0"/>
        </w:rPr>
        <w:t xml:space="preserve">isorder, </w:t>
      </w:r>
      <w:sdt>
        <w:sdtPr>
          <w:id w:val="992018690"/>
          <w:tag w:val="goog_rdk_252"/>
        </w:sdtPr>
        <w:sdtContent>
          <w:ins w:author="Kyungmi Kim" w:id="146" w:date="2025-09-27T21:45:04Z">
            <w:r w:rsidDel="00000000" w:rsidR="00000000" w:rsidRPr="00000000">
              <w:rPr>
                <w:rtl w:val="0"/>
              </w:rPr>
              <w:t xml:space="preserve">p</w:t>
            </w:r>
          </w:ins>
        </w:sdtContent>
      </w:sdt>
      <w:sdt>
        <w:sdtPr>
          <w:id w:val="-1239629386"/>
          <w:tag w:val="goog_rdk_253"/>
        </w:sdtPr>
        <w:sdtContent>
          <w:del w:author="Kyungmi Kim" w:id="146" w:date="2025-09-27T21:45:04Z">
            <w:r w:rsidDel="00000000" w:rsidR="00000000" w:rsidRPr="00000000">
              <w:rPr>
                <w:rtl w:val="0"/>
              </w:rPr>
              <w:delText xml:space="preserve">P</w:delText>
            </w:r>
          </w:del>
        </w:sdtContent>
      </w:sdt>
      <w:r w:rsidDel="00000000" w:rsidR="00000000" w:rsidRPr="00000000">
        <w:rPr>
          <w:rtl w:val="0"/>
        </w:rPr>
        <w:t xml:space="preserve">ost-</w:t>
      </w:r>
      <w:sdt>
        <w:sdtPr>
          <w:id w:val="122565419"/>
          <w:tag w:val="goog_rdk_254"/>
        </w:sdtPr>
        <w:sdtContent>
          <w:ins w:author="Kyungmi Kim" w:id="147" w:date="2025-09-27T21:45:06Z">
            <w:r w:rsidDel="00000000" w:rsidR="00000000" w:rsidRPr="00000000">
              <w:rPr>
                <w:rtl w:val="0"/>
              </w:rPr>
              <w:t xml:space="preserve">t</w:t>
            </w:r>
          </w:ins>
        </w:sdtContent>
      </w:sdt>
      <w:sdt>
        <w:sdtPr>
          <w:id w:val="1924835942"/>
          <w:tag w:val="goog_rdk_255"/>
        </w:sdtPr>
        <w:sdtContent>
          <w:del w:author="Kyungmi Kim" w:id="147" w:date="2025-09-27T21:45:06Z">
            <w:r w:rsidDel="00000000" w:rsidR="00000000" w:rsidRPr="00000000">
              <w:rPr>
                <w:rtl w:val="0"/>
              </w:rPr>
              <w:delText xml:space="preserve">T</w:delText>
            </w:r>
          </w:del>
        </w:sdtContent>
      </w:sdt>
      <w:r w:rsidDel="00000000" w:rsidR="00000000" w:rsidRPr="00000000">
        <w:rPr>
          <w:rtl w:val="0"/>
        </w:rPr>
        <w:t xml:space="preserve">raumatic </w:t>
      </w:r>
      <w:sdt>
        <w:sdtPr>
          <w:id w:val="-2032540831"/>
          <w:tag w:val="goog_rdk_256"/>
        </w:sdtPr>
        <w:sdtContent>
          <w:ins w:author="Kyungmi Kim" w:id="148" w:date="2025-09-27T21:45:10Z">
            <w:r w:rsidDel="00000000" w:rsidR="00000000" w:rsidRPr="00000000">
              <w:rPr>
                <w:rtl w:val="0"/>
              </w:rPr>
              <w:t xml:space="preserve">s</w:t>
            </w:r>
          </w:ins>
        </w:sdtContent>
      </w:sdt>
      <w:sdt>
        <w:sdtPr>
          <w:id w:val="358398147"/>
          <w:tag w:val="goog_rdk_257"/>
        </w:sdtPr>
        <w:sdtContent>
          <w:del w:author="Kyungmi Kim" w:id="148" w:date="2025-09-27T21:45:10Z">
            <w:r w:rsidDel="00000000" w:rsidR="00000000" w:rsidRPr="00000000">
              <w:rPr>
                <w:rtl w:val="0"/>
              </w:rPr>
              <w:delText xml:space="preserve">S</w:delText>
            </w:r>
          </w:del>
        </w:sdtContent>
      </w:sdt>
      <w:r w:rsidDel="00000000" w:rsidR="00000000" w:rsidRPr="00000000">
        <w:rPr>
          <w:rtl w:val="0"/>
        </w:rPr>
        <w:t xml:space="preserve">tress </w:t>
      </w:r>
      <w:sdt>
        <w:sdtPr>
          <w:id w:val="-1209691560"/>
          <w:tag w:val="goog_rdk_258"/>
        </w:sdtPr>
        <w:sdtContent>
          <w:ins w:author="Kyungmi Kim" w:id="149" w:date="2025-09-27T21:45:11Z">
            <w:r w:rsidDel="00000000" w:rsidR="00000000" w:rsidRPr="00000000">
              <w:rPr>
                <w:rtl w:val="0"/>
              </w:rPr>
              <w:t xml:space="preserve">d</w:t>
            </w:r>
          </w:ins>
        </w:sdtContent>
      </w:sdt>
      <w:sdt>
        <w:sdtPr>
          <w:id w:val="1760172988"/>
          <w:tag w:val="goog_rdk_259"/>
        </w:sdtPr>
        <w:sdtContent>
          <w:del w:author="Kyungmi Kim" w:id="149" w:date="2025-09-27T21:45:11Z">
            <w:r w:rsidDel="00000000" w:rsidR="00000000" w:rsidRPr="00000000">
              <w:rPr>
                <w:rtl w:val="0"/>
              </w:rPr>
              <w:delText xml:space="preserve">D</w:delText>
            </w:r>
          </w:del>
        </w:sdtContent>
      </w:sdt>
      <w:r w:rsidDel="00000000" w:rsidR="00000000" w:rsidRPr="00000000">
        <w:rPr>
          <w:rtl w:val="0"/>
        </w:rPr>
        <w:t xml:space="preserve">isorder, or </w:t>
      </w:r>
      <w:sdt>
        <w:sdtPr>
          <w:id w:val="-1237314215"/>
          <w:tag w:val="goog_rdk_260"/>
        </w:sdtPr>
        <w:sdtContent>
          <w:ins w:author="Kyungmi Kim" w:id="150" w:date="2025-09-27T21:45:14Z">
            <w:r w:rsidDel="00000000" w:rsidR="00000000" w:rsidRPr="00000000">
              <w:rPr>
                <w:rtl w:val="0"/>
              </w:rPr>
              <w:t xml:space="preserve">g</w:t>
            </w:r>
          </w:ins>
        </w:sdtContent>
      </w:sdt>
      <w:sdt>
        <w:sdtPr>
          <w:id w:val="-726749810"/>
          <w:tag w:val="goog_rdk_261"/>
        </w:sdtPr>
        <w:sdtContent>
          <w:del w:author="Kyungmi Kim" w:id="150" w:date="2025-09-27T21:45:14Z">
            <w:r w:rsidDel="00000000" w:rsidR="00000000" w:rsidRPr="00000000">
              <w:rPr>
                <w:rtl w:val="0"/>
              </w:rPr>
              <w:delText xml:space="preserve">G</w:delText>
            </w:r>
          </w:del>
        </w:sdtContent>
      </w:sdt>
      <w:r w:rsidDel="00000000" w:rsidR="00000000" w:rsidRPr="00000000">
        <w:rPr>
          <w:rtl w:val="0"/>
        </w:rPr>
        <w:t xml:space="preserve">eneralized </w:t>
      </w:r>
      <w:sdt>
        <w:sdtPr>
          <w:id w:val="-2121884040"/>
          <w:tag w:val="goog_rdk_262"/>
        </w:sdtPr>
        <w:sdtContent>
          <w:ins w:author="Kyungmi Kim" w:id="151" w:date="2025-09-27T21:45:17Z">
            <w:r w:rsidDel="00000000" w:rsidR="00000000" w:rsidRPr="00000000">
              <w:rPr>
                <w:rtl w:val="0"/>
              </w:rPr>
              <w:t xml:space="preserve">a</w:t>
            </w:r>
          </w:ins>
        </w:sdtContent>
      </w:sdt>
      <w:sdt>
        <w:sdtPr>
          <w:id w:val="-1582454764"/>
          <w:tag w:val="goog_rdk_263"/>
        </w:sdtPr>
        <w:sdtContent>
          <w:del w:author="Kyungmi Kim" w:id="151" w:date="2025-09-27T21:45:17Z">
            <w:r w:rsidDel="00000000" w:rsidR="00000000" w:rsidRPr="00000000">
              <w:rPr>
                <w:rtl w:val="0"/>
              </w:rPr>
              <w:delText xml:space="preserve">A</w:delText>
            </w:r>
          </w:del>
        </w:sdtContent>
      </w:sdt>
      <w:r w:rsidDel="00000000" w:rsidR="00000000" w:rsidRPr="00000000">
        <w:rPr>
          <w:rtl w:val="0"/>
        </w:rPr>
        <w:t xml:space="preserve">nxiety </w:t>
      </w:r>
      <w:sdt>
        <w:sdtPr>
          <w:id w:val="-362373130"/>
          <w:tag w:val="goog_rdk_264"/>
        </w:sdtPr>
        <w:sdtContent>
          <w:ins w:author="Kyungmi Kim" w:id="152" w:date="2025-09-27T21:45:18Z">
            <w:r w:rsidDel="00000000" w:rsidR="00000000" w:rsidRPr="00000000">
              <w:rPr>
                <w:rtl w:val="0"/>
              </w:rPr>
              <w:t xml:space="preserve">d</w:t>
            </w:r>
          </w:ins>
        </w:sdtContent>
      </w:sdt>
      <w:sdt>
        <w:sdtPr>
          <w:id w:val="-1928097957"/>
          <w:tag w:val="goog_rdk_265"/>
        </w:sdtPr>
        <w:sdtContent>
          <w:del w:author="Kyungmi Kim" w:id="152" w:date="2025-09-27T21:45:18Z">
            <w:r w:rsidDel="00000000" w:rsidR="00000000" w:rsidRPr="00000000">
              <w:rPr>
                <w:rtl w:val="0"/>
              </w:rPr>
              <w:delText xml:space="preserve">D</w:delText>
            </w:r>
          </w:del>
        </w:sdtContent>
      </w:sdt>
      <w:r w:rsidDel="00000000" w:rsidR="00000000" w:rsidRPr="00000000">
        <w:rPr>
          <w:rtl w:val="0"/>
        </w:rPr>
        <w:t xml:space="preserve">isorder. For instance, given that the rebound effect occurs after active suppression efforts are terminated, timing becomes a critical factor in designing interventions. Cognitive control strategies should consider the post-suppression window as a potential vulnerability period. Techniques such as mindfulness, cognitive defusion, or thought-labeling may be particularly valuable during this rebound window to reduce relapse into maladaptive thought patterns.</w:t>
      </w:r>
    </w:p>
    <w:p w:rsidR="00000000" w:rsidDel="00000000" w:rsidP="00000000" w:rsidRDefault="00000000" w:rsidRPr="00000000" w14:paraId="000003A7">
      <w:pPr>
        <w:rPr/>
      </w:pPr>
      <w:r w:rsidDel="00000000" w:rsidR="00000000" w:rsidRPr="00000000">
        <w:rPr>
          <w:rtl w:val="0"/>
        </w:rPr>
        <w:t xml:space="preserve">For therapists and individuals using self-help tools, our findings highlight the importance of preparing for delayed resurgence of unwanted thoughts rather than focusing solely on immediate intrusions. Psychoeducational content might shift from warning about instant backfire to planning for downstream effects after suppression ends. On this note, our results suggest that the common recommendations (often given by advocates of acceptance-based interventions such as mindfulness-based cognitive therapy) to avoid thought suppression altogether may be overly simplistic. Since no immediate ironic effects were observed, suppression might be strategically useful for short-term regulation, especially in situations requiring acute focus or emotional control. However, it should ideally be paired with long-term strategies to mitigate the rebound effect. In sum, the absence of an immediate enhancement effect but </w:t>
      </w:r>
      <w:sdt>
        <w:sdtPr>
          <w:id w:val="304685746"/>
          <w:tag w:val="goog_rdk_266"/>
        </w:sdtPr>
        <w:sdtContent>
          <w:ins w:author="Kyungmi Kim" w:id="153" w:date="2025-09-27T21:47:15Z">
            <w:r w:rsidDel="00000000" w:rsidR="00000000" w:rsidRPr="00000000">
              <w:rPr>
                <w:rtl w:val="0"/>
              </w:rPr>
              <w:t xml:space="preserve">the </w:t>
            </w:r>
          </w:ins>
        </w:sdtContent>
      </w:sdt>
      <w:r w:rsidDel="00000000" w:rsidR="00000000" w:rsidRPr="00000000">
        <w:rPr>
          <w:rtl w:val="0"/>
        </w:rPr>
        <w:t xml:space="preserve">presence of a rebound effect suggests that suppression is not inherently or immediately maladaptive, but its consequences unfold over time. This nuanced finding can be used as a guide to refine therapeutic, educational, and digital tools designed to help individuals manage unwanted thoughts more effectively.</w:t>
      </w:r>
    </w:p>
    <w:p w:rsidR="00000000" w:rsidDel="00000000" w:rsidP="00000000" w:rsidRDefault="00000000" w:rsidRPr="00000000" w14:paraId="000003A8">
      <w:pPr>
        <w:ind w:firstLine="0"/>
        <w:rPr>
          <w:b w:val="1"/>
        </w:rPr>
      </w:pPr>
      <w:sdt>
        <w:sdtPr>
          <w:id w:val="-1321986826"/>
          <w:tag w:val="goog_rdk_267"/>
        </w:sdtPr>
        <w:sdtContent>
          <w:commentRangeStart w:id="20"/>
        </w:sdtContent>
      </w:sdt>
      <w:r w:rsidDel="00000000" w:rsidR="00000000" w:rsidRPr="00000000">
        <w:rPr>
          <w:b w:val="1"/>
          <w:rtl w:val="0"/>
        </w:rPr>
        <w:t xml:space="preserve">Limitations and Conclusion</w:t>
      </w:r>
      <w:commentRangeEnd w:id="20"/>
      <w:r w:rsidDel="00000000" w:rsidR="00000000" w:rsidRPr="00000000">
        <w:commentReference w:id="20"/>
      </w:r>
      <w:r w:rsidDel="00000000" w:rsidR="00000000" w:rsidRPr="00000000">
        <w:rPr>
          <w:rtl w:val="0"/>
        </w:rPr>
      </w:r>
    </w:p>
    <w:p w:rsidR="00000000" w:rsidDel="00000000" w:rsidP="00000000" w:rsidRDefault="00000000" w:rsidRPr="00000000" w14:paraId="000003A9">
      <w:pPr>
        <w:ind w:firstLine="0"/>
        <w:rPr/>
      </w:pPr>
      <w:r w:rsidDel="00000000" w:rsidR="00000000" w:rsidRPr="00000000">
        <w:rPr>
          <w:rtl w:val="0"/>
        </w:rPr>
        <w:tab/>
        <w:t xml:space="preserve">In the present replication study, we made our best efforts to adhere to the methodological parameters of the original studies. However, in the extension component of the study, limitations remained. The purpose of testing the rebound effect on non-discrete target words was to examine the boundaries of real life thought suppression effects. This is because discrete thoughts such as white elephant (Wegner et al., 1987), which have been widely used in previous research, are clearly rarely suppressed in real life. For instance, in everyday life, ecologically valid suppression targets may include various foods while on a diet, various distractions while working, and various </w:t>
      </w:r>
      <w:sdt>
        <w:sdtPr>
          <w:id w:val="421879903"/>
          <w:tag w:val="goog_rdk_268"/>
        </w:sdtPr>
        <w:sdtContent>
          <w:del w:author="Kyungmi Kim" w:id="154" w:date="2025-09-27T21:49:26Z">
            <w:r w:rsidDel="00000000" w:rsidR="00000000" w:rsidRPr="00000000">
              <w:rPr>
                <w:rtl w:val="0"/>
              </w:rPr>
              <w:delText xml:space="preserve">un</w:delText>
            </w:r>
          </w:del>
        </w:sdtContent>
      </w:sdt>
      <w:r w:rsidDel="00000000" w:rsidR="00000000" w:rsidRPr="00000000">
        <w:rPr>
          <w:rtl w:val="0"/>
        </w:rPr>
        <w:t xml:space="preserve">funny thoughts while attempting not to laugh in a serious setting. In clinical contexts, unwanted thoughts may include the urge to check if the stove had been turned off, previous traumatic memories, and worries of failure. These thoughts are almost exclusively complex thoughts that contain an entire event (or group of events), an entire group of objects, or an abstract concept, rather than merely a single object, such as a gorilla or a tiger. </w:t>
      </w:r>
    </w:p>
    <w:p w:rsidR="00000000" w:rsidDel="00000000" w:rsidP="00000000" w:rsidRDefault="00000000" w:rsidRPr="00000000" w14:paraId="000003AA">
      <w:pPr>
        <w:rPr/>
      </w:pPr>
      <w:r w:rsidDel="00000000" w:rsidR="00000000" w:rsidRPr="00000000">
        <w:rPr>
          <w:rtl w:val="0"/>
        </w:rPr>
        <w:t xml:space="preserve">To this end, the present study included conditions in which the target thoughts </w:t>
      </w:r>
      <w:sdt>
        <w:sdtPr>
          <w:id w:val="-1407721362"/>
          <w:tag w:val="goog_rdk_269"/>
        </w:sdtPr>
        <w:sdtContent>
          <w:ins w:author="Kyungmi Kim" w:id="155" w:date="2025-09-27T21:55:03Z">
            <w:r w:rsidDel="00000000" w:rsidR="00000000" w:rsidRPr="00000000">
              <w:rPr>
                <w:rtl w:val="0"/>
              </w:rPr>
              <w:t xml:space="preserve">were non-discrete </w:t>
            </w:r>
          </w:ins>
        </w:sdtContent>
      </w:sdt>
      <w:sdt>
        <w:sdtPr>
          <w:id w:val="1682028594"/>
          <w:tag w:val="goog_rdk_270"/>
        </w:sdtPr>
        <w:sdtContent>
          <w:del w:author="Kyungmi Kim" w:id="155" w:date="2025-09-27T21:55:03Z">
            <w:r w:rsidDel="00000000" w:rsidR="00000000" w:rsidRPr="00000000">
              <w:rPr>
                <w:rtl w:val="0"/>
              </w:rPr>
              <w:delText xml:space="preserve">“</w:delText>
            </w:r>
          </w:del>
        </w:sdtContent>
      </w:sdt>
      <w:sdt>
        <w:sdtPr>
          <w:id w:val="-1033276407"/>
          <w:tag w:val="goog_rdk_271"/>
        </w:sdtPr>
        <w:sdtContent>
          <w:r w:rsidDel="00000000" w:rsidR="00000000" w:rsidRPr="00000000">
            <w:rPr>
              <w:i w:val="1"/>
              <w:rtl w:val="0"/>
              <w:rPrChange w:author="Kyungmi Kim" w:id="156" w:date="2025-09-27T21:55:36Z">
                <w:rPr/>
              </w:rPrChange>
            </w:rPr>
            <w:t xml:space="preserve">food</w:t>
          </w:r>
        </w:sdtContent>
      </w:sdt>
      <w:sdt>
        <w:sdtPr>
          <w:id w:val="1418153918"/>
          <w:tag w:val="goog_rdk_272"/>
        </w:sdtPr>
        <w:sdtContent>
          <w:del w:author="Kyungmi Kim" w:id="157" w:date="2025-09-27T21:55:37Z">
            <w:r w:rsidDel="00000000" w:rsidR="00000000" w:rsidRPr="00000000">
              <w:rPr>
                <w:rtl w:val="0"/>
              </w:rPr>
              <w:delText xml:space="preserve">”</w:delText>
            </w:r>
          </w:del>
        </w:sdtContent>
      </w:sdt>
      <w:r w:rsidDel="00000000" w:rsidR="00000000" w:rsidRPr="00000000">
        <w:rPr>
          <w:rtl w:val="0"/>
        </w:rPr>
        <w:t xml:space="preserve"> and </w:t>
      </w:r>
      <w:sdt>
        <w:sdtPr>
          <w:id w:val="2127536211"/>
          <w:tag w:val="goog_rdk_273"/>
        </w:sdtPr>
        <w:sdtContent>
          <w:del w:author="Kyungmi Kim" w:id="158" w:date="2025-09-27T21:55:39Z">
            <w:r w:rsidDel="00000000" w:rsidR="00000000" w:rsidRPr="00000000">
              <w:rPr>
                <w:rtl w:val="0"/>
              </w:rPr>
              <w:delText xml:space="preserve">“</w:delText>
            </w:r>
          </w:del>
        </w:sdtContent>
      </w:sdt>
      <w:sdt>
        <w:sdtPr>
          <w:id w:val="121500983"/>
          <w:tag w:val="goog_rdk_274"/>
        </w:sdtPr>
        <w:sdtContent>
          <w:r w:rsidDel="00000000" w:rsidR="00000000" w:rsidRPr="00000000">
            <w:rPr>
              <w:i w:val="1"/>
              <w:rtl w:val="0"/>
              <w:rPrChange w:author="Kyungmi Kim" w:id="159" w:date="2025-09-27T21:55:42Z">
                <w:rPr/>
              </w:rPrChange>
            </w:rPr>
            <w:t xml:space="preserve">diseases</w:t>
          </w:r>
        </w:sdtContent>
      </w:sdt>
      <w:sdt>
        <w:sdtPr>
          <w:id w:val="-1682490950"/>
          <w:tag w:val="goog_rdk_275"/>
        </w:sdtPr>
        <w:sdtContent>
          <w:del w:author="Kyungmi Kim" w:id="160" w:date="2025-09-27T21:55:13Z">
            <w:r w:rsidDel="00000000" w:rsidR="00000000" w:rsidRPr="00000000">
              <w:rPr>
                <w:rtl w:val="0"/>
              </w:rPr>
              <w:delText xml:space="preserve">” were used as the target thought</w:delText>
            </w:r>
          </w:del>
        </w:sdtContent>
      </w:sdt>
      <w:r w:rsidDel="00000000" w:rsidR="00000000" w:rsidRPr="00000000">
        <w:rPr>
          <w:rtl w:val="0"/>
        </w:rPr>
        <w:t xml:space="preserve">. However, there are two limitations surrounding this approach. First, it is unclear whether food and diseases are truly the most common targets of thought suppression in everyday life, and therefore, the generalizability of the findings may be limited. For instance, it is possible that non-discrete thoughts are also subject to the rebound effect, but it was simply not captured in the present study due to the choice of two non-representative target thoughts. As such, future studies examining non-discrete target thoughts are encouraged to run a pretest to sample the most common unwanted thought categories in everyday life, and to use the most commonly reported target thoughts as experimental stimuli to circumvent the abovementioned limitation on stimuli generalizability. A second and related limitation is that the present replication attempt focused on rebound effects at the general population level. However, different non-discrete target thoughts may emerge in rebound effects of different magnitudes depending on the sample and/or context. For example, suppressing food related thoughts may not lead to rebound effects in the general population, but in a sample of dieters, rebound effects may emerge. Similarly, suppressing sad thoughts may not lead to a rebound effect unless the target sample is one with depression symptoms.</w:t>
      </w:r>
    </w:p>
    <w:p w:rsidR="00000000" w:rsidDel="00000000" w:rsidP="00000000" w:rsidRDefault="00000000" w:rsidRPr="00000000" w14:paraId="000003AB">
      <w:pPr>
        <w:rPr/>
      </w:pPr>
      <w:r w:rsidDel="00000000" w:rsidR="00000000" w:rsidRPr="00000000">
        <w:rPr>
          <w:rtl w:val="0"/>
        </w:rPr>
        <w:t xml:space="preserve">There are two possible streams of research from these limitations pertaining to stimuli generalizability and the potential for context specific rebound effects. First, it may be the case that suppressing non-discrete thoughts simply does not lead to rebound effects in general. Proving this would require replicating the rebound with multiple, ecologically valid non-discrete thoughts. Second, it may be the case that rebound effects for non-discrete thoughts will only be found when the thoughts are related to particular samples or contexts. Would rebound effects for food and diseases be more prominent for people with eating disorders (Thompson, 2004) and people higher in perceived vulnerability to diseases (Duncan et al., 2009), respectively? Would rebound effects of sex-related thoughts and failure-related thoughts show up among people high in sex addiction or low in self-esteem, respectively? We encourage future studies to examine these more fine-grained questions.</w:t>
      </w:r>
    </w:p>
    <w:p w:rsidR="00000000" w:rsidDel="00000000" w:rsidP="00000000" w:rsidRDefault="00000000" w:rsidRPr="00000000" w14:paraId="000003AC">
      <w:pPr>
        <w:rPr/>
      </w:pPr>
      <w:r w:rsidDel="00000000" w:rsidR="00000000" w:rsidRPr="00000000">
        <w:rPr>
          <w:rtl w:val="0"/>
        </w:rPr>
        <w:t xml:space="preserve">Finally, although our study provides a strong test of the rebound effect, one limitation is its asymmetrical factorial structure. Unlike the design shown in Table 3, a fully symmetrical version would include a condition in which participants suppress thoughts of a target word in Period 2 after first concentrating on that same word in Period 1 (see Table 5). While such a condition would constitute a weaker test of the rebound effect—and thus run counter to the spirit of this Registered Replication Report—it would enable stronger tests of sequence effects by examining whether suppression after prior concentration produces different outcomes than suppression without prior concentration. In this way, a symmetrical design could enhance the internal validity of the paradigm and support more precise conclusions about the role of instruction order in thought suppression.</w:t>
      </w:r>
    </w:p>
    <w:p w:rsidR="00000000" w:rsidDel="00000000" w:rsidP="00000000" w:rsidRDefault="00000000" w:rsidRPr="00000000" w14:paraId="000003AD">
      <w:pPr>
        <w:ind w:firstLine="0"/>
        <w:rPr>
          <w:b w:val="1"/>
        </w:rPr>
      </w:pPr>
      <w:r w:rsidDel="00000000" w:rsidR="00000000" w:rsidRPr="00000000">
        <w:rPr>
          <w:b w:val="1"/>
          <w:rtl w:val="0"/>
        </w:rPr>
        <w:t xml:space="preserve">Table 5</w:t>
      </w:r>
    </w:p>
    <w:p w:rsidR="00000000" w:rsidDel="00000000" w:rsidP="00000000" w:rsidRDefault="00000000" w:rsidRPr="00000000" w14:paraId="000003AE">
      <w:pPr>
        <w:ind w:firstLine="0"/>
        <w:rPr>
          <w:i w:val="1"/>
        </w:rPr>
      </w:pPr>
      <w:r w:rsidDel="00000000" w:rsidR="00000000" w:rsidRPr="00000000">
        <w:rPr>
          <w:i w:val="1"/>
          <w:rtl w:val="0"/>
        </w:rPr>
        <w:t xml:space="preserve">A symmetrical design alternative to test rebound effects</w:t>
      </w:r>
    </w:p>
    <w:tbl>
      <w:tblPr>
        <w:tblStyle w:val="Table8"/>
        <w:tblW w:w="9300.000000000002"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178"/>
        <w:gridCol w:w="3561"/>
        <w:gridCol w:w="3561"/>
        <w:tblGridChange w:id="0">
          <w:tblGrid>
            <w:gridCol w:w="2178"/>
            <w:gridCol w:w="3561"/>
            <w:gridCol w:w="3561"/>
          </w:tblGrid>
        </w:tblGridChange>
      </w:tblGrid>
      <w:tr>
        <w:trPr>
          <w:cantSplit w:val="0"/>
          <w:tblHeader w:val="0"/>
        </w:trPr>
        <w:tc>
          <w:tcPr>
            <w:tcBorders>
              <w:top w:color="000000" w:space="0" w:sz="4" w:val="single"/>
              <w:bottom w:color="000000" w:space="0" w:sz="4" w:val="single"/>
            </w:tcBorders>
          </w:tcPr>
          <w:p w:rsidR="00000000" w:rsidDel="00000000" w:rsidP="00000000" w:rsidRDefault="00000000" w:rsidRPr="00000000" w14:paraId="000003AF">
            <w:pPr>
              <w:ind w:firstLine="0"/>
              <w:jc w:val="center"/>
              <w:rPr/>
            </w:pPr>
            <w:r w:rsidDel="00000000" w:rsidR="00000000" w:rsidRPr="00000000">
              <w:rPr>
                <w:rtl w:val="0"/>
              </w:rPr>
              <w:t xml:space="preserve">Condition</w:t>
            </w:r>
          </w:p>
        </w:tc>
        <w:tc>
          <w:tcPr>
            <w:tcBorders>
              <w:top w:color="000000" w:space="0" w:sz="4" w:val="single"/>
              <w:bottom w:color="000000" w:space="0" w:sz="4" w:val="single"/>
            </w:tcBorders>
          </w:tcPr>
          <w:p w:rsidR="00000000" w:rsidDel="00000000" w:rsidP="00000000" w:rsidRDefault="00000000" w:rsidRPr="00000000" w14:paraId="000003B0">
            <w:pPr>
              <w:ind w:firstLine="0"/>
              <w:jc w:val="center"/>
              <w:rPr/>
            </w:pPr>
            <w:r w:rsidDel="00000000" w:rsidR="00000000" w:rsidRPr="00000000">
              <w:rPr>
                <w:rtl w:val="0"/>
              </w:rPr>
              <w:t xml:space="preserve">Period 1</w:t>
            </w:r>
          </w:p>
        </w:tc>
        <w:tc>
          <w:tcPr>
            <w:tcBorders>
              <w:top w:color="000000" w:space="0" w:sz="4" w:val="single"/>
              <w:bottom w:color="000000" w:space="0" w:sz="4" w:val="single"/>
            </w:tcBorders>
          </w:tcPr>
          <w:p w:rsidR="00000000" w:rsidDel="00000000" w:rsidP="00000000" w:rsidRDefault="00000000" w:rsidRPr="00000000" w14:paraId="000003B1">
            <w:pPr>
              <w:ind w:firstLine="0"/>
              <w:jc w:val="center"/>
              <w:rPr/>
            </w:pPr>
            <w:r w:rsidDel="00000000" w:rsidR="00000000" w:rsidRPr="00000000">
              <w:rPr>
                <w:rtl w:val="0"/>
              </w:rPr>
              <w:t xml:space="preserve">Period 2</w:t>
            </w:r>
          </w:p>
        </w:tc>
      </w:tr>
      <w:tr>
        <w:trPr>
          <w:cantSplit w:val="0"/>
          <w:tblHeader w:val="0"/>
        </w:trPr>
        <w:tc>
          <w:tcPr>
            <w:tcBorders>
              <w:top w:color="000000" w:space="0" w:sz="4" w:val="single"/>
            </w:tcBorders>
          </w:tcPr>
          <w:p w:rsidR="00000000" w:rsidDel="00000000" w:rsidP="00000000" w:rsidRDefault="00000000" w:rsidRPr="00000000" w14:paraId="000003B2">
            <w:pPr>
              <w:ind w:firstLine="0"/>
              <w:jc w:val="center"/>
              <w:rPr/>
            </w:pPr>
            <w:r w:rsidDel="00000000" w:rsidR="00000000" w:rsidRPr="00000000">
              <w:rPr>
                <w:rtl w:val="0"/>
              </w:rPr>
              <w:t xml:space="preserve">Initial suppression</w:t>
            </w:r>
          </w:p>
        </w:tc>
        <w:tc>
          <w:tcPr>
            <w:tcBorders>
              <w:top w:color="000000" w:space="0" w:sz="4" w:val="single"/>
            </w:tcBorders>
          </w:tcPr>
          <w:p w:rsidR="00000000" w:rsidDel="00000000" w:rsidP="00000000" w:rsidRDefault="00000000" w:rsidRPr="00000000" w14:paraId="000003B3">
            <w:pPr>
              <w:ind w:firstLine="0"/>
              <w:jc w:val="center"/>
              <w:rPr/>
            </w:pPr>
            <w:r w:rsidDel="00000000" w:rsidR="00000000" w:rsidRPr="00000000">
              <w:rPr>
                <w:rtl w:val="0"/>
              </w:rPr>
              <w:t xml:space="preserve">Suppression</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1637434</wp:posOffset>
                      </wp:positionH>
                      <wp:positionV relativeFrom="paragraph">
                        <wp:posOffset>117604</wp:posOffset>
                      </wp:positionV>
                      <wp:extent cx="1228725" cy="355514"/>
                      <wp:effectExtent b="0" l="0" r="0" t="0"/>
                      <wp:wrapNone/>
                      <wp:docPr id="1974349999" name=""/>
                      <a:graphic>
                        <a:graphicData uri="http://schemas.microsoft.com/office/word/2010/wordprocessingShape">
                          <wps:wsp>
                            <wps:cNvCnPr/>
                            <wps:spPr>
                              <a:xfrm flipH="1" rot="10800000">
                                <a:off x="4736400" y="3607006"/>
                                <a:ext cx="1219200" cy="345989"/>
                              </a:xfrm>
                              <a:prstGeom prst="straightConnector1">
                                <a:avLst/>
                              </a:prstGeom>
                              <a:noFill/>
                              <a:ln cap="flat" cmpd="sng" w="9525">
                                <a:solidFill>
                                  <a:schemeClr val="dk1"/>
                                </a:solidFill>
                                <a:prstDash val="dash"/>
                                <a:miter lim="800000"/>
                                <a:headEnd len="med" w="med" type="triangl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1637434</wp:posOffset>
                      </wp:positionH>
                      <wp:positionV relativeFrom="paragraph">
                        <wp:posOffset>117604</wp:posOffset>
                      </wp:positionV>
                      <wp:extent cx="1228725" cy="355514"/>
                      <wp:effectExtent b="0" l="0" r="0" t="0"/>
                      <wp:wrapNone/>
                      <wp:docPr id="1974349999" name="image3.png"/>
                      <a:graphic>
                        <a:graphicData uri="http://schemas.openxmlformats.org/drawingml/2006/picture">
                          <pic:pic>
                            <pic:nvPicPr>
                              <pic:cNvPr id="0" name="image3.png"/>
                              <pic:cNvPicPr preferRelativeResize="0"/>
                            </pic:nvPicPr>
                            <pic:blipFill>
                              <a:blip r:embed="rId16"/>
                              <a:srcRect/>
                              <a:stretch>
                                <a:fillRect/>
                              </a:stretch>
                            </pic:blipFill>
                            <pic:spPr>
                              <a:xfrm>
                                <a:off x="0" y="0"/>
                                <a:ext cx="1228725" cy="355514"/>
                              </a:xfrm>
                              <a:prstGeom prst="rect"/>
                              <a:ln/>
                            </pic:spPr>
                          </pic:pic>
                        </a:graphicData>
                      </a:graphic>
                    </wp:anchor>
                  </w:drawing>
                </mc:Fallback>
              </mc:AlternateContent>
            </w:r>
          </w:p>
        </w:tc>
        <w:tc>
          <w:tcPr>
            <w:tcBorders>
              <w:top w:color="000000" w:space="0" w:sz="4" w:val="single"/>
            </w:tcBorders>
          </w:tcPr>
          <w:p w:rsidR="00000000" w:rsidDel="00000000" w:rsidP="00000000" w:rsidRDefault="00000000" w:rsidRPr="00000000" w14:paraId="000003B4">
            <w:pPr>
              <w:ind w:firstLine="0"/>
              <w:jc w:val="center"/>
              <w:rPr/>
            </w:pPr>
            <w:r w:rsidDel="00000000" w:rsidR="00000000" w:rsidRPr="00000000">
              <w:rPr>
                <w:rtl w:val="0"/>
              </w:rPr>
              <w:t xml:space="preserve">Concentration</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876657</wp:posOffset>
                      </wp:positionH>
                      <wp:positionV relativeFrom="paragraph">
                        <wp:posOffset>-119979</wp:posOffset>
                      </wp:positionV>
                      <wp:extent cx="906683" cy="908336"/>
                      <wp:effectExtent b="0" l="0" r="0" t="0"/>
                      <wp:wrapNone/>
                      <wp:docPr id="1974350000" name=""/>
                      <a:graphic>
                        <a:graphicData uri="http://schemas.microsoft.com/office/word/2010/wordprocessingShape">
                          <wps:wsp>
                            <wps:cNvSpPr/>
                            <wps:cNvPr id="5" name="Shape 5"/>
                            <wps:spPr>
                              <a:xfrm rot="2653512">
                                <a:off x="5046605" y="3447116"/>
                                <a:ext cx="598790" cy="665768"/>
                              </a:xfrm>
                              <a:prstGeom prst="arc">
                                <a:avLst>
                                  <a:gd fmla="val 16200000" name="adj1"/>
                                  <a:gd fmla="val 0" name="adj2"/>
                                </a:avLst>
                              </a:prstGeom>
                              <a:noFill/>
                              <a:ln cap="flat" cmpd="sng" w="9525">
                                <a:solidFill>
                                  <a:schemeClr val="dk1"/>
                                </a:solidFill>
                                <a:prstDash val="solid"/>
                                <a:miter lim="800000"/>
                                <a:headEnd len="med" w="med" type="triangle"/>
                                <a:tailEnd len="med" w="med" type="triangl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876657</wp:posOffset>
                      </wp:positionH>
                      <wp:positionV relativeFrom="paragraph">
                        <wp:posOffset>-119979</wp:posOffset>
                      </wp:positionV>
                      <wp:extent cx="906683" cy="908336"/>
                      <wp:effectExtent b="0" l="0" r="0" t="0"/>
                      <wp:wrapNone/>
                      <wp:docPr id="1974350000" name="image4.png"/>
                      <a:graphic>
                        <a:graphicData uri="http://schemas.openxmlformats.org/drawingml/2006/picture">
                          <pic:pic>
                            <pic:nvPicPr>
                              <pic:cNvPr id="0" name="image4.png"/>
                              <pic:cNvPicPr preferRelativeResize="0"/>
                            </pic:nvPicPr>
                            <pic:blipFill>
                              <a:blip r:embed="rId16"/>
                              <a:srcRect/>
                              <a:stretch>
                                <a:fillRect/>
                              </a:stretch>
                            </pic:blipFill>
                            <pic:spPr>
                              <a:xfrm>
                                <a:off x="0" y="0"/>
                                <a:ext cx="906683" cy="908336"/>
                              </a:xfrm>
                              <a:prstGeom prst="rect"/>
                              <a:ln/>
                            </pic:spPr>
                          </pic:pic>
                        </a:graphicData>
                      </a:graphic>
                    </wp:anchor>
                  </w:drawing>
                </mc:Fallback>
              </mc:AlternateContent>
            </w:r>
          </w:p>
        </w:tc>
      </w:tr>
      <w:tr>
        <w:trPr>
          <w:cantSplit w:val="0"/>
          <w:tblHeader w:val="0"/>
        </w:trPr>
        <w:tc>
          <w:tcPr>
            <w:tcBorders>
              <w:bottom w:color="000000" w:space="0" w:sz="4" w:val="single"/>
            </w:tcBorders>
          </w:tcPr>
          <w:p w:rsidR="00000000" w:rsidDel="00000000" w:rsidP="00000000" w:rsidRDefault="00000000" w:rsidRPr="00000000" w14:paraId="000003B5">
            <w:pPr>
              <w:ind w:firstLine="0"/>
              <w:jc w:val="center"/>
              <w:rPr/>
            </w:pPr>
            <w:r w:rsidDel="00000000" w:rsidR="00000000" w:rsidRPr="00000000">
              <w:rPr>
                <w:rtl w:val="0"/>
              </w:rPr>
              <w:t xml:space="preserve">Initial concentration</w:t>
            </w:r>
          </w:p>
        </w:tc>
        <w:tc>
          <w:tcPr>
            <w:tcBorders>
              <w:bottom w:color="000000" w:space="0" w:sz="4" w:val="single"/>
            </w:tcBorders>
          </w:tcPr>
          <w:p w:rsidR="00000000" w:rsidDel="00000000" w:rsidP="00000000" w:rsidRDefault="00000000" w:rsidRPr="00000000" w14:paraId="000003B6">
            <w:pPr>
              <w:ind w:firstLine="0"/>
              <w:jc w:val="center"/>
              <w:rPr/>
            </w:pPr>
            <w:r w:rsidDel="00000000" w:rsidR="00000000" w:rsidRPr="00000000">
              <w:rPr>
                <w:rtl w:val="0"/>
              </w:rPr>
              <w:t xml:space="preserve">Concentration</w:t>
            </w:r>
          </w:p>
        </w:tc>
        <w:tc>
          <w:tcPr>
            <w:tcBorders>
              <w:bottom w:color="000000" w:space="0" w:sz="4" w:val="single"/>
            </w:tcBorders>
          </w:tcPr>
          <w:p w:rsidR="00000000" w:rsidDel="00000000" w:rsidP="00000000" w:rsidRDefault="00000000" w:rsidRPr="00000000" w14:paraId="000003B7">
            <w:pPr>
              <w:ind w:firstLine="0"/>
              <w:jc w:val="center"/>
              <w:rPr/>
            </w:pPr>
            <w:r w:rsidDel="00000000" w:rsidR="00000000" w:rsidRPr="00000000">
              <w:rPr>
                <w:rtl w:val="0"/>
              </w:rPr>
              <w:t xml:space="preserve">Suppression</w:t>
            </w:r>
          </w:p>
        </w:tc>
      </w:tr>
    </w:tbl>
    <w:p w:rsidR="00000000" w:rsidDel="00000000" w:rsidP="00000000" w:rsidRDefault="00000000" w:rsidRPr="00000000" w14:paraId="000003B8">
      <w:pPr>
        <w:ind w:firstLine="0"/>
        <w:rPr/>
      </w:pPr>
      <w:r w:rsidDel="00000000" w:rsidR="00000000" w:rsidRPr="00000000">
        <w:rPr>
          <w:i w:val="1"/>
          <w:rtl w:val="0"/>
        </w:rPr>
        <w:t xml:space="preserve">Note:</w:t>
      </w:r>
      <w:r w:rsidDel="00000000" w:rsidR="00000000" w:rsidRPr="00000000">
        <w:rPr>
          <w:rtl w:val="0"/>
        </w:rPr>
        <w:t xml:space="preserve"> Dashed line arrow indicates the comparison in Wegner et al. (1987); solid line arrow indicates a possible alternative comparison.</w:t>
      </w:r>
    </w:p>
    <w:p w:rsidR="00000000" w:rsidDel="00000000" w:rsidP="00000000" w:rsidRDefault="00000000" w:rsidRPr="00000000" w14:paraId="000003B9">
      <w:pPr>
        <w:rPr>
          <w:b w:val="1"/>
        </w:rPr>
      </w:pPr>
      <w:r w:rsidDel="00000000" w:rsidR="00000000" w:rsidRPr="00000000">
        <w:rPr>
          <w:rtl w:val="0"/>
        </w:rPr>
        <w:t xml:space="preserve">Despite these limitations, the present study provides a </w:t>
      </w:r>
      <w:sdt>
        <w:sdtPr>
          <w:id w:val="776673312"/>
          <w:tag w:val="goog_rdk_276"/>
        </w:sdtPr>
        <w:sdtContent>
          <w:ins w:author="Sarah Chan" w:id="161" w:date="2025-09-28T10:46:45Z"/>
          <w:sdt>
            <w:sdtPr>
              <w:id w:val="2004158256"/>
              <w:tag w:val="goog_rdk_277"/>
            </w:sdtPr>
            <w:sdtContent>
              <w:ins w:author="Sarah Chan" w:id="161" w:date="2025-09-28T10:46:45Z">
                <w:r w:rsidDel="00000000" w:rsidR="00000000" w:rsidRPr="00000000">
                  <w:rPr>
                    <w:rtl w:val="0"/>
                    <w:rPrChange w:author="Sarah Chan" w:id="162" w:date="2025-09-28T10:46:45Z">
                      <w:rPr/>
                    </w:rPrChange>
                  </w:rPr>
                  <w:t xml:space="preserve">large-scale</w:t>
                </w:r>
              </w:ins>
            </w:sdtContent>
          </w:sdt>
          <w:ins w:author="Sarah Chan" w:id="161" w:date="2025-09-28T10:46:45Z"/>
        </w:sdtContent>
      </w:sdt>
      <w:sdt>
        <w:sdtPr>
          <w:id w:val="-790107597"/>
          <w:tag w:val="goog_rdk_278"/>
        </w:sdtPr>
        <w:sdtContent>
          <w:del w:author="Sarah Chan" w:id="161" w:date="2025-09-28T10:46:45Z"/>
          <w:sdt>
            <w:sdtPr>
              <w:id w:val="-1278993412"/>
              <w:tag w:val="goog_rdk_279"/>
            </w:sdtPr>
            <w:sdtContent>
              <w:del w:author="Sarah Chan" w:id="161" w:date="2025-09-28T10:46:45Z">
                <w:r w:rsidDel="00000000" w:rsidR="00000000" w:rsidRPr="00000000">
                  <w:rPr>
                    <w:rtl w:val="0"/>
                    <w:rPrChange w:author="Sarah Chan" w:id="162" w:date="2025-09-28T10:46:45Z">
                      <w:rPr/>
                    </w:rPrChange>
                  </w:rPr>
                  <w:delText xml:space="preserve">large scale</w:delText>
                </w:r>
              </w:del>
            </w:sdtContent>
          </w:sdt>
          <w:del w:author="Sarah Chan" w:id="161" w:date="2025-09-28T10:46:45Z"/>
        </w:sdtContent>
      </w:sdt>
      <w:r w:rsidDel="00000000" w:rsidR="00000000" w:rsidRPr="00000000">
        <w:rPr>
          <w:rtl w:val="0"/>
        </w:rPr>
        <w:t xml:space="preserve">, highly rigorous test of classic thought suppression phenomena. The results are unsupportive of the immediate enhancement effect but supportive of the post-suppression rebound effect. Aside from providing a more nuanced understanding of ironic mental processes, these results encourage future replications of important psychological theories since they may be more complex and less robust than once believed.</w:t>
      </w:r>
      <w:r w:rsidDel="00000000" w:rsidR="00000000" w:rsidRPr="00000000">
        <w:br w:type="page"/>
      </w:r>
      <w:r w:rsidDel="00000000" w:rsidR="00000000" w:rsidRPr="00000000">
        <w:rPr>
          <w:rtl w:val="0"/>
        </w:rPr>
      </w:r>
    </w:p>
    <w:p w:rsidR="00000000" w:rsidDel="00000000" w:rsidP="00000000" w:rsidRDefault="00000000" w:rsidRPr="00000000" w14:paraId="000003BA">
      <w:pPr>
        <w:pStyle w:val="Heading1"/>
        <w:rPr/>
      </w:pPr>
      <w:r w:rsidDel="00000000" w:rsidR="00000000" w:rsidRPr="00000000">
        <w:rPr>
          <w:rtl w:val="0"/>
        </w:rPr>
        <w:t xml:space="preserve">References</w:t>
      </w:r>
    </w:p>
    <w:p w:rsidR="00000000" w:rsidDel="00000000" w:rsidP="00000000" w:rsidRDefault="00000000" w:rsidRPr="00000000" w14:paraId="000003BB">
      <w:pPr>
        <w:ind w:left="720" w:hanging="720"/>
        <w:rPr/>
      </w:pPr>
      <w:r w:rsidDel="00000000" w:rsidR="00000000" w:rsidRPr="00000000">
        <w:rPr>
          <w:rtl w:val="0"/>
        </w:rPr>
        <w:t xml:space="preserve">Abramowitz, J. S., Tolin, D. F., &amp; Street, G. P. (2001). Paradoxical effects of thought suppression: A meta-analysis of controlled studies. </w:t>
      </w:r>
      <w:r w:rsidDel="00000000" w:rsidR="00000000" w:rsidRPr="00000000">
        <w:rPr>
          <w:i w:val="1"/>
          <w:rtl w:val="0"/>
        </w:rPr>
        <w:t xml:space="preserve">Clinical Psychology Review, 21, </w:t>
      </w:r>
      <w:r w:rsidDel="00000000" w:rsidR="00000000" w:rsidRPr="00000000">
        <w:rPr>
          <w:rtl w:val="0"/>
        </w:rPr>
        <w:t xml:space="preserve">683-703</w:t>
      </w:r>
      <w:r w:rsidDel="00000000" w:rsidR="00000000" w:rsidRPr="00000000">
        <w:rPr>
          <w:i w:val="1"/>
          <w:rtl w:val="0"/>
        </w:rPr>
        <w:t xml:space="preserve">. </w:t>
      </w:r>
      <w:r w:rsidDel="00000000" w:rsidR="00000000" w:rsidRPr="00000000">
        <w:rPr>
          <w:rtl w:val="0"/>
        </w:rPr>
        <w:t xml:space="preserve">https://doi.org/10.1016/S0272-7358(00)00057-X </w:t>
      </w:r>
    </w:p>
    <w:p w:rsidR="00000000" w:rsidDel="00000000" w:rsidP="00000000" w:rsidRDefault="00000000" w:rsidRPr="00000000" w14:paraId="000003BC">
      <w:pPr>
        <w:ind w:left="720" w:hanging="720"/>
        <w:rPr>
          <w:color w:val="000000"/>
        </w:rPr>
      </w:pPr>
      <w:r w:rsidDel="00000000" w:rsidR="00000000" w:rsidRPr="00000000">
        <w:rPr>
          <w:color w:val="000000"/>
          <w:rtl w:val="0"/>
        </w:rPr>
        <w:t xml:space="preserve">Ansfield, M. E., Wegner, D. M., &amp; Bowser, R. (1996). Ironic effects of sleep urgency. </w:t>
      </w:r>
      <w:r w:rsidDel="00000000" w:rsidR="00000000" w:rsidRPr="00000000">
        <w:rPr>
          <w:i w:val="1"/>
          <w:color w:val="000000"/>
          <w:rtl w:val="0"/>
        </w:rPr>
        <w:t xml:space="preserve">Behaviour Research and Therapy, 34</w:t>
      </w:r>
      <w:r w:rsidDel="00000000" w:rsidR="00000000" w:rsidRPr="00000000">
        <w:rPr>
          <w:color w:val="000000"/>
          <w:rtl w:val="0"/>
        </w:rPr>
        <w:t xml:space="preserve">, 523–531. http://dx.doi.org/10.1016/0005-7967(96)00031-9</w:t>
      </w:r>
    </w:p>
    <w:p w:rsidR="00000000" w:rsidDel="00000000" w:rsidP="00000000" w:rsidRDefault="00000000" w:rsidRPr="00000000" w14:paraId="000003BD">
      <w:pPr>
        <w:ind w:left="720" w:hanging="720"/>
        <w:rPr/>
      </w:pPr>
      <w:r w:rsidDel="00000000" w:rsidR="00000000" w:rsidRPr="00000000">
        <w:rPr>
          <w:rtl w:val="0"/>
        </w:rPr>
        <w:t xml:space="preserve">Bates, D., Mächler, M., Bolker, B., &amp; Walker, S. (2015). Fitting Linear Mixed-Effects Models Using lme4. </w:t>
      </w:r>
      <w:r w:rsidDel="00000000" w:rsidR="00000000" w:rsidRPr="00000000">
        <w:rPr>
          <w:i w:val="1"/>
          <w:rtl w:val="0"/>
        </w:rPr>
        <w:t xml:space="preserve">Journal of Statistical Software</w:t>
      </w:r>
      <w:r w:rsidDel="00000000" w:rsidR="00000000" w:rsidRPr="00000000">
        <w:rPr>
          <w:rtl w:val="0"/>
        </w:rPr>
        <w:t xml:space="preserve">, </w:t>
      </w:r>
      <w:r w:rsidDel="00000000" w:rsidR="00000000" w:rsidRPr="00000000">
        <w:rPr>
          <w:i w:val="1"/>
          <w:rtl w:val="0"/>
        </w:rPr>
        <w:t xml:space="preserve">67</w:t>
      </w:r>
      <w:r w:rsidDel="00000000" w:rsidR="00000000" w:rsidRPr="00000000">
        <w:rPr>
          <w:rtl w:val="0"/>
        </w:rPr>
        <w:t xml:space="preserve">, 1–48. </w:t>
      </w:r>
      <w:hyperlink r:id="rId20">
        <w:r w:rsidDel="00000000" w:rsidR="00000000" w:rsidRPr="00000000">
          <w:rPr>
            <w:color w:val="000000"/>
            <w:u w:val="none"/>
            <w:rtl w:val="0"/>
          </w:rPr>
          <w:t xml:space="preserve">https://doi.org/10.18637/jss.v067.i01</w:t>
        </w:r>
      </w:hyperlink>
      <w:r w:rsidDel="00000000" w:rsidR="00000000" w:rsidRPr="00000000">
        <w:rPr>
          <w:rtl w:val="0"/>
        </w:rPr>
      </w:r>
    </w:p>
    <w:p w:rsidR="00000000" w:rsidDel="00000000" w:rsidP="00000000" w:rsidRDefault="00000000" w:rsidRPr="00000000" w14:paraId="000003BE">
      <w:pPr>
        <w:ind w:left="720" w:hanging="720"/>
        <w:rPr/>
      </w:pPr>
      <w:r w:rsidDel="00000000" w:rsidR="00000000" w:rsidRPr="00000000">
        <w:rPr>
          <w:rtl w:val="0"/>
        </w:rPr>
        <w:t xml:space="preserve">Beilock, S. L., Afremow, J. A., Rabe, A. L., &amp; Carr, T. H. (2001). “Don’t miss!” The debilitating effects of suppressive imagery on golf putting performance. </w:t>
      </w:r>
      <w:r w:rsidDel="00000000" w:rsidR="00000000" w:rsidRPr="00000000">
        <w:rPr>
          <w:i w:val="1"/>
          <w:rtl w:val="0"/>
        </w:rPr>
        <w:t xml:space="preserve">Journal of Sport &amp; Exercise Psychology, 23, </w:t>
      </w:r>
      <w:r w:rsidDel="00000000" w:rsidR="00000000" w:rsidRPr="00000000">
        <w:rPr>
          <w:rtl w:val="0"/>
        </w:rPr>
        <w:t xml:space="preserve">200 –221. </w:t>
      </w:r>
      <w:hyperlink r:id="rId21">
        <w:r w:rsidDel="00000000" w:rsidR="00000000" w:rsidRPr="00000000">
          <w:rPr>
            <w:color w:val="000000"/>
            <w:u w:val="none"/>
            <w:rtl w:val="0"/>
          </w:rPr>
          <w:t xml:space="preserve">http://dx.doi.org/10.1123/jsep.23.3.200</w:t>
        </w:r>
      </w:hyperlink>
      <w:r w:rsidDel="00000000" w:rsidR="00000000" w:rsidRPr="00000000">
        <w:rPr>
          <w:rtl w:val="0"/>
        </w:rPr>
      </w:r>
    </w:p>
    <w:p w:rsidR="00000000" w:rsidDel="00000000" w:rsidP="00000000" w:rsidRDefault="00000000" w:rsidRPr="00000000" w14:paraId="000003BF">
      <w:pPr>
        <w:shd w:fill="ffffff" w:val="clear"/>
        <w:ind w:left="709" w:hanging="709"/>
        <w:rPr/>
      </w:pPr>
      <w:r w:rsidDel="00000000" w:rsidR="00000000" w:rsidRPr="00000000">
        <w:rPr>
          <w:rtl w:val="0"/>
        </w:rPr>
        <w:t xml:space="preserve">Cioffi, D., &amp; Holloway, J. (1993). Delayed costs of suppressed pain. </w:t>
      </w:r>
      <w:r w:rsidDel="00000000" w:rsidR="00000000" w:rsidRPr="00000000">
        <w:rPr>
          <w:i w:val="1"/>
          <w:rtl w:val="0"/>
        </w:rPr>
        <w:t xml:space="preserve">Journal of Personality and Social Psychology, 64,</w:t>
      </w:r>
      <w:r w:rsidDel="00000000" w:rsidR="00000000" w:rsidRPr="00000000">
        <w:rPr>
          <w:rtl w:val="0"/>
        </w:rPr>
        <w:t xml:space="preserve"> 274–282. http://dx.doi.org/10.1037/0022-3514.64.2.274</w:t>
      </w:r>
    </w:p>
    <w:p w:rsidR="00000000" w:rsidDel="00000000" w:rsidP="00000000" w:rsidRDefault="00000000" w:rsidRPr="00000000" w14:paraId="000003C0">
      <w:pPr>
        <w:shd w:fill="ffffff" w:val="clear"/>
        <w:ind w:left="709" w:hanging="709"/>
        <w:rPr/>
      </w:pPr>
      <w:r w:rsidDel="00000000" w:rsidR="00000000" w:rsidRPr="00000000">
        <w:rPr>
          <w:rtl w:val="0"/>
        </w:rPr>
        <w:t xml:space="preserve">Duncan, L. A., Schaller, M., &amp; Park, J. H. (2009). Perceived vulnerability to disease: Development and validation of a 15-item self-report instrument. </w:t>
      </w:r>
      <w:r w:rsidDel="00000000" w:rsidR="00000000" w:rsidRPr="00000000">
        <w:rPr>
          <w:i w:val="1"/>
          <w:rtl w:val="0"/>
        </w:rPr>
        <w:t xml:space="preserve">Personality and Individual Differences</w:t>
      </w:r>
      <w:r w:rsidDel="00000000" w:rsidR="00000000" w:rsidRPr="00000000">
        <w:rPr>
          <w:rtl w:val="0"/>
        </w:rPr>
        <w:t xml:space="preserve">, </w:t>
      </w:r>
      <w:r w:rsidDel="00000000" w:rsidR="00000000" w:rsidRPr="00000000">
        <w:rPr>
          <w:i w:val="1"/>
          <w:rtl w:val="0"/>
        </w:rPr>
        <w:t xml:space="preserve">47</w:t>
      </w:r>
      <w:r w:rsidDel="00000000" w:rsidR="00000000" w:rsidRPr="00000000">
        <w:rPr>
          <w:rtl w:val="0"/>
        </w:rPr>
        <w:t xml:space="preserve">, 541-546. </w:t>
      </w:r>
      <w:hyperlink r:id="rId22">
        <w:r w:rsidDel="00000000" w:rsidR="00000000" w:rsidRPr="00000000">
          <w:rPr>
            <w:color w:val="000000"/>
            <w:u w:val="none"/>
            <w:rtl w:val="0"/>
          </w:rPr>
          <w:t xml:space="preserve">https://doi.org/10.1016/j.paid.2009.05.001</w:t>
        </w:r>
      </w:hyperlink>
      <w:r w:rsidDel="00000000" w:rsidR="00000000" w:rsidRPr="00000000">
        <w:rPr>
          <w:rtl w:val="0"/>
        </w:rPr>
      </w:r>
    </w:p>
    <w:p w:rsidR="00000000" w:rsidDel="00000000" w:rsidP="00000000" w:rsidRDefault="00000000" w:rsidRPr="00000000" w14:paraId="000003C1">
      <w:pPr>
        <w:shd w:fill="ffffff" w:val="clear"/>
        <w:ind w:left="709" w:hanging="709"/>
        <w:rPr>
          <w:rFonts w:ascii="Arial" w:cs="Arial" w:eastAsia="Arial" w:hAnsi="Arial"/>
          <w:color w:val="767676"/>
          <w:sz w:val="21"/>
          <w:szCs w:val="21"/>
        </w:rPr>
      </w:pPr>
      <w:r w:rsidDel="00000000" w:rsidR="00000000" w:rsidRPr="00000000">
        <w:rPr>
          <w:rtl w:val="0"/>
        </w:rPr>
        <w:t xml:space="preserve">Follenfant, A., &amp; Ric, F. (2010). Behavioral rebound following stereotype suppression. </w:t>
      </w:r>
      <w:r w:rsidDel="00000000" w:rsidR="00000000" w:rsidRPr="00000000">
        <w:rPr>
          <w:i w:val="1"/>
          <w:rtl w:val="0"/>
        </w:rPr>
        <w:t xml:space="preserve">European Journal of Social Psychology, 40</w:t>
      </w:r>
      <w:r w:rsidDel="00000000" w:rsidR="00000000" w:rsidRPr="00000000">
        <w:rPr>
          <w:rtl w:val="0"/>
        </w:rPr>
        <w:t xml:space="preserve">, 774–782. </w:t>
      </w:r>
      <w:hyperlink r:id="rId23">
        <w:r w:rsidDel="00000000" w:rsidR="00000000" w:rsidRPr="00000000">
          <w:rPr>
            <w:color w:val="000000"/>
            <w:u w:val="none"/>
            <w:rtl w:val="0"/>
          </w:rPr>
          <w:t xml:space="preserve">https://doi.org/10.1002/ejsp.649</w:t>
        </w:r>
      </w:hyperlink>
      <w:r w:rsidDel="00000000" w:rsidR="00000000" w:rsidRPr="00000000">
        <w:rPr>
          <w:rtl w:val="0"/>
        </w:rPr>
      </w:r>
    </w:p>
    <w:p w:rsidR="00000000" w:rsidDel="00000000" w:rsidP="00000000" w:rsidRDefault="00000000" w:rsidRPr="00000000" w14:paraId="000003C2">
      <w:pPr>
        <w:ind w:left="720" w:hanging="720"/>
        <w:rPr/>
      </w:pPr>
      <w:r w:rsidDel="00000000" w:rsidR="00000000" w:rsidRPr="00000000">
        <w:rPr>
          <w:rtl w:val="0"/>
        </w:rPr>
        <w:t xml:space="preserve">Grubbs, F. E. (1950). Sample criteria for testing outlying observations. </w:t>
      </w:r>
      <w:r w:rsidDel="00000000" w:rsidR="00000000" w:rsidRPr="00000000">
        <w:rPr>
          <w:i w:val="1"/>
          <w:rtl w:val="0"/>
        </w:rPr>
        <w:t xml:space="preserve">Annals of Mathematical Statistics</w:t>
      </w:r>
      <w:r w:rsidDel="00000000" w:rsidR="00000000" w:rsidRPr="00000000">
        <w:rPr>
          <w:rtl w:val="0"/>
        </w:rPr>
        <w:t xml:space="preserve">. </w:t>
      </w:r>
      <w:r w:rsidDel="00000000" w:rsidR="00000000" w:rsidRPr="00000000">
        <w:rPr>
          <w:i w:val="1"/>
          <w:rtl w:val="0"/>
        </w:rPr>
        <w:t xml:space="preserve">21</w:t>
      </w:r>
      <w:r w:rsidDel="00000000" w:rsidR="00000000" w:rsidRPr="00000000">
        <w:rPr>
          <w:rtl w:val="0"/>
        </w:rPr>
        <w:t xml:space="preserve">, 27–58. doi:10.1214/aoms/1177729885. </w:t>
      </w:r>
    </w:p>
    <w:p w:rsidR="00000000" w:rsidDel="00000000" w:rsidP="00000000" w:rsidRDefault="00000000" w:rsidRPr="00000000" w14:paraId="000003C3">
      <w:pPr>
        <w:ind w:left="720" w:hanging="720"/>
        <w:rPr/>
      </w:pPr>
      <w:r w:rsidDel="00000000" w:rsidR="00000000" w:rsidRPr="00000000">
        <w:rPr>
          <w:rtl w:val="0"/>
        </w:rPr>
        <w:t xml:space="preserve">Hagger, M. S., Chatzisarantis, N. L. D., Alberts, H., Anggono, C. O., Batailler, C., Birt, A. R., Brand, R., Brandt, M. J., Brewer, G., Bruyneel, S., Calvillo, D. P., Campbell, W. K., Cannon, P. R., Carlucci, M., Carruth, N. P., Cheung, T., Crowell, A., De Ridder, D. T. D., Dewitte, S., Elson, M., … Zwienenberg, M. (2016). A Multilab Preregistered Replication of the Ego-Depletion Effect. </w:t>
      </w:r>
      <w:r w:rsidDel="00000000" w:rsidR="00000000" w:rsidRPr="00000000">
        <w:rPr>
          <w:i w:val="1"/>
          <w:rtl w:val="0"/>
        </w:rPr>
        <w:t xml:space="preserve">Perspectives on Psychological Science</w:t>
      </w:r>
      <w:r w:rsidDel="00000000" w:rsidR="00000000" w:rsidRPr="00000000">
        <w:rPr>
          <w:rtl w:val="0"/>
        </w:rPr>
        <w:t xml:space="preserve">, </w:t>
      </w:r>
      <w:r w:rsidDel="00000000" w:rsidR="00000000" w:rsidRPr="00000000">
        <w:rPr>
          <w:i w:val="1"/>
          <w:rtl w:val="0"/>
        </w:rPr>
        <w:t xml:space="preserve">11</w:t>
      </w:r>
      <w:r w:rsidDel="00000000" w:rsidR="00000000" w:rsidRPr="00000000">
        <w:rPr>
          <w:rtl w:val="0"/>
        </w:rPr>
        <w:t xml:space="preserve">, 546–573. https://doi.org/10.1177/1745691616652873 </w:t>
      </w:r>
    </w:p>
    <w:p w:rsidR="00000000" w:rsidDel="00000000" w:rsidP="00000000" w:rsidRDefault="00000000" w:rsidRPr="00000000" w14:paraId="000003C4">
      <w:pPr>
        <w:ind w:left="720" w:hanging="720"/>
        <w:rPr/>
      </w:pPr>
      <w:r w:rsidDel="00000000" w:rsidR="00000000" w:rsidRPr="00000000">
        <w:rPr>
          <w:rtl w:val="0"/>
        </w:rPr>
        <w:t xml:space="preserve">Hooper, N., Sandoz, E. K., Ashton, J., Clarke, A., &amp; McHugh, L. (2012). Comparing thought suppression and acceptance as coping techniques for food cravings. </w:t>
      </w:r>
      <w:r w:rsidDel="00000000" w:rsidR="00000000" w:rsidRPr="00000000">
        <w:rPr>
          <w:i w:val="1"/>
          <w:rtl w:val="0"/>
        </w:rPr>
        <w:t xml:space="preserve">Eating behaviors, 13</w:t>
      </w:r>
      <w:r w:rsidDel="00000000" w:rsidR="00000000" w:rsidRPr="00000000">
        <w:rPr>
          <w:rtl w:val="0"/>
        </w:rPr>
        <w:t xml:space="preserve">, 62-64. </w:t>
      </w:r>
      <w:hyperlink r:id="rId24">
        <w:r w:rsidDel="00000000" w:rsidR="00000000" w:rsidRPr="00000000">
          <w:rPr>
            <w:color w:val="000000"/>
            <w:u w:val="none"/>
            <w:rtl w:val="0"/>
          </w:rPr>
          <w:t xml:space="preserve">https://doi.org/10.1016/j.eatbeh.2011.10.002</w:t>
        </w:r>
      </w:hyperlink>
      <w:r w:rsidDel="00000000" w:rsidR="00000000" w:rsidRPr="00000000">
        <w:rPr>
          <w:rtl w:val="0"/>
        </w:rPr>
      </w:r>
    </w:p>
    <w:p w:rsidR="00000000" w:rsidDel="00000000" w:rsidP="00000000" w:rsidRDefault="00000000" w:rsidRPr="00000000" w14:paraId="000003C5">
      <w:pPr>
        <w:ind w:left="720" w:hanging="720"/>
        <w:rPr/>
      </w:pPr>
      <w:r w:rsidDel="00000000" w:rsidR="00000000" w:rsidRPr="00000000">
        <w:rPr>
          <w:rtl w:val="0"/>
        </w:rPr>
        <w:t xml:space="preserve">IJzerman, H., Ropovik, I., Ebersole, C. R., Tidwell, N. D., Markiewicz, Ł., de Lima, T. J. S., Wolf, D., Novak, S. A., Collins, W. M., Menon, M., de Souza, L. E. C., Sawicki, P., Boucher, L., Białek, M., Idzikowska, K., Razza, T. S., Kraus, S., Weissgerber, S. C., Baník, G., … Day, C. R. (2020). Many Labs 5: Registered Replication of Förster, Liberman, and Kuschel’s (2008) Study 1. </w:t>
      </w:r>
      <w:r w:rsidDel="00000000" w:rsidR="00000000" w:rsidRPr="00000000">
        <w:rPr>
          <w:i w:val="1"/>
          <w:rtl w:val="0"/>
        </w:rPr>
        <w:t xml:space="preserve">Advances in Methods and Practices in Psychological Science, 3</w:t>
      </w:r>
      <w:r w:rsidDel="00000000" w:rsidR="00000000" w:rsidRPr="00000000">
        <w:rPr>
          <w:rtl w:val="0"/>
        </w:rPr>
        <w:t xml:space="preserve">, 366–376. https://doi. org/10.1177/2515245920916513</w:t>
      </w:r>
    </w:p>
    <w:p w:rsidR="00000000" w:rsidDel="00000000" w:rsidP="00000000" w:rsidRDefault="00000000" w:rsidRPr="00000000" w14:paraId="000003C6">
      <w:pPr>
        <w:ind w:left="720" w:hanging="720"/>
        <w:rPr/>
      </w:pPr>
      <w:r w:rsidDel="00000000" w:rsidR="00000000" w:rsidRPr="00000000">
        <w:rPr>
          <w:rtl w:val="0"/>
        </w:rPr>
        <w:t xml:space="preserve">Magee, J. C., Harden, K. P., &amp; Teachman, B. A. (2012). Psychopathology and thought suppression: A quantitative review. </w:t>
      </w:r>
      <w:r w:rsidDel="00000000" w:rsidR="00000000" w:rsidRPr="00000000">
        <w:rPr>
          <w:i w:val="1"/>
          <w:rtl w:val="0"/>
        </w:rPr>
        <w:t xml:space="preserve">Clinical Psychology Review, 32</w:t>
      </w:r>
      <w:r w:rsidDel="00000000" w:rsidR="00000000" w:rsidRPr="00000000">
        <w:rPr>
          <w:rtl w:val="0"/>
        </w:rPr>
        <w:t xml:space="preserve">, 189–201. https://doi.org/10.1016/j.cpr.2012.01.001 </w:t>
      </w:r>
    </w:p>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480" w:lineRule="auto"/>
        <w:ind w:left="709" w:right="0" w:hanging="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Magee, J. C., &amp; Zinbarg, R. E. (2007). Suppressing and focusing on a negative memory in social anxiety: Effects on unwanted thoughts and mood.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Behaviour Research and Therapy, 45,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2836–2849. https://doi. org/10.1016/j.brat.2007.05.003</w:t>
      </w:r>
    </w:p>
    <w:p w:rsidR="00000000" w:rsidDel="00000000" w:rsidP="00000000" w:rsidRDefault="00000000" w:rsidRPr="00000000" w14:paraId="000003C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480" w:lineRule="auto"/>
        <w:ind w:left="709" w:right="0" w:hanging="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Marcks, B. A., &amp; Woods, D. W. (2005). A comparison of thought suppression to an acceptance-based technique in the management of personal intrusive thoughts: A controlled evaluation.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Behaviour Research and Therapy, 43,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433–445. </w:t>
      </w:r>
      <w:hyperlink r:id="rId2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https://doi.org/10.1016/j.brat.2004.03.005</w:t>
        </w:r>
      </w:hyperlink>
      <w:r w:rsidDel="00000000" w:rsidR="00000000" w:rsidRPr="00000000">
        <w:rPr>
          <w:rtl w:val="0"/>
        </w:rPr>
      </w:r>
    </w:p>
    <w:p w:rsidR="00000000" w:rsidDel="00000000" w:rsidP="00000000" w:rsidRDefault="00000000" w:rsidRPr="00000000" w14:paraId="000003C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480" w:lineRule="auto"/>
        <w:ind w:left="709" w:right="0" w:hanging="709"/>
        <w:jc w:val="left"/>
        <w:rPr>
          <w:rFonts w:ascii="Times New Roman" w:cs="Times New Roman" w:eastAsia="Times New Roman" w:hAnsi="Times New Roman"/>
          <w:b w:val="0"/>
          <w:i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Mathur, M. B., Bart-Plange, D.-J., Aczel, B., Bernstein, M. H., Ciunci, A. M., Ebersole, C. R., . . . Frank, M. C. (2020). Many Labs 5: Registered multisite replication of the tempting-fate effects in Risen and Gilovich (2008). </w:t>
      </w:r>
      <w:r w:rsidDel="00000000" w:rsidR="00000000" w:rsidRPr="00000000">
        <w:rPr>
          <w:rFonts w:ascii="Times New Roman" w:cs="Times New Roman" w:eastAsia="Times New Roman" w:hAnsi="Times New Roman"/>
          <w:b w:val="0"/>
          <w:i w:val="1"/>
          <w:smallCaps w:val="0"/>
          <w:strike w:val="0"/>
          <w:color w:val="000000"/>
          <w:sz w:val="24"/>
          <w:szCs w:val="24"/>
          <w:highlight w:val="white"/>
          <w:u w:val="none"/>
          <w:vertAlign w:val="baseline"/>
          <w:rtl w:val="0"/>
        </w:rPr>
        <w:t xml:space="preserve">Advances in Methods and Practices in Psychological Science, 3, </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394–404.</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hyperlink r:id="rId26">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https://doi.org/10.1177/2515245918785165</w:t>
        </w:r>
      </w:hyperlink>
      <w:r w:rsidDel="00000000" w:rsidR="00000000" w:rsidRPr="00000000">
        <w:rPr>
          <w:rtl w:val="0"/>
        </w:rPr>
      </w:r>
    </w:p>
    <w:p w:rsidR="00000000" w:rsidDel="00000000" w:rsidP="00000000" w:rsidRDefault="00000000" w:rsidRPr="00000000" w14:paraId="000003C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480" w:lineRule="auto"/>
        <w:ind w:left="709" w:right="0" w:hanging="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Peirce, J. W., Gray, J. R., Simpson, S., MacAskill, M. R., Höchenberger, R., Sogo, H., Kastman, E., Lindeløv, J. (2019). </w:t>
      </w:r>
      <w:hyperlink r:id="rId27">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PsychoPy2: Experiments in behavior made easy.</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Behavior Research Methods.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https://doi.org/10.3758/s13428-018-01193-y</w:t>
      </w:r>
    </w:p>
    <w:p w:rsidR="00000000" w:rsidDel="00000000" w:rsidP="00000000" w:rsidRDefault="00000000" w:rsidRPr="00000000" w14:paraId="000003CB">
      <w:pPr>
        <w:spacing w:after="0" w:lineRule="auto"/>
        <w:ind w:left="708" w:hanging="798"/>
        <w:rPr/>
      </w:pPr>
      <w:r w:rsidDel="00000000" w:rsidR="00000000" w:rsidRPr="00000000">
        <w:rPr>
          <w:rtl w:val="0"/>
        </w:rPr>
        <w:t xml:space="preserve">Simons, D. J., Holcombe, A. O., &amp; Spellman, B. A. (2014). An introduction to registered replication reports at Perspectives on Psychological Science. </w:t>
      </w:r>
      <w:r w:rsidDel="00000000" w:rsidR="00000000" w:rsidRPr="00000000">
        <w:rPr>
          <w:i w:val="1"/>
          <w:rtl w:val="0"/>
        </w:rPr>
        <w:t xml:space="preserve">Perspectives on Psychological Science, 9</w:t>
      </w:r>
      <w:r w:rsidDel="00000000" w:rsidR="00000000" w:rsidRPr="00000000">
        <w:rPr>
          <w:rtl w:val="0"/>
        </w:rPr>
        <w:t xml:space="preserve">, 552-555. </w:t>
      </w:r>
      <w:hyperlink r:id="rId28">
        <w:r w:rsidDel="00000000" w:rsidR="00000000" w:rsidRPr="00000000">
          <w:rPr>
            <w:rtl w:val="0"/>
          </w:rPr>
          <w:t xml:space="preserve">https://doi.org/10.1177/1745691614543974</w:t>
        </w:r>
      </w:hyperlink>
      <w:r w:rsidDel="00000000" w:rsidR="00000000" w:rsidRPr="00000000">
        <w:rPr>
          <w:rtl w:val="0"/>
        </w:rPr>
      </w:r>
    </w:p>
    <w:p w:rsidR="00000000" w:rsidDel="00000000" w:rsidP="00000000" w:rsidRDefault="00000000" w:rsidRPr="00000000" w14:paraId="000003CC">
      <w:pPr>
        <w:spacing w:after="0" w:lineRule="auto"/>
        <w:ind w:left="708" w:hanging="798"/>
        <w:rPr/>
      </w:pPr>
      <w:r w:rsidDel="00000000" w:rsidR="00000000" w:rsidRPr="00000000">
        <w:rPr>
          <w:rtl w:val="0"/>
        </w:rPr>
        <w:t xml:space="preserve">Singmann, H., Bolker, B., Westfall, J., &amp; Aust, F. (2019). afex: Analysis of Factorial Experiments. R package version 0.25-1. </w:t>
      </w:r>
      <w:hyperlink r:id="rId29">
        <w:r w:rsidDel="00000000" w:rsidR="00000000" w:rsidRPr="00000000">
          <w:rPr>
            <w:color w:val="000000"/>
            <w:u w:val="none"/>
            <w:rtl w:val="0"/>
          </w:rPr>
          <w:t xml:space="preserve">https://CRAN.R-project.org/package=afex</w:t>
        </w:r>
      </w:hyperlink>
      <w:r w:rsidDel="00000000" w:rsidR="00000000" w:rsidRPr="00000000">
        <w:rPr>
          <w:rtl w:val="0"/>
        </w:rPr>
      </w:r>
    </w:p>
    <w:p w:rsidR="00000000" w:rsidDel="00000000" w:rsidP="00000000" w:rsidRDefault="00000000" w:rsidRPr="00000000" w14:paraId="000003CD">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ind w:left="708" w:hanging="708"/>
        <w:rPr/>
      </w:pPr>
      <w:r w:rsidDel="00000000" w:rsidR="00000000" w:rsidRPr="00000000">
        <w:rPr>
          <w:rtl w:val="0"/>
        </w:rPr>
        <w:t xml:space="preserve">Slepian, M. L., Oikawa, M., &amp; Smyth, J. M. (2014). Suppressing thoughts of evaluation while being evaluated. </w:t>
      </w:r>
      <w:r w:rsidDel="00000000" w:rsidR="00000000" w:rsidRPr="00000000">
        <w:rPr>
          <w:i w:val="1"/>
          <w:rtl w:val="0"/>
        </w:rPr>
        <w:t xml:space="preserve">Journal of Applied Social Psychology, 44,</w:t>
      </w:r>
      <w:r w:rsidDel="00000000" w:rsidR="00000000" w:rsidRPr="00000000">
        <w:rPr>
          <w:rtl w:val="0"/>
        </w:rPr>
        <w:t xml:space="preserve"> 31–39. https://doi.org/10.1111/jasp.12197</w:t>
      </w:r>
    </w:p>
    <w:p w:rsidR="00000000" w:rsidDel="00000000" w:rsidP="00000000" w:rsidRDefault="00000000" w:rsidRPr="00000000" w14:paraId="000003CE">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ind w:left="708" w:hanging="708"/>
        <w:rPr/>
      </w:pPr>
      <w:r w:rsidDel="00000000" w:rsidR="00000000" w:rsidRPr="00000000">
        <w:rPr>
          <w:rtl w:val="0"/>
        </w:rPr>
        <w:t xml:space="preserve">Thompson, J. K. (Ed.). (2004). </w:t>
      </w:r>
      <w:r w:rsidDel="00000000" w:rsidR="00000000" w:rsidRPr="00000000">
        <w:rPr>
          <w:i w:val="1"/>
          <w:rtl w:val="0"/>
        </w:rPr>
        <w:t xml:space="preserve">Handbook of eating disorders and obesity.</w:t>
      </w:r>
      <w:r w:rsidDel="00000000" w:rsidR="00000000" w:rsidRPr="00000000">
        <w:rPr>
          <w:rtl w:val="0"/>
        </w:rPr>
        <w:t xml:space="preserve"> John Wiley &amp; Sons.</w:t>
      </w:r>
    </w:p>
    <w:p w:rsidR="00000000" w:rsidDel="00000000" w:rsidP="00000000" w:rsidRDefault="00000000" w:rsidRPr="00000000" w14:paraId="000003CF">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ind w:left="708" w:hanging="708"/>
        <w:rPr/>
      </w:pPr>
      <w:r w:rsidDel="00000000" w:rsidR="00000000" w:rsidRPr="00000000">
        <w:rPr>
          <w:rtl w:val="0"/>
        </w:rPr>
        <w:t xml:space="preserve">Viechtbauer, W. (2010). Conducting meta-analyses in R with the metafor package. </w:t>
      </w:r>
      <w:r w:rsidDel="00000000" w:rsidR="00000000" w:rsidRPr="00000000">
        <w:rPr>
          <w:i w:val="1"/>
          <w:rtl w:val="0"/>
        </w:rPr>
        <w:t xml:space="preserve">Journal of Statistical Software</w:t>
      </w:r>
      <w:r w:rsidDel="00000000" w:rsidR="00000000" w:rsidRPr="00000000">
        <w:rPr>
          <w:rtl w:val="0"/>
        </w:rPr>
        <w:t xml:space="preserve">, </w:t>
      </w:r>
      <w:r w:rsidDel="00000000" w:rsidR="00000000" w:rsidRPr="00000000">
        <w:rPr>
          <w:i w:val="1"/>
          <w:rtl w:val="0"/>
        </w:rPr>
        <w:t xml:space="preserve">36</w:t>
      </w:r>
      <w:r w:rsidDel="00000000" w:rsidR="00000000" w:rsidRPr="00000000">
        <w:rPr>
          <w:rtl w:val="0"/>
        </w:rPr>
        <w:t xml:space="preserve">, 1-48. http://www.jstatsoft.org/v36/i03/</w:t>
      </w:r>
    </w:p>
    <w:p w:rsidR="00000000" w:rsidDel="00000000" w:rsidP="00000000" w:rsidRDefault="00000000" w:rsidRPr="00000000" w14:paraId="000003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Wang, D., Hagger, M. S., &amp; Chatzisarantis, N. L. D. (2020). Ironic effects of thought suppression – A meta-analysis.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Perspectives on Psychological Science, 15,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778-793. </w:t>
      </w:r>
      <w:hyperlink r:id="rId30">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https://doi.org/10.1177/1745691619898795</w:t>
        </w:r>
      </w:hyperlink>
      <w:r w:rsidDel="00000000" w:rsidR="00000000" w:rsidRPr="00000000">
        <w:rPr>
          <w:rtl w:val="0"/>
        </w:rPr>
      </w:r>
    </w:p>
    <w:p w:rsidR="00000000" w:rsidDel="00000000" w:rsidP="00000000" w:rsidRDefault="00000000" w:rsidRPr="00000000" w14:paraId="000003D1">
      <w:pPr>
        <w:ind w:left="720" w:hanging="720"/>
        <w:rPr/>
      </w:pPr>
      <w:r w:rsidDel="00000000" w:rsidR="00000000" w:rsidRPr="00000000">
        <w:rPr>
          <w:rtl w:val="0"/>
        </w:rPr>
        <w:t xml:space="preserve">Wegner, D. M. (1994). Ironic processes of mental control. </w:t>
      </w:r>
      <w:r w:rsidDel="00000000" w:rsidR="00000000" w:rsidRPr="00000000">
        <w:rPr>
          <w:i w:val="1"/>
          <w:rtl w:val="0"/>
        </w:rPr>
        <w:t xml:space="preserve">Psychological Review, 101, </w:t>
      </w:r>
      <w:r w:rsidDel="00000000" w:rsidR="00000000" w:rsidRPr="00000000">
        <w:rPr>
          <w:rtl w:val="0"/>
        </w:rPr>
        <w:t xml:space="preserve">34-52. https://doi.org/10.1037/0033-295X.101.1.34</w:t>
      </w:r>
    </w:p>
    <w:p w:rsidR="00000000" w:rsidDel="00000000" w:rsidP="00000000" w:rsidRDefault="00000000" w:rsidRPr="00000000" w14:paraId="000003D2">
      <w:pPr>
        <w:shd w:fill="ffffff" w:val="clear"/>
        <w:ind w:left="720" w:hanging="720"/>
        <w:rPr>
          <w:color w:val="000000"/>
        </w:rPr>
      </w:pPr>
      <w:r w:rsidDel="00000000" w:rsidR="00000000" w:rsidRPr="00000000">
        <w:rPr>
          <w:color w:val="000000"/>
          <w:rtl w:val="0"/>
        </w:rPr>
        <w:t xml:space="preserve">Wegner, D. M. (1997). When the Antidote is the Poison: Ironic Mental Control Processes. </w:t>
      </w:r>
      <w:r w:rsidDel="00000000" w:rsidR="00000000" w:rsidRPr="00000000">
        <w:rPr>
          <w:i w:val="1"/>
          <w:color w:val="000000"/>
          <w:rtl w:val="0"/>
        </w:rPr>
        <w:t xml:space="preserve">Psychological </w:t>
      </w:r>
      <w:r w:rsidDel="00000000" w:rsidR="00000000" w:rsidRPr="00000000">
        <w:rPr>
          <w:i w:val="1"/>
          <w:rtl w:val="0"/>
        </w:rPr>
        <w:t xml:space="preserve">Science</w:t>
      </w:r>
      <w:r w:rsidDel="00000000" w:rsidR="00000000" w:rsidRPr="00000000">
        <w:rPr>
          <w:rtl w:val="0"/>
        </w:rPr>
        <w:t xml:space="preserve">, </w:t>
      </w:r>
      <w:r w:rsidDel="00000000" w:rsidR="00000000" w:rsidRPr="00000000">
        <w:rPr>
          <w:i w:val="1"/>
          <w:rtl w:val="0"/>
        </w:rPr>
        <w:t xml:space="preserve">8</w:t>
      </w:r>
      <w:r w:rsidDel="00000000" w:rsidR="00000000" w:rsidRPr="00000000">
        <w:rPr>
          <w:rtl w:val="0"/>
        </w:rPr>
        <w:t xml:space="preserve">, 148-150. </w:t>
      </w:r>
      <w:hyperlink r:id="rId31">
        <w:r w:rsidDel="00000000" w:rsidR="00000000" w:rsidRPr="00000000">
          <w:rPr>
            <w:color w:val="000000"/>
            <w:u w:val="none"/>
            <w:rtl w:val="0"/>
          </w:rPr>
          <w:t xml:space="preserve">https://doi.org/10.1111/j.1467-9280.1997.tb00399.x</w:t>
        </w:r>
      </w:hyperlink>
      <w:r w:rsidDel="00000000" w:rsidR="00000000" w:rsidRPr="00000000">
        <w:rPr>
          <w:rtl w:val="0"/>
        </w:rPr>
      </w:r>
    </w:p>
    <w:p w:rsidR="00000000" w:rsidDel="00000000" w:rsidP="00000000" w:rsidRDefault="00000000" w:rsidRPr="00000000" w14:paraId="000003D3">
      <w:pPr>
        <w:shd w:fill="ffffff" w:val="clear"/>
        <w:ind w:left="720" w:hanging="720"/>
        <w:rPr>
          <w:color w:val="000000"/>
        </w:rPr>
      </w:pPr>
      <w:r w:rsidDel="00000000" w:rsidR="00000000" w:rsidRPr="00000000">
        <w:rPr>
          <w:color w:val="000000"/>
          <w:rtl w:val="0"/>
        </w:rPr>
        <w:t xml:space="preserve">Wegner, D. M. (2009). How to think, say, or do precisely the worst thing for any occasion. </w:t>
      </w:r>
      <w:r w:rsidDel="00000000" w:rsidR="00000000" w:rsidRPr="00000000">
        <w:rPr>
          <w:i w:val="1"/>
          <w:color w:val="000000"/>
          <w:rtl w:val="0"/>
        </w:rPr>
        <w:t xml:space="preserve">Science, 325</w:t>
      </w:r>
      <w:r w:rsidDel="00000000" w:rsidR="00000000" w:rsidRPr="00000000">
        <w:rPr>
          <w:color w:val="000000"/>
          <w:rtl w:val="0"/>
        </w:rPr>
        <w:t xml:space="preserve">, 48-50. </w:t>
      </w:r>
      <w:r w:rsidDel="00000000" w:rsidR="00000000" w:rsidRPr="00000000">
        <w:rPr>
          <w:rtl w:val="0"/>
        </w:rPr>
        <w:t xml:space="preserve">https://doi.org/</w:t>
      </w:r>
      <w:r w:rsidDel="00000000" w:rsidR="00000000" w:rsidRPr="00000000">
        <w:rPr>
          <w:color w:val="000000"/>
          <w:rtl w:val="0"/>
        </w:rPr>
        <w:t xml:space="preserve">10.1126/science.1167346</w:t>
      </w:r>
    </w:p>
    <w:p w:rsidR="00000000" w:rsidDel="00000000" w:rsidP="00000000" w:rsidRDefault="00000000" w:rsidRPr="00000000" w14:paraId="000003D4">
      <w:pPr>
        <w:ind w:left="720" w:hanging="720"/>
        <w:rPr/>
      </w:pPr>
      <w:r w:rsidDel="00000000" w:rsidR="00000000" w:rsidRPr="00000000">
        <w:rPr>
          <w:rtl w:val="0"/>
        </w:rPr>
        <w:t xml:space="preserve">Wegner, D. M., &amp; Erber, R. (1992). The hyperaccessibility of suppressed thoughts. </w:t>
      </w:r>
      <w:r w:rsidDel="00000000" w:rsidR="00000000" w:rsidRPr="00000000">
        <w:rPr>
          <w:i w:val="1"/>
          <w:rtl w:val="0"/>
        </w:rPr>
        <w:t xml:space="preserve">Journal of Personality and Social Psychology, 63, </w:t>
      </w:r>
      <w:r w:rsidDel="00000000" w:rsidR="00000000" w:rsidRPr="00000000">
        <w:rPr>
          <w:rtl w:val="0"/>
        </w:rPr>
        <w:t xml:space="preserve">903-912. https://doi.org/10.1037/0022-3514.63.6.903</w:t>
      </w:r>
    </w:p>
    <w:p w:rsidR="00000000" w:rsidDel="00000000" w:rsidP="00000000" w:rsidRDefault="00000000" w:rsidRPr="00000000" w14:paraId="000003D5">
      <w:pPr>
        <w:ind w:left="720" w:hanging="720"/>
        <w:rPr/>
      </w:pPr>
      <w:r w:rsidDel="00000000" w:rsidR="00000000" w:rsidRPr="00000000">
        <w:rPr>
          <w:rtl w:val="0"/>
        </w:rPr>
        <w:t xml:space="preserve">Wegner, D. M., Schneider, D. J., Carter, S. R., &amp; White, T. (1987). Paradoxical effects of thought suppression. </w:t>
      </w:r>
      <w:r w:rsidDel="00000000" w:rsidR="00000000" w:rsidRPr="00000000">
        <w:rPr>
          <w:i w:val="1"/>
          <w:rtl w:val="0"/>
        </w:rPr>
        <w:t xml:space="preserve">Journal of Personality and Social Psychology, 53, </w:t>
      </w:r>
      <w:r w:rsidDel="00000000" w:rsidR="00000000" w:rsidRPr="00000000">
        <w:rPr>
          <w:rtl w:val="0"/>
        </w:rPr>
        <w:t xml:space="preserve">5-13. https://doi.org/10.1037/0022-3514.53.1.5</w:t>
      </w:r>
    </w:p>
    <w:p w:rsidR="00000000" w:rsidDel="00000000" w:rsidP="00000000" w:rsidRDefault="00000000" w:rsidRPr="00000000" w14:paraId="000003D6">
      <w:pPr>
        <w:ind w:left="709" w:hanging="709"/>
        <w:rPr>
          <w:color w:val="000000"/>
        </w:rPr>
      </w:pPr>
      <w:r w:rsidDel="00000000" w:rsidR="00000000" w:rsidRPr="00000000">
        <w:rPr>
          <w:color w:val="000000"/>
          <w:rtl w:val="0"/>
        </w:rPr>
        <w:t xml:space="preserve">Wegner, D. M., Schneider, D. J., Knutson, B., &amp; McMahon, S. R. (1991). Polluting the stream of consciousness: The effect of thought suppression on the mind’s environment. </w:t>
      </w:r>
      <w:r w:rsidDel="00000000" w:rsidR="00000000" w:rsidRPr="00000000">
        <w:rPr>
          <w:i w:val="1"/>
          <w:color w:val="000000"/>
          <w:rtl w:val="0"/>
        </w:rPr>
        <w:t xml:space="preserve">Cognitive Therapy and Research, 15</w:t>
      </w:r>
      <w:r w:rsidDel="00000000" w:rsidR="00000000" w:rsidRPr="00000000">
        <w:rPr>
          <w:color w:val="000000"/>
          <w:rtl w:val="0"/>
        </w:rPr>
        <w:t xml:space="preserve">, 141–152. </w:t>
      </w:r>
      <w:r w:rsidDel="00000000" w:rsidR="00000000" w:rsidRPr="00000000">
        <w:rPr>
          <w:rtl w:val="0"/>
        </w:rPr>
        <w:t xml:space="preserve">https://doi.org/</w:t>
      </w:r>
      <w:r w:rsidDel="00000000" w:rsidR="00000000" w:rsidRPr="00000000">
        <w:rPr>
          <w:color w:val="000000"/>
          <w:rtl w:val="0"/>
        </w:rPr>
        <w:t xml:space="preserve">10.1007/BF01173204</w:t>
      </w:r>
    </w:p>
    <w:p w:rsidR="00000000" w:rsidDel="00000000" w:rsidP="00000000" w:rsidRDefault="00000000" w:rsidRPr="00000000" w14:paraId="000003D7">
      <w:pPr>
        <w:ind w:left="709" w:hanging="709"/>
        <w:rPr/>
      </w:pPr>
      <w:r w:rsidDel="00000000" w:rsidR="00000000" w:rsidRPr="00000000">
        <w:rPr>
          <w:rtl w:val="0"/>
        </w:rPr>
        <w:t xml:space="preserve">Wistrich, A. J., Guthrie, C., &amp; Rachlinski, J. J. (2005). Can judges ignore inadmissible information? The difficulty of deliberately disregarding. </w:t>
      </w:r>
      <w:r w:rsidDel="00000000" w:rsidR="00000000" w:rsidRPr="00000000">
        <w:rPr>
          <w:i w:val="1"/>
          <w:rtl w:val="0"/>
        </w:rPr>
        <w:t xml:space="preserve">University of Pennsylvania Law Review, 153</w:t>
      </w:r>
      <w:r w:rsidDel="00000000" w:rsidR="00000000" w:rsidRPr="00000000">
        <w:rPr>
          <w:rtl w:val="0"/>
        </w:rPr>
        <w:t xml:space="preserve">, 1251–1345. https://doi. org/10.2307/4150614</w:t>
      </w:r>
    </w:p>
    <w:p w:rsidR="00000000" w:rsidDel="00000000" w:rsidP="00000000" w:rsidRDefault="00000000" w:rsidRPr="00000000" w14:paraId="000003D8">
      <w:pPr>
        <w:spacing w:line="259" w:lineRule="auto"/>
        <w:ind w:firstLine="0"/>
        <w:rPr/>
      </w:pPr>
      <w:r w:rsidDel="00000000" w:rsidR="00000000" w:rsidRPr="00000000">
        <w:br w:type="page"/>
      </w:r>
      <w:r w:rsidDel="00000000" w:rsidR="00000000" w:rsidRPr="00000000">
        <w:rPr>
          <w:rtl w:val="0"/>
        </w:rPr>
      </w:r>
    </w:p>
    <w:p w:rsidR="00000000" w:rsidDel="00000000" w:rsidP="00000000" w:rsidRDefault="00000000" w:rsidRPr="00000000" w14:paraId="000003D9">
      <w:pPr>
        <w:ind w:left="709" w:hanging="709"/>
        <w:jc w:val="center"/>
        <w:rPr>
          <w:b w:val="1"/>
        </w:rPr>
      </w:pPr>
      <w:r w:rsidDel="00000000" w:rsidR="00000000" w:rsidRPr="00000000">
        <w:rPr>
          <w:b w:val="1"/>
          <w:rtl w:val="0"/>
        </w:rPr>
        <w:t xml:space="preserve">Appendix A: Deviation from protocols</w:t>
      </w:r>
    </w:p>
    <w:p w:rsidR="00000000" w:rsidDel="00000000" w:rsidP="00000000" w:rsidRDefault="00000000" w:rsidRPr="00000000" w14:paraId="000003DA">
      <w:pPr>
        <w:ind w:left="709" w:hanging="709"/>
        <w:rPr>
          <w:b w:val="1"/>
        </w:rPr>
      </w:pPr>
      <w:r w:rsidDel="00000000" w:rsidR="00000000" w:rsidRPr="00000000">
        <w:rPr>
          <w:b w:val="1"/>
          <w:rtl w:val="0"/>
        </w:rPr>
        <w:t xml:space="preserve">Study 1</w:t>
      </w:r>
    </w:p>
    <w:p w:rsidR="00000000" w:rsidDel="00000000" w:rsidP="00000000" w:rsidRDefault="00000000" w:rsidRPr="00000000" w14:paraId="000003DB">
      <w:pPr>
        <w:ind w:firstLine="0"/>
        <w:rPr/>
      </w:pPr>
      <w:r w:rsidDel="00000000" w:rsidR="00000000" w:rsidRPr="00000000">
        <w:rPr>
          <w:rtl w:val="0"/>
        </w:rPr>
        <w:t xml:space="preserve">The preregistered sample size was 80 per lab after exclusion criteria were applied. However, seven labs did not meet these criteria. Their sample sizes were 40, 70, 74, 75, 76, 76, and 78</w:t>
      </w:r>
      <w:sdt>
        <w:sdtPr>
          <w:id w:val="-1452278478"/>
          <w:tag w:val="goog_rdk_280"/>
        </w:sdtPr>
        <w:sdtContent>
          <w:ins w:author="Rachele Lievore" w:id="163" w:date="2025-09-17T07:41:05Z">
            <w:r w:rsidDel="00000000" w:rsidR="00000000" w:rsidRPr="00000000">
              <w:rPr>
                <w:rtl w:val="0"/>
              </w:rPr>
              <w:t xml:space="preserve">.</w:t>
            </w:r>
          </w:ins>
        </w:sdtContent>
      </w:sdt>
      <w:sdt>
        <w:sdtPr>
          <w:id w:val="825495238"/>
          <w:tag w:val="goog_rdk_281"/>
        </w:sdtPr>
        <w:sdtContent>
          <w:del w:author="Rachele Lievore" w:id="163" w:date="2025-09-17T07:41:05Z">
            <w:r w:rsidDel="00000000" w:rsidR="00000000" w:rsidRPr="00000000">
              <w:rPr>
                <w:rtl w:val="0"/>
              </w:rPr>
              <w:delText xml:space="preserve">,</w:delText>
            </w:r>
          </w:del>
        </w:sdtContent>
      </w:sdt>
      <w:r w:rsidDel="00000000" w:rsidR="00000000" w:rsidRPr="00000000">
        <w:rPr>
          <w:rtl w:val="0"/>
        </w:rPr>
      </w:r>
    </w:p>
    <w:p w:rsidR="00000000" w:rsidDel="00000000" w:rsidP="00000000" w:rsidRDefault="00000000" w:rsidRPr="00000000" w14:paraId="000003DC">
      <w:pPr>
        <w:ind w:firstLine="0"/>
        <w:rPr/>
      </w:pPr>
      <w:r w:rsidDel="00000000" w:rsidR="00000000" w:rsidRPr="00000000">
        <w:rPr>
          <w:rtl w:val="0"/>
        </w:rPr>
        <w:t xml:space="preserve">One lab did not randomly assign participants to target words (one of the four target words did not have any participants). We accepted this lab’s data but did not calculate the four-way interaction for this lab.</w:t>
      </w:r>
    </w:p>
    <w:p w:rsidR="00000000" w:rsidDel="00000000" w:rsidP="00000000" w:rsidRDefault="00000000" w:rsidRPr="00000000" w14:paraId="000003DD">
      <w:pPr>
        <w:ind w:firstLine="0"/>
        <w:rPr/>
      </w:pPr>
      <w:r w:rsidDel="00000000" w:rsidR="00000000" w:rsidRPr="00000000">
        <w:rPr>
          <w:rtl w:val="0"/>
        </w:rPr>
        <w:t xml:space="preserve">For ANOVAs, instead of reporting Cohen’s d, we reported partial eta square. Conversion from eta to Cohen’s d is straightforward for a one-group two-levels design, but for a factorial ANOVA, the assumptions are tricky. Using partial eta square better preserves the measurement metric in a factorial ANOVA.</w:t>
      </w:r>
      <w:r w:rsidDel="00000000" w:rsidR="00000000" w:rsidRPr="00000000">
        <w:rPr>
          <w:rtl w:val="0"/>
        </w:rPr>
      </w:r>
    </w:p>
    <w:sectPr>
      <w:headerReference r:id="rId32" w:type="default"/>
      <w:headerReference r:id="rId33" w:type="first"/>
      <w:type w:val="nextPage"/>
      <w:pgSz w:h="16838" w:w="11906" w:orient="portrait"/>
      <w:pgMar w:bottom="1411" w:top="1411" w:left="1411" w:right="1411" w:header="706" w:footer="706"/>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Lile Jia" w:id="18" w:date="2025-09-16T06:08:00Z">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Please correct "Quek et al." to "Jia et al."</w:t>
      </w:r>
    </w:p>
  </w:comment>
  <w:comment w:author="Lile Jia" w:id="13" w:date="2025-09-16T06:07:33Z">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Please correct "Quek et al." to "Jia et al."</w:t>
      </w:r>
    </w:p>
  </w:comment>
  <w:comment w:author="Magda Saraiva" w:id="15" w:date="2025-09-16T11:19:55Z">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please correct Saraiva &amp; Gomes to Saraiva et al.</w:t>
      </w:r>
    </w:p>
  </w:comment>
  <w:comment w:author="Magda Saraiva" w:id="8" w:date="2025-09-16T11:04:26Z">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Magda Saraiva, Nuno Gomes and Amanda Seruti</w:t>
      </w:r>
    </w:p>
  </w:comment>
  <w:comment w:author="Ian Hussey" w:id="12" w:date="2025-09-18T10:53:35Z">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the result mentioned in the abstract, however it does not provide a null hypothesis significance test of the verbal hypothesis. If claims are to be made about the presence or absence of differences between the high and low conditions, those differences must be tested directly. Eg meta analysis with moderation by high/low condition. It's unclear to me whether this analysis was preregistered or not.</w:t>
      </w:r>
    </w:p>
  </w:comment>
  <w:comment w:author="Shannon Brady" w:id="2" w:date="2025-09-25T19:16:13Z">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My apologies: I made a mistake. This should read Louisa G. Simpson.</w:t>
      </w:r>
    </w:p>
  </w:comment>
  <w:comment w:author="Ian Hussey" w:id="11" w:date="2025-09-18T10:49:55Z">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very unclear from this description how the fixed effects from the multilevel models were then meta-analyzed over to produce the results in table 3. It is also atypical to do this rather than run one multilevel model that uses site as a random effect. Lack of clarify in the preregistration, and the choice not to update to provide that clarity, makes it hard to know what would have been the severe test here.</w:t>
      </w:r>
    </w:p>
  </w:comment>
  <w:comment w:author="Ian Hussey" w:id="10" w:date="2025-09-18T10:43:46Z">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was a missed opportunity. I highlighted this misalignment on 29/10/2024 and suggested the preregistration be updated. Now, as an exploratory analysis, it represents weaker evidence.</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https://docs.google.com/document/d/1e8Z6ieJIJeiyLfdb-L455_ZKe0aEdQX84hvZHlTBztw/edit?usp=sharing</w:t>
      </w:r>
    </w:p>
  </w:comment>
  <w:comment w:author="Magda Saraiva" w:id="6" w:date="2025-09-16T10:48:06Z">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psychological interventions?</w:t>
      </w:r>
    </w:p>
  </w:comment>
  <w:comment w:author="Ian Hussey" w:id="20" w:date="2025-09-16T13:08:15Z">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limitations section should transparently address the low inter-rater reliabilities observed at some sites in the context of the difficulties scoring data and the potential for differences in scoring methods between the sites, which we had lots of discussions about during the data collection phase. Adam, your argument was that variation between sites would cancel one another out, which I disagreed with and suggested it would increase heterogeneity.</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results observe significant heterogeneity between sites. As I suggested during the data collection phase, this risks being interpreted as evidence of intercultural variation in the effect rather than deviations from protocol. These interlinked issues of IRR and heterogeneity and their sources should be discussed.</w:t>
      </w:r>
    </w:p>
  </w:comment>
  <w:comment w:author="Kyungmi Kim" w:id="19" w:date="2025-09-27T21:42:27Z">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consistency</w:t>
      </w:r>
    </w:p>
  </w:comment>
  <w:comment w:author="Asteria Kumalasari" w:id="16" w:date="2025-09-30T15:31:46Z">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Use two decimal places for consistency</w:t>
      </w:r>
    </w:p>
  </w:comment>
  <w:comment w:author="Ian Hussey" w:id="9" w:date="2025-09-18T10:41:46Z">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Kai Qin, your email from november 1st 2024 said "The ANOVAs that we planned was merely to intended to serve as a comparable reference to the original articles. I think we should still present it to retain a reasonable semblance to the original analysis, but whether we should trust it is quite another matter. Whichever way the ANOVA results turn out, I can imagine that we need to urge caution in interpreting the ANOVA results." I don't see such caution emphasised here. https://docs.google.com/document/d/1e8Z6ieJIJeiyLfdb-L455_ZKe0aEdQX84hvZHlTBztw/edit?usp=sharing</w:t>
      </w:r>
    </w:p>
  </w:comment>
  <w:comment w:author="Ian Hussey" w:id="0" w:date="2025-09-16T13:10:55Z">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files on OSF contain duplicates, e.g., the Study 1 folder contains scripts for Study 2.</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OSF files would greatly benefit from a clear readme file, such as an expanded version of this, that describes how to reproduce the results reported in the article.</w:t>
      </w:r>
    </w:p>
  </w:comment>
  <w:comment w:author="Kai Qin Chan" w:id="1" w:date="2025-09-18T02:41:34Z">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Absolute agree, I think a readme file would be useful. And I also agree it needs a bit more cleaning up so that information can be easily found. I also want to make a video on how to run the files, in addition to the readme.</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actually don't know how Study 2's files got there. They don't exist in my own dropbox folders, so I might have moved files wrongly. Sorry about that. I removed the duplicated .rmd and .rds for Study 2 that was found in Study 1.</w:t>
      </w:r>
    </w:p>
  </w:comment>
  <w:comment w:author="Kai Qin Chan" w:id="7" w:date="2025-09-18T02:33:40Z">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Figure updated 18 Sep based on pers. comm with researcher.</w:t>
      </w:r>
    </w:p>
  </w:comment>
  <w:comment w:author="Ian Hussey" w:id="3" w:date="2025-09-16T12:41:52Z">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abstract spends a lot of space discussing the findings of a previous study rather than this one</w:t>
      </w:r>
    </w:p>
  </w:comment>
  <w:comment w:author="Asteria Kumalasari" w:id="17" w:date="2025-09-30T15:47:53Z">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use two decimal places for consistency?</w:t>
      </w:r>
    </w:p>
  </w:comment>
  <w:comment w:author="Ian Hussey" w:id="14" w:date="2025-09-16T12:37:39Z">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"Hussy" should be "Hussey" throughout</w:t>
      </w:r>
    </w:p>
  </w:comment>
  <w:comment w:author="Ian Hussey" w:id="5" w:date="2025-09-16T12:44:13Z">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presents an unclear mix of preregistered and non-preregistered analyses. I'm not aware of stimulus-level analyses being included in the preregistration or the discussions with the editor.</w:t>
      </w:r>
    </w:p>
  </w:comment>
  <w:comment w:author="Ian Hussey" w:id="4" w:date="2025-09-16T13:25:06Z">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The results of the preregistered primary analysis should be presented in the abstract, possibly only the primary analyses. To my understanding, these were not the primary analyses.</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We had substantial discussions about a) the fact that the different analytic strategies specified different covariates/estimands, and b) that the preregistration was not clear about which of the three analysis strategies was the primary one. Discussions with the editor included the agreement that prior discussions with the editor during the peer review process would form part of the preregistration in order to clarify which results were the primary test of the hypothesis and which were descriptive and would be presented as secondary. That is currently absent from the manuscript, as far as I can see. Additionally, these discussions with the editor during the peer review process are not included in the OSF, so the full details of the preregistration and what constituted the primary outcome are currently not visible to the reader (or indeed all the collaborators).</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on a more minor note, non experts will likely not know how to interpret the reported result: it displays two moderate effect sizes, but the inference is that the predicted effect was not observed between the two do not significantly differ.</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3EF" w15:done="0"/>
  <w15:commentEx w15:paraId="000003F0" w15:done="0"/>
  <w15:commentEx w15:paraId="000003F1" w15:done="0"/>
  <w15:commentEx w15:paraId="000003F2" w15:done="0"/>
  <w15:commentEx w15:paraId="000003F3" w15:done="0"/>
  <w15:commentEx w15:paraId="000003F4" w15:done="0"/>
  <w15:commentEx w15:paraId="000003F5" w15:done="0"/>
  <w15:commentEx w15:paraId="000003F8" w15:done="0"/>
  <w15:commentEx w15:paraId="000003F9" w15:done="0"/>
  <w15:commentEx w15:paraId="000003FC" w15:done="0"/>
  <w15:commentEx w15:paraId="000003FD" w15:done="0"/>
  <w15:commentEx w15:paraId="000003FE" w15:done="0"/>
  <w15:commentEx w15:paraId="000003FF" w15:done="0"/>
  <w15:commentEx w15:paraId="00000402" w15:done="0"/>
  <w15:commentEx w15:paraId="00000405" w15:paraIdParent="00000402" w15:done="0"/>
  <w15:commentEx w15:paraId="00000406" w15:done="0"/>
  <w15:commentEx w15:paraId="00000407" w15:done="0"/>
  <w15:commentEx w15:paraId="00000408" w15:done="0"/>
  <w15:commentEx w15:paraId="00000409" w15:done="0"/>
  <w15:commentEx w15:paraId="0000040A" w15:done="0"/>
  <w15:commentEx w15:paraId="0000040F"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Consolas"/>
  <w:font w:name="Gungsuh"/>
  <w:font w:name="Calibri"/>
  <w:font w:name="Cardo">
    <w:embedRegular w:fontKey="{00000000-0000-0000-0000-000000000000}" r:id="rId1" w:subsetted="0"/>
    <w:embedBold w:fontKey="{00000000-0000-0000-0000-000000000000}" r:id="rId2" w:subsetted="0"/>
    <w:embedItalic w:fontKey="{00000000-0000-0000-0000-000000000000}" r:id="rId3"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3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Alternative terms have been used in previous studies to describe ironic effects, such as paradoxical, hyperaccessibility, initial enhancement, and post-suppression rebound effects (Abramowitz et al., 2001; Magee et al., 2012; Wegner et al., 1987; Wegner &amp; Erber, 1992). For consistency purposes, in the present article, we use the terms immediate enhancement effect and rebound effect to refer to ironic effects during, and after thought suppression, respectively (Wang et al., 2020).</w:t>
      </w:r>
    </w:p>
  </w:footnote>
  <w:footnote w:id="1">
    <w:p w:rsidR="00000000" w:rsidDel="00000000" w:rsidP="00000000" w:rsidRDefault="00000000" w:rsidRPr="00000000" w14:paraId="000003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It is important to note that after in-principle acceptance of the proposal and before each lab formally decided to commit to the present RRR, they were informed that while they are encouraged to collect as much additional data as possible within the given time frame, a minimum of 160 participants post-exclusion (80 each for Studies 1 and 2) was required for authorship status. This was deemed a reasonable minimum since this equated to only 80 total participants per semester (each session was expected to take approximately 15 minutes), and this expectation was made transparent from the outset.</w:t>
      </w:r>
    </w:p>
  </w:footnote>
  <w:footnote w:id="2">
    <w:p w:rsidR="00000000" w:rsidDel="00000000" w:rsidP="00000000" w:rsidRDefault="00000000" w:rsidRPr="00000000" w14:paraId="000003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Note that the fillers were newly selected rather than taken from the original word list. This was simply because the original study (Wegner &amp; Erber, 1992) did not make available their filler word list.</w:t>
      </w:r>
    </w:p>
  </w:footnote>
  <w:footnote w:id="3">
    <w:p w:rsidR="00000000" w:rsidDel="00000000" w:rsidP="00000000" w:rsidRDefault="00000000" w:rsidRPr="00000000" w14:paraId="000003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Data from one lab was excluded because the video recordings were missing, resulting in no codable data.</w:t>
      </w:r>
    </w:p>
  </w:footnote>
  <w:footnote w:id="4">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Excluding results from these six labs did not significantly alter the results of the primary analyses that will be reported later: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subscript"/>
          <w:rtl w:val="0"/>
        </w:rPr>
        <w:t xml:space="preserve">low</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 -0.53 [-0.62, -0.45],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p</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&lt; .001 and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subscript"/>
          <w:rtl w:val="0"/>
        </w:rPr>
        <w:t xml:space="preserve">high</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 -0.46 [-0.56, -0.35],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p</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&lt; .001.</w:t>
      </w:r>
    </w:p>
  </w:footnote>
  <w:footnote w:id="5">
    <w:p w:rsidR="00000000" w:rsidDel="00000000" w:rsidP="00000000" w:rsidRDefault="00000000" w:rsidRPr="00000000" w14:paraId="000003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It would not make sense to analyze target and nontarget words together because the manipulation only focused on target words, not nontarget words.</w:t>
      </w:r>
    </w:p>
  </w:footnote>
  <w:footnote w:id="6">
    <w:p w:rsidR="00000000" w:rsidDel="00000000" w:rsidP="00000000" w:rsidRDefault="00000000" w:rsidRPr="00000000" w14:paraId="000003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The DerSimonian–Laird estimator was used here, rather than the default REML. Otherwise, the model would not converge.</w:t>
      </w:r>
    </w:p>
  </w:footnote>
  <w:footnote w:id="7">
    <w:p w:rsidR="00000000" w:rsidDel="00000000" w:rsidP="00000000" w:rsidRDefault="00000000" w:rsidRPr="00000000" w14:paraId="000003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One lab out of 37 was excluded for having only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 13</w:t>
      </w:r>
    </w:p>
  </w:footnote>
  <w:footnote w:id="8">
    <w:p w:rsidR="00000000" w:rsidDel="00000000" w:rsidP="00000000" w:rsidRDefault="00000000" w:rsidRPr="00000000" w14:paraId="000003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Note that this refers to a desk bell (the type placed on counters), not a call bell (the type with a suspended clapper). Desk bells are easier to ring and, more importantly, produce more discrete rings because of their mechanical design. In contrast, call bells often produce double rings, as the clapper swings back and forth even when the participant intends to ring only once. This can complicate the reconciliation of audio and video recordings.</w:t>
      </w:r>
    </w:p>
  </w:footnote>
  <w:footnote w:id="9">
    <w:p w:rsidR="00000000" w:rsidDel="00000000" w:rsidP="00000000" w:rsidRDefault="00000000" w:rsidRPr="00000000" w14:paraId="000003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This was registered in the R script submitted for review, but not in the manuscript submitted for review.</w:t>
      </w:r>
    </w:p>
  </w:footnote>
  <w:footnote w:id="10">
    <w:p w:rsidR="00000000" w:rsidDel="00000000" w:rsidP="00000000" w:rsidRDefault="00000000" w:rsidRPr="00000000" w14:paraId="000003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Note that the number of people who failed these checks and probes are not additive because a participant can fail any combination of these.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RESPONSE TIME-EXTRAVERSION HEURISTIC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RESPONSE TIME-EXTRAVERSION HEURISTIC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tab/>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RESPONSE TIME-EXTRAVERSION HEURISTIC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068"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1068"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_GB"/>
      </w:rPr>
    </w:rPrDefault>
    <w:pPrDefault>
      <w:pPr>
        <w:spacing w:after="160" w:line="480" w:lineRule="auto"/>
        <w:ind w:firstLine="708"/>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firstLine="0"/>
      <w:jc w:val="center"/>
    </w:pPr>
    <w:rPr>
      <w:b w:val="1"/>
    </w:rPr>
  </w:style>
  <w:style w:type="paragraph" w:styleId="Heading2">
    <w:name w:val="heading 2"/>
    <w:basedOn w:val="Normal"/>
    <w:next w:val="Normal"/>
    <w:pPr>
      <w:keepNext w:val="1"/>
      <w:keepLines w:val="1"/>
      <w:spacing w:after="0" w:before="40" w:lineRule="auto"/>
      <w:ind w:firstLine="0"/>
      <w:jc w:val="center"/>
    </w:pPr>
    <w:rPr>
      <w:b w:val="1"/>
    </w:rPr>
  </w:style>
  <w:style w:type="paragraph" w:styleId="Heading3">
    <w:name w:val="heading 3"/>
    <w:basedOn w:val="Normal"/>
    <w:next w:val="Normal"/>
    <w:pPr/>
    <w:rPr>
      <w:i w:val="1"/>
    </w:rPr>
  </w:style>
  <w:style w:type="paragraph" w:styleId="Heading4">
    <w:name w:val="heading 4"/>
    <w:basedOn w:val="Normal"/>
    <w:next w:val="Normal"/>
    <w:pPr>
      <w:ind w:firstLine="0"/>
      <w:jc w:val="center"/>
    </w:pPr>
    <w:rPr>
      <w:b w:val="0"/>
    </w:rPr>
  </w:style>
  <w:style w:type="paragraph" w:styleId="Heading5">
    <w:name w:val="heading 5"/>
    <w:basedOn w:val="Normal"/>
    <w:next w:val="Normal"/>
    <w:pPr>
      <w:ind w:firstLine="0"/>
    </w:pPr>
    <w:rPr/>
  </w:style>
  <w:style w:type="paragraph" w:styleId="Heading6">
    <w:name w:val="heading 6"/>
    <w:basedOn w:val="Normal"/>
    <w:next w:val="Normal"/>
    <w:pPr/>
    <w:rPr>
      <w:i w:val="1"/>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unhideWhenUsed w:val="1"/>
    <w:rsid w:val="001A1753"/>
    <w:pPr>
      <w:spacing w:after="100" w:afterAutospacing="1" w:before="100" w:beforeAutospacing="1" w:line="240" w:lineRule="auto"/>
    </w:pPr>
    <w:rPr>
      <w:rFonts w:cs="Times New Roman" w:eastAsia="Times New Roman"/>
      <w:lang w:eastAsia="nl-BE"/>
    </w:rPr>
  </w:style>
  <w:style w:type="character" w:styleId="Strong">
    <w:name w:val="Strong"/>
    <w:basedOn w:val="DefaultParagraphFont"/>
    <w:uiPriority w:val="22"/>
    <w:qFormat w:val="1"/>
    <w:rsid w:val="001A1753"/>
    <w:rPr>
      <w:b w:val="1"/>
      <w:bCs w:val="1"/>
    </w:rPr>
  </w:style>
  <w:style w:type="paragraph" w:styleId="Header">
    <w:name w:val="header"/>
    <w:basedOn w:val="Normal"/>
    <w:link w:val="HeaderChar"/>
    <w:uiPriority w:val="99"/>
    <w:unhideWhenUsed w:val="1"/>
    <w:rsid w:val="00BF4584"/>
    <w:pPr>
      <w:tabs>
        <w:tab w:val="center" w:pos="4536"/>
        <w:tab w:val="right" w:pos="9072"/>
      </w:tabs>
      <w:spacing w:after="0" w:line="240" w:lineRule="auto"/>
    </w:pPr>
  </w:style>
  <w:style w:type="character" w:styleId="HeaderChar" w:customStyle="1">
    <w:name w:val="Header Char"/>
    <w:basedOn w:val="DefaultParagraphFont"/>
    <w:link w:val="Header"/>
    <w:uiPriority w:val="99"/>
    <w:rsid w:val="00BF4584"/>
    <w:rPr>
      <w:lang w:val="nl-BE"/>
    </w:rPr>
  </w:style>
  <w:style w:type="paragraph" w:styleId="Footer">
    <w:name w:val="footer"/>
    <w:basedOn w:val="Normal"/>
    <w:link w:val="FooterChar"/>
    <w:uiPriority w:val="99"/>
    <w:unhideWhenUsed w:val="1"/>
    <w:rsid w:val="00BF4584"/>
    <w:pPr>
      <w:tabs>
        <w:tab w:val="center" w:pos="4536"/>
        <w:tab w:val="right" w:pos="9072"/>
      </w:tabs>
      <w:spacing w:after="0" w:line="240" w:lineRule="auto"/>
    </w:pPr>
  </w:style>
  <w:style w:type="character" w:styleId="FooterChar" w:customStyle="1">
    <w:name w:val="Footer Char"/>
    <w:basedOn w:val="DefaultParagraphFont"/>
    <w:link w:val="Footer"/>
    <w:uiPriority w:val="99"/>
    <w:rsid w:val="00BF4584"/>
    <w:rPr>
      <w:lang w:val="nl-BE"/>
    </w:rPr>
  </w:style>
  <w:style w:type="character" w:styleId="Heading1Char" w:customStyle="1">
    <w:name w:val="Heading 1 Char"/>
    <w:basedOn w:val="DefaultParagraphFont"/>
    <w:link w:val="Heading1"/>
    <w:uiPriority w:val="9"/>
    <w:rsid w:val="00942015"/>
    <w:rPr>
      <w:rFonts w:ascii="Times New Roman" w:cs="Times New Roman" w:hAnsi="Times New Roman"/>
      <w:b w:val="1"/>
      <w:lang w:val="en-GB"/>
    </w:rPr>
  </w:style>
  <w:style w:type="character" w:styleId="Heading2Char" w:customStyle="1">
    <w:name w:val="Heading 2 Char"/>
    <w:basedOn w:val="DefaultParagraphFont"/>
    <w:link w:val="Heading2"/>
    <w:uiPriority w:val="9"/>
    <w:rsid w:val="0072471B"/>
    <w:rPr>
      <w:rFonts w:ascii="Times New Roman" w:hAnsi="Times New Roman" w:cstheme="majorBidi" w:eastAsiaTheme="majorEastAsia"/>
      <w:b w:val="1"/>
      <w:sz w:val="24"/>
      <w:szCs w:val="24"/>
      <w:lang w:val="en-GB"/>
    </w:rPr>
  </w:style>
  <w:style w:type="paragraph" w:styleId="NoSpacing">
    <w:name w:val="No Spacing"/>
    <w:link w:val="NoSpacingChar"/>
    <w:uiPriority w:val="1"/>
    <w:qFormat w:val="1"/>
    <w:rsid w:val="009A4844"/>
    <w:pPr>
      <w:spacing w:after="0" w:line="240" w:lineRule="auto"/>
    </w:pPr>
    <w:rPr>
      <w:rFonts w:ascii="Times New Roman" w:hAnsi="Times New Roman"/>
      <w:sz w:val="24"/>
      <w:lang w:val="nl-BE"/>
    </w:rPr>
  </w:style>
  <w:style w:type="character" w:styleId="Hyperlink">
    <w:name w:val="Hyperlink"/>
    <w:basedOn w:val="DefaultParagraphFont"/>
    <w:uiPriority w:val="99"/>
    <w:unhideWhenUsed w:val="1"/>
    <w:rsid w:val="002D14C3"/>
    <w:rPr>
      <w:color w:val="0000ff"/>
      <w:u w:val="single"/>
    </w:rPr>
  </w:style>
  <w:style w:type="character" w:styleId="FollowedHyperlink">
    <w:name w:val="FollowedHyperlink"/>
    <w:basedOn w:val="DefaultParagraphFont"/>
    <w:uiPriority w:val="99"/>
    <w:semiHidden w:val="1"/>
    <w:unhideWhenUsed w:val="1"/>
    <w:rsid w:val="002D14C3"/>
    <w:rPr>
      <w:color w:val="954f72" w:themeColor="followedHyperlink"/>
      <w:u w:val="single"/>
    </w:rPr>
  </w:style>
  <w:style w:type="character" w:styleId="Heading3Char" w:customStyle="1">
    <w:name w:val="Heading 3 Char"/>
    <w:basedOn w:val="DefaultParagraphFont"/>
    <w:link w:val="Heading3"/>
    <w:uiPriority w:val="9"/>
    <w:rsid w:val="00E920B0"/>
    <w:rPr>
      <w:rFonts w:ascii="Times New Roman" w:hAnsi="Times New Roman"/>
      <w:i w:val="1"/>
      <w:sz w:val="24"/>
      <w:lang w:val="en-GB"/>
    </w:rPr>
  </w:style>
  <w:style w:type="table" w:styleId="TableGrid">
    <w:name w:val="Table Grid"/>
    <w:basedOn w:val="TableNormal"/>
    <w:uiPriority w:val="39"/>
    <w:rsid w:val="00AC767E"/>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BalloonText">
    <w:name w:val="Balloon Text"/>
    <w:basedOn w:val="Normal"/>
    <w:link w:val="BalloonTextChar"/>
    <w:uiPriority w:val="99"/>
    <w:semiHidden w:val="1"/>
    <w:unhideWhenUsed w:val="1"/>
    <w:rsid w:val="006A1C80"/>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6A1C80"/>
    <w:rPr>
      <w:rFonts w:ascii="Segoe UI" w:cs="Segoe UI" w:hAnsi="Segoe UI"/>
      <w:sz w:val="18"/>
      <w:szCs w:val="18"/>
      <w:lang w:val="nl-BE"/>
    </w:rPr>
  </w:style>
  <w:style w:type="paragraph" w:styleId="CommentText">
    <w:name w:val="annotation text"/>
    <w:basedOn w:val="Normal"/>
    <w:link w:val="CommentTextChar"/>
    <w:uiPriority w:val="99"/>
    <w:unhideWhenUsed w:val="1"/>
    <w:rsid w:val="008F5C06"/>
    <w:pPr>
      <w:spacing w:line="240" w:lineRule="auto"/>
    </w:pPr>
    <w:rPr>
      <w:rFonts w:asciiTheme="minorHAnsi" w:hAnsiTheme="minorHAnsi"/>
      <w:sz w:val="20"/>
      <w:szCs w:val="20"/>
    </w:rPr>
  </w:style>
  <w:style w:type="character" w:styleId="CommentTextChar" w:customStyle="1">
    <w:name w:val="Comment Text Char"/>
    <w:basedOn w:val="DefaultParagraphFont"/>
    <w:link w:val="CommentText"/>
    <w:uiPriority w:val="99"/>
    <w:rsid w:val="008F5C06"/>
    <w:rPr>
      <w:sz w:val="20"/>
      <w:szCs w:val="20"/>
      <w:lang w:val="nl-BE"/>
    </w:rPr>
  </w:style>
  <w:style w:type="character" w:styleId="CommentReference">
    <w:name w:val="annotation reference"/>
    <w:basedOn w:val="DefaultParagraphFont"/>
    <w:uiPriority w:val="99"/>
    <w:semiHidden w:val="1"/>
    <w:unhideWhenUsed w:val="1"/>
    <w:rsid w:val="008F5C06"/>
    <w:rPr>
      <w:sz w:val="16"/>
      <w:szCs w:val="16"/>
    </w:rPr>
  </w:style>
  <w:style w:type="paragraph" w:styleId="CommentSubject">
    <w:name w:val="annotation subject"/>
    <w:basedOn w:val="CommentText"/>
    <w:next w:val="CommentText"/>
    <w:link w:val="CommentSubjectChar"/>
    <w:uiPriority w:val="99"/>
    <w:semiHidden w:val="1"/>
    <w:unhideWhenUsed w:val="1"/>
    <w:rsid w:val="00176298"/>
    <w:rPr>
      <w:rFonts w:ascii="Times New Roman" w:hAnsi="Times New Roman"/>
      <w:b w:val="1"/>
      <w:bCs w:val="1"/>
    </w:rPr>
  </w:style>
  <w:style w:type="character" w:styleId="CommentSubjectChar" w:customStyle="1">
    <w:name w:val="Comment Subject Char"/>
    <w:basedOn w:val="CommentTextChar"/>
    <w:link w:val="CommentSubject"/>
    <w:uiPriority w:val="99"/>
    <w:semiHidden w:val="1"/>
    <w:rsid w:val="00176298"/>
    <w:rPr>
      <w:rFonts w:ascii="Times New Roman" w:hAnsi="Times New Roman"/>
      <w:b w:val="1"/>
      <w:bCs w:val="1"/>
      <w:sz w:val="20"/>
      <w:szCs w:val="20"/>
      <w:lang w:val="nl-BE"/>
    </w:rPr>
  </w:style>
  <w:style w:type="paragraph" w:styleId="ListParagraph">
    <w:name w:val="List Paragraph"/>
    <w:basedOn w:val="Normal"/>
    <w:uiPriority w:val="34"/>
    <w:qFormat w:val="1"/>
    <w:rsid w:val="002E5EC4"/>
    <w:pPr>
      <w:ind w:left="720"/>
      <w:contextualSpacing w:val="1"/>
    </w:pPr>
  </w:style>
  <w:style w:type="character" w:styleId="Heading4Char" w:customStyle="1">
    <w:name w:val="Heading 4 Char"/>
    <w:basedOn w:val="DefaultParagraphFont"/>
    <w:link w:val="Heading4"/>
    <w:uiPriority w:val="9"/>
    <w:rsid w:val="001F3E0C"/>
    <w:rPr>
      <w:rFonts w:ascii="Times New Roman" w:cs="Times New Roman" w:hAnsi="Times New Roman"/>
      <w:lang w:val="en-GB"/>
    </w:rPr>
  </w:style>
  <w:style w:type="paragraph" w:styleId="TableText" w:customStyle="1">
    <w:name w:val="TableText"/>
    <w:basedOn w:val="Normal"/>
    <w:link w:val="TableTextCar"/>
    <w:qFormat w:val="1"/>
    <w:rsid w:val="00C27795"/>
    <w:pPr>
      <w:spacing w:line="240" w:lineRule="auto"/>
      <w:ind w:firstLine="0"/>
    </w:pPr>
  </w:style>
  <w:style w:type="character" w:styleId="TableTextCar" w:customStyle="1">
    <w:name w:val="TableText Car"/>
    <w:basedOn w:val="DefaultParagraphFont"/>
    <w:link w:val="TableText"/>
    <w:rsid w:val="00C27795"/>
    <w:rPr>
      <w:rFonts w:ascii="Times New Roman" w:hAnsi="Times New Roman"/>
      <w:sz w:val="24"/>
      <w:lang w:val="en-GB"/>
    </w:rPr>
  </w:style>
  <w:style w:type="paragraph" w:styleId="Figure" w:customStyle="1">
    <w:name w:val="Figure"/>
    <w:basedOn w:val="Normal"/>
    <w:link w:val="FigureCar"/>
    <w:rsid w:val="0059016D"/>
    <w:rPr>
      <w:i w:val="1"/>
    </w:rPr>
  </w:style>
  <w:style w:type="paragraph" w:styleId="Table" w:customStyle="1">
    <w:name w:val="Table"/>
    <w:basedOn w:val="Normal"/>
    <w:link w:val="TableCar"/>
    <w:rsid w:val="0059016D"/>
    <w:pPr>
      <w:ind w:firstLine="0"/>
    </w:pPr>
  </w:style>
  <w:style w:type="character" w:styleId="FigureCar" w:customStyle="1">
    <w:name w:val="Figure Car"/>
    <w:basedOn w:val="DefaultParagraphFont"/>
    <w:link w:val="Figure"/>
    <w:rsid w:val="0059016D"/>
    <w:rPr>
      <w:rFonts w:ascii="Times New Roman" w:hAnsi="Times New Roman"/>
      <w:i w:val="1"/>
      <w:sz w:val="24"/>
      <w:lang w:val="en-GB"/>
    </w:rPr>
  </w:style>
  <w:style w:type="character" w:styleId="Heading5Char" w:customStyle="1">
    <w:name w:val="Heading 5 Char"/>
    <w:aliases w:val="TableTitle Char"/>
    <w:basedOn w:val="DefaultParagraphFont"/>
    <w:link w:val="Heading5"/>
    <w:uiPriority w:val="9"/>
    <w:rsid w:val="008936AA"/>
    <w:rPr>
      <w:rFonts w:ascii="Times New Roman" w:hAnsi="Times New Roman"/>
      <w:sz w:val="24"/>
      <w:lang w:val="en-US"/>
    </w:rPr>
  </w:style>
  <w:style w:type="character" w:styleId="TableCar" w:customStyle="1">
    <w:name w:val="Table Car"/>
    <w:basedOn w:val="DefaultParagraphFont"/>
    <w:link w:val="Table"/>
    <w:rsid w:val="0059016D"/>
    <w:rPr>
      <w:rFonts w:ascii="Times New Roman" w:hAnsi="Times New Roman"/>
      <w:sz w:val="24"/>
      <w:lang w:val="en-US"/>
    </w:rPr>
  </w:style>
  <w:style w:type="character" w:styleId="Heading6Char" w:customStyle="1">
    <w:name w:val="Heading 6 Char"/>
    <w:aliases w:val="FigureTitle Char"/>
    <w:basedOn w:val="DefaultParagraphFont"/>
    <w:link w:val="Heading6"/>
    <w:uiPriority w:val="9"/>
    <w:rsid w:val="0045633C"/>
    <w:rPr>
      <w:rFonts w:ascii="Times New Roman" w:hAnsi="Times New Roman"/>
      <w:i w:val="1"/>
      <w:lang w:val="en-GB"/>
    </w:rPr>
  </w:style>
  <w:style w:type="paragraph" w:styleId="Revision">
    <w:name w:val="Revision"/>
    <w:hidden w:val="1"/>
    <w:uiPriority w:val="99"/>
    <w:semiHidden w:val="1"/>
    <w:rsid w:val="00227EAC"/>
    <w:pPr>
      <w:spacing w:after="0" w:line="240" w:lineRule="auto"/>
    </w:pPr>
    <w:rPr>
      <w:rFonts w:ascii="Times New Roman" w:hAnsi="Times New Roman"/>
      <w:sz w:val="24"/>
      <w:lang w:val="en-US"/>
    </w:rPr>
  </w:style>
  <w:style w:type="table" w:styleId="Grilledutableau1" w:customStyle="1">
    <w:name w:val="Grille du tableau1"/>
    <w:basedOn w:val="TableNormal"/>
    <w:next w:val="TableGrid"/>
    <w:uiPriority w:val="39"/>
    <w:rsid w:val="00E758C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BodyText">
    <w:name w:val="Body Text"/>
    <w:basedOn w:val="Normal"/>
    <w:link w:val="BodyTextChar"/>
    <w:qFormat w:val="1"/>
    <w:rsid w:val="009A4844"/>
    <w:pPr>
      <w:spacing w:after="240" w:before="180"/>
      <w:ind w:firstLine="680"/>
    </w:pPr>
    <w:rPr>
      <w:rFonts w:eastAsiaTheme="minorHAnsi"/>
      <w:lang w:val="en-US"/>
    </w:rPr>
  </w:style>
  <w:style w:type="character" w:styleId="BodyTextChar" w:customStyle="1">
    <w:name w:val="Body Text Char"/>
    <w:basedOn w:val="DefaultParagraphFont"/>
    <w:link w:val="BodyText"/>
    <w:rsid w:val="009A4844"/>
    <w:rPr>
      <w:rFonts w:ascii="Times New Roman" w:hAnsi="Times New Roman" w:eastAsiaTheme="minorHAnsi"/>
      <w:sz w:val="24"/>
      <w:szCs w:val="24"/>
      <w:lang w:val="en-US"/>
    </w:rPr>
  </w:style>
  <w:style w:type="paragraph" w:styleId="FootnoteText">
    <w:name w:val="footnote text"/>
    <w:basedOn w:val="Normal"/>
    <w:link w:val="FootnoteTextChar"/>
    <w:uiPriority w:val="99"/>
    <w:unhideWhenUsed w:val="1"/>
    <w:rsid w:val="00124A9C"/>
    <w:pPr>
      <w:spacing w:after="0" w:line="240" w:lineRule="auto"/>
      <w:ind w:firstLine="709"/>
    </w:pPr>
    <w:rPr>
      <w:rFonts w:cs="Times New Roman"/>
      <w:sz w:val="20"/>
      <w:szCs w:val="20"/>
      <w:lang w:eastAsia="zh-CN" w:val="en-US"/>
    </w:rPr>
  </w:style>
  <w:style w:type="character" w:styleId="FootnoteTextChar" w:customStyle="1">
    <w:name w:val="Footnote Text Char"/>
    <w:basedOn w:val="DefaultParagraphFont"/>
    <w:link w:val="FootnoteText"/>
    <w:uiPriority w:val="99"/>
    <w:rsid w:val="00124A9C"/>
    <w:rPr>
      <w:rFonts w:ascii="Times New Roman" w:cs="Times New Roman" w:hAnsi="Times New Roman"/>
      <w:sz w:val="20"/>
      <w:szCs w:val="20"/>
      <w:lang w:eastAsia="zh-CN" w:val="en-US"/>
    </w:rPr>
  </w:style>
  <w:style w:type="character" w:styleId="FootnoteReference">
    <w:name w:val="footnote reference"/>
    <w:basedOn w:val="DefaultParagraphFont"/>
    <w:uiPriority w:val="99"/>
    <w:semiHidden w:val="1"/>
    <w:unhideWhenUsed w:val="1"/>
    <w:rsid w:val="00124A9C"/>
    <w:rPr>
      <w:vertAlign w:val="superscript"/>
    </w:rPr>
  </w:style>
  <w:style w:type="table" w:styleId="Grilledutableau3" w:customStyle="1">
    <w:name w:val="Grille du tableau3"/>
    <w:basedOn w:val="TableNormal"/>
    <w:next w:val="TableGrid"/>
    <w:uiPriority w:val="39"/>
    <w:rsid w:val="00124A9C"/>
    <w:pPr>
      <w:spacing w:after="0" w:line="240" w:lineRule="auto"/>
    </w:pPr>
    <w:rPr>
      <w:rFonts w:eastAsia="Calibri"/>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well" w:customStyle="1">
    <w:name w:val="well"/>
    <w:basedOn w:val="DefaultParagraphFont"/>
    <w:rsid w:val="00195D97"/>
  </w:style>
  <w:style w:type="paragraph" w:styleId="Default" w:customStyle="1">
    <w:name w:val="Default"/>
    <w:rsid w:val="000B5650"/>
    <w:pPr>
      <w:autoSpaceDE w:val="0"/>
      <w:autoSpaceDN w:val="0"/>
      <w:adjustRightInd w:val="0"/>
      <w:spacing w:after="0" w:line="240" w:lineRule="auto"/>
    </w:pPr>
    <w:rPr>
      <w:rFonts w:ascii="Arial" w:cs="Arial" w:hAnsi="Arial"/>
      <w:color w:val="000000"/>
      <w:sz w:val="24"/>
      <w:szCs w:val="24"/>
      <w:lang w:val="en-AU"/>
    </w:rPr>
  </w:style>
  <w:style w:type="character" w:styleId="Emphasis">
    <w:name w:val="Emphasis"/>
    <w:basedOn w:val="DefaultParagraphFont"/>
    <w:uiPriority w:val="20"/>
    <w:qFormat w:val="1"/>
    <w:rsid w:val="000B5650"/>
    <w:rPr>
      <w:i w:val="1"/>
      <w:iCs w:val="1"/>
    </w:rPr>
  </w:style>
  <w:style w:type="character" w:styleId="NoSpacingChar" w:customStyle="1">
    <w:name w:val="No Spacing Char"/>
    <w:link w:val="NoSpacing"/>
    <w:uiPriority w:val="1"/>
    <w:rsid w:val="00816996"/>
    <w:rPr>
      <w:rFonts w:ascii="Times New Roman" w:hAnsi="Times New Roman"/>
      <w:sz w:val="24"/>
      <w:lang w:val="nl-BE"/>
    </w:rPr>
  </w:style>
  <w:style w:type="character" w:styleId="nlmyear" w:customStyle="1">
    <w:name w:val="nlm_year"/>
    <w:basedOn w:val="DefaultParagraphFont"/>
    <w:rsid w:val="00BC36DE"/>
  </w:style>
  <w:style w:type="character" w:styleId="nlmarticle-title" w:customStyle="1">
    <w:name w:val="nlm_article-title"/>
    <w:basedOn w:val="DefaultParagraphFont"/>
    <w:rsid w:val="00BC36DE"/>
  </w:style>
  <w:style w:type="character" w:styleId="nlmfpage" w:customStyle="1">
    <w:name w:val="nlm_fpage"/>
    <w:basedOn w:val="DefaultParagraphFont"/>
    <w:rsid w:val="00BC36DE"/>
  </w:style>
  <w:style w:type="character" w:styleId="nlmlpage" w:customStyle="1">
    <w:name w:val="nlm_lpage"/>
    <w:basedOn w:val="DefaultParagraphFont"/>
    <w:rsid w:val="00BC36DE"/>
  </w:style>
  <w:style w:type="paragraph" w:styleId="HTMLPreformatted">
    <w:name w:val="HTML Preformatted"/>
    <w:basedOn w:val="Normal"/>
    <w:link w:val="HTMLPreformattedChar"/>
    <w:uiPriority w:val="99"/>
    <w:semiHidden w:val="1"/>
    <w:unhideWhenUsed w:val="1"/>
    <w:rsid w:val="00763D78"/>
    <w:pPr>
      <w:spacing w:after="0" w:line="240" w:lineRule="auto"/>
    </w:pPr>
    <w:rPr>
      <w:rFonts w:ascii="Consolas" w:hAnsi="Consolas"/>
      <w:sz w:val="20"/>
      <w:szCs w:val="20"/>
    </w:rPr>
  </w:style>
  <w:style w:type="character" w:styleId="HTMLPreformattedChar" w:customStyle="1">
    <w:name w:val="HTML Preformatted Char"/>
    <w:basedOn w:val="DefaultParagraphFont"/>
    <w:link w:val="HTMLPreformatted"/>
    <w:uiPriority w:val="99"/>
    <w:semiHidden w:val="1"/>
    <w:rsid w:val="00763D78"/>
    <w:rPr>
      <w:rFonts w:ascii="Consolas" w:hAnsi="Consolas"/>
      <w:sz w:val="20"/>
      <w:szCs w:val="20"/>
      <w:lang w:val="en-GB"/>
    </w:rPr>
  </w:style>
  <w:style w:type="character" w:styleId="UnresolvedMention">
    <w:name w:val="Unresolved Mention"/>
    <w:basedOn w:val="DefaultParagraphFont"/>
    <w:uiPriority w:val="99"/>
    <w:semiHidden w:val="1"/>
    <w:unhideWhenUsed w:val="1"/>
    <w:rsid w:val="00190CBE"/>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18637/jss.v067.i01" TargetMode="External"/><Relationship Id="rId22" Type="http://schemas.openxmlformats.org/officeDocument/2006/relationships/hyperlink" Target="https://psycnet.apa.org/doi/10.1016/j.paid.2009.05.001" TargetMode="External"/><Relationship Id="rId21" Type="http://schemas.openxmlformats.org/officeDocument/2006/relationships/hyperlink" Target="http://dx.doi.org/10.1123/jsep.23.3.200" TargetMode="External"/><Relationship Id="rId24" Type="http://schemas.openxmlformats.org/officeDocument/2006/relationships/hyperlink" Target="https://doi.org/10.1016/j.eatbeh.2011.10.002" TargetMode="External"/><Relationship Id="rId23" Type="http://schemas.openxmlformats.org/officeDocument/2006/relationships/hyperlink" Target="https://doi.org/10.1002/ejsp.649"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microsoft.com/office/2011/relationships/commentsExtended" Target="commentsExtended.xml"/><Relationship Id="rId26" Type="http://schemas.openxmlformats.org/officeDocument/2006/relationships/hyperlink" Target="https://doi.org/10.1177%2F2515245918785165" TargetMode="External"/><Relationship Id="rId25" Type="http://schemas.openxmlformats.org/officeDocument/2006/relationships/hyperlink" Target="https://doi.org/10.1016/j.brat.2004.03.005" TargetMode="External"/><Relationship Id="rId28" Type="http://schemas.openxmlformats.org/officeDocument/2006/relationships/hyperlink" Target="https://doi.org/10.1177/1745691614543974" TargetMode="External"/><Relationship Id="rId27" Type="http://schemas.openxmlformats.org/officeDocument/2006/relationships/hyperlink" Target="https://dx.doi.org/10.3758/s13428-018-01193-y" TargetMode="External"/><Relationship Id="rId5" Type="http://schemas.openxmlformats.org/officeDocument/2006/relationships/footnotes" Target="footnotes.xml"/><Relationship Id="rId6" Type="http://schemas.openxmlformats.org/officeDocument/2006/relationships/numbering" Target="numbering.xml"/><Relationship Id="rId29" Type="http://schemas.openxmlformats.org/officeDocument/2006/relationships/hyperlink" Target="https://cran.r-project.org/package=afex" TargetMode="External"/><Relationship Id="rId7" Type="http://schemas.openxmlformats.org/officeDocument/2006/relationships/styles" Target="styles.xml"/><Relationship Id="rId8" Type="http://schemas.openxmlformats.org/officeDocument/2006/relationships/customXml" Target="../customXML/item1.xml"/><Relationship Id="rId31" Type="http://schemas.openxmlformats.org/officeDocument/2006/relationships/hyperlink" Target="https://doi.org/10.1111/j.1467-9280.1997.tb00399.x" TargetMode="External"/><Relationship Id="rId30" Type="http://schemas.openxmlformats.org/officeDocument/2006/relationships/hyperlink" Target="https://doi.org/10.1177%2F1745691619898795" TargetMode="External"/><Relationship Id="rId11" Type="http://schemas.openxmlformats.org/officeDocument/2006/relationships/hyperlink" Target="mailto:adamwang@zju.edu.cn" TargetMode="External"/><Relationship Id="rId33" Type="http://schemas.openxmlformats.org/officeDocument/2006/relationships/header" Target="header6.xml"/><Relationship Id="rId10" Type="http://schemas.openxmlformats.org/officeDocument/2006/relationships/hyperlink" Target="mailto:kaiqin.chan@jcu.edu.au" TargetMode="External"/><Relationship Id="rId32" Type="http://schemas.openxmlformats.org/officeDocument/2006/relationships/header" Target="header5.xml"/><Relationship Id="rId13" Type="http://schemas.openxmlformats.org/officeDocument/2006/relationships/header" Target="header1.xml"/><Relationship Id="rId12" Type="http://schemas.openxmlformats.org/officeDocument/2006/relationships/hyperlink" Target="https://aus01.safelinks.protection.outlook.com/?url=https%3A%2F%2Frun.pavlovia.org%2Fvespr%2Fwegner-replication&amp;data=04%7C01%7Cadam.wang%40jcu.edu.au%7C62521cb33fd0469d90df08d9f5ac2cc3%7C30a8c4e81ecd4f148099f73482a7adc0%7C0%7C0%7C637810942880218348%7CUnknown%7CTWFpbGZsb3d8eyJWIjoiMC4wLjAwMDAiLCJQIjoiV2luMzIiLCJBTiI6Ik1haWwiLCJXVCI6Mn0%3D%7C3000&amp;sdata=zQ21BqrX9dlZfuEOcxwndLqn8hovnkKQqw%2B%2BlTTnIMY%3D&amp;reserved=0" TargetMode="External"/><Relationship Id="rId15" Type="http://schemas.openxmlformats.org/officeDocument/2006/relationships/image" Target="media/image6.png"/><Relationship Id="rId14" Type="http://schemas.openxmlformats.org/officeDocument/2006/relationships/header" Target="header2.xml"/><Relationship Id="rId17" Type="http://schemas.openxmlformats.org/officeDocument/2006/relationships/header" Target="header3.xml"/><Relationship Id="rId16" Type="http://schemas.openxmlformats.org/officeDocument/2006/relationships/image" Target="media/image1.png"/><Relationship Id="rId19" Type="http://schemas.openxmlformats.org/officeDocument/2006/relationships/image" Target="media/image5.png"/><Relationship Id="rId18" Type="http://schemas.openxmlformats.org/officeDocument/2006/relationships/header" Target="header4.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5+xOZViQMSKF0aGRk2nI7xhoF4g==">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2025-03-28T01:59:00Z</dcterms:created>
  <dc:creator>ZIANO Ignazio</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277ed40a-1d73-346c-86e9-3b33812bd11f</vt:lpwstr>
  </property>
  <property fmtid="{D5CDD505-2E9C-101B-9397-08002B2CF9AE}" pid="4" name="Mendeley Citation Style_1">
    <vt:lpwstr>http://www.zotero.org/styles/apa</vt:lpwstr>
  </property>
  <property fmtid="{D5CDD505-2E9C-101B-9397-08002B2CF9AE}" pid="5" name="Mendeley Recent Style Id 0_1">
    <vt:lpwstr>http://www.zotero.org/styles/american-political-science-association</vt:lpwstr>
  </property>
  <property fmtid="{D5CDD505-2E9C-101B-9397-08002B2CF9AE}" pid="6" name="Mendeley Recent Style Name 0_1">
    <vt:lpwstr>American Political Science Association</vt:lpwstr>
  </property>
  <property fmtid="{D5CDD505-2E9C-101B-9397-08002B2CF9AE}" pid="7" name="Mendeley Recent Style Id 1_1">
    <vt:lpwstr>http://www.zotero.org/styles/apa</vt:lpwstr>
  </property>
  <property fmtid="{D5CDD505-2E9C-101B-9397-08002B2CF9AE}" pid="8" name="Mendeley Recent Style Name 1_1">
    <vt:lpwstr>American Psychological Association 6th edition</vt:lpwstr>
  </property>
  <property fmtid="{D5CDD505-2E9C-101B-9397-08002B2CF9AE}" pid="9" name="Mendeley Recent Style Id 2_1">
    <vt:lpwstr>http://www.zotero.org/styles/american-sociological-association</vt:lpwstr>
  </property>
  <property fmtid="{D5CDD505-2E9C-101B-9397-08002B2CF9AE}" pid="10" name="Mendeley Recent Style Name 2_1">
    <vt:lpwstr>American Sociological Association</vt:lpwstr>
  </property>
  <property fmtid="{D5CDD505-2E9C-101B-9397-08002B2CF9AE}" pid="11" name="Mendeley Recent Style Id 3_1">
    <vt:lpwstr>http://www.zotero.org/styles/chicago-author-date</vt:lpwstr>
  </property>
  <property fmtid="{D5CDD505-2E9C-101B-9397-08002B2CF9AE}" pid="12" name="Mendeley Recent Style Name 3_1">
    <vt:lpwstr>Chicago Manual of Style 17th edition (author-date)</vt:lpwstr>
  </property>
  <property fmtid="{D5CDD505-2E9C-101B-9397-08002B2CF9AE}" pid="13" name="Mendeley Recent Style Id 4_1">
    <vt:lpwstr>http://www.zotero.org/styles/harvard-cite-them-right</vt:lpwstr>
  </property>
  <property fmtid="{D5CDD505-2E9C-101B-9397-08002B2CF9AE}" pid="14" name="Mendeley Recent Style Name 4_1">
    <vt:lpwstr>Cite Them Right 10th edition - Harvard</vt:lpwstr>
  </property>
  <property fmtid="{D5CDD505-2E9C-101B-9397-08002B2CF9AE}" pid="15" name="Mendeley Recent Style Id 5_1">
    <vt:lpwstr>http://www.zotero.org/styles/ieee</vt:lpwstr>
  </property>
  <property fmtid="{D5CDD505-2E9C-101B-9397-08002B2CF9AE}" pid="16" name="Mendeley Recent Style Name 5_1">
    <vt:lpwstr>IEEE</vt:lpwstr>
  </property>
  <property fmtid="{D5CDD505-2E9C-101B-9397-08002B2CF9AE}" pid="17" name="Mendeley Recent Style Id 6_1">
    <vt:lpwstr>http://www.zotero.org/styles/international-journal-of-research-in-marketing</vt:lpwstr>
  </property>
  <property fmtid="{D5CDD505-2E9C-101B-9397-08002B2CF9AE}" pid="18" name="Mendeley Recent Style Name 6_1">
    <vt:lpwstr>International Journal of Research in Marketing</vt:lpwstr>
  </property>
  <property fmtid="{D5CDD505-2E9C-101B-9397-08002B2CF9AE}" pid="19" name="Mendeley Recent Style Id 7_1">
    <vt:lpwstr>http://csl.mendeley.com/styles/28558991/journal-of-consumer-research</vt:lpwstr>
  </property>
  <property fmtid="{D5CDD505-2E9C-101B-9397-08002B2CF9AE}" pid="20" name="Mendeley Recent Style Name 7_1">
    <vt:lpwstr>Journal of Consumer Research - Ignazio Ziano</vt:lpwstr>
  </property>
  <property fmtid="{D5CDD505-2E9C-101B-9397-08002B2CF9AE}" pid="21" name="Mendeley Recent Style Id 8_1">
    <vt:lpwstr>http://www.zotero.org/styles/journal-of-marketing-research</vt:lpwstr>
  </property>
  <property fmtid="{D5CDD505-2E9C-101B-9397-08002B2CF9AE}" pid="22" name="Mendeley Recent Style Name 8_1">
    <vt:lpwstr>Journal of Marketing Research</vt:lpwstr>
  </property>
  <property fmtid="{D5CDD505-2E9C-101B-9397-08002B2CF9AE}" pid="23" name="Mendeley Recent Style Id 9_1">
    <vt:lpwstr>http://www.zotero.org/styles/organizational-behavior-and-human-decision-processes</vt:lpwstr>
  </property>
  <property fmtid="{D5CDD505-2E9C-101B-9397-08002B2CF9AE}" pid="24" name="Mendeley Recent Style Name 9_1">
    <vt:lpwstr>Organizational Behavior and Human Decision Processes</vt:lpwstr>
  </property>
</Properties>
</file>